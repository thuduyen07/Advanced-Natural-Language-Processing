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E319F" w14:textId="3076076C" w:rsidR="00B14C6E" w:rsidRPr="00017BEB" w:rsidRDefault="00B14C6E" w:rsidP="00B14C6E">
      <w:pPr>
        <w:pStyle w:val="NoSpacing"/>
        <w:jc w:val="center"/>
        <w:rPr>
          <w:rFonts w:ascii="Times New Roman" w:hAnsi="Times New Roman" w:cs="Times New Roman"/>
          <w:sz w:val="28"/>
          <w:szCs w:val="28"/>
        </w:rPr>
      </w:pPr>
      <w:r w:rsidRPr="00017BEB">
        <w:rPr>
          <w:rFonts w:ascii="Times New Roman" w:hAnsi="Times New Roman" w:cs="Times New Roman"/>
          <w:sz w:val="28"/>
          <w:szCs w:val="28"/>
        </w:rPr>
        <w:t xml:space="preserve">ĐẠI HỌC QUỐC GIA TP. HỒ CHÍ MINH </w:t>
      </w:r>
    </w:p>
    <w:p w14:paraId="5FA2908E" w14:textId="04E3832A" w:rsidR="00B14C6E" w:rsidRPr="00017BEB" w:rsidRDefault="00B14C6E" w:rsidP="00B14C6E">
      <w:pPr>
        <w:pStyle w:val="NoSpacing"/>
        <w:jc w:val="center"/>
        <w:rPr>
          <w:rFonts w:ascii="Times New Roman" w:hAnsi="Times New Roman" w:cs="Times New Roman"/>
          <w:b/>
          <w:sz w:val="28"/>
          <w:szCs w:val="28"/>
        </w:rPr>
      </w:pPr>
      <w:r w:rsidRPr="00017BEB">
        <w:rPr>
          <w:rFonts w:ascii="Times New Roman" w:hAnsi="Times New Roman" w:cs="Times New Roman"/>
          <w:b/>
          <w:sz w:val="28"/>
          <w:szCs w:val="28"/>
        </w:rPr>
        <w:t xml:space="preserve">TRƯỜNG ĐẠI HỌC KHOA HỌC TỰ NHIÊN </w:t>
      </w:r>
    </w:p>
    <w:p w14:paraId="607FC870" w14:textId="59A6A49A" w:rsidR="00B14C6E" w:rsidRPr="00B14C6E" w:rsidRDefault="00B14C6E" w:rsidP="00B14C6E">
      <w:pPr>
        <w:pStyle w:val="NoSpacing"/>
        <w:jc w:val="center"/>
        <w:rPr>
          <w:rFonts w:ascii="Times New Roman" w:hAnsi="Times New Roman" w:cs="Times New Roman"/>
          <w:b/>
          <w:sz w:val="26"/>
          <w:szCs w:val="26"/>
        </w:rPr>
      </w:pPr>
      <w:r w:rsidRPr="00017BEB">
        <w:rPr>
          <w:rFonts w:ascii="Times New Roman" w:hAnsi="Times New Roman" w:cs="Times New Roman"/>
          <w:b/>
          <w:noProof/>
          <w:sz w:val="26"/>
          <w:szCs w:val="26"/>
        </w:rPr>
        <mc:AlternateContent>
          <mc:Choice Requires="wps">
            <w:drawing>
              <wp:anchor distT="0" distB="0" distL="114300" distR="114300" simplePos="0" relativeHeight="251660288" behindDoc="0" locked="0" layoutInCell="1" allowOverlap="1" wp14:anchorId="1267B3C1" wp14:editId="61BAC122">
                <wp:simplePos x="0" y="0"/>
                <wp:positionH relativeFrom="column">
                  <wp:posOffset>2397760</wp:posOffset>
                </wp:positionH>
                <wp:positionV relativeFrom="paragraph">
                  <wp:posOffset>107315</wp:posOffset>
                </wp:positionV>
                <wp:extent cx="1052195" cy="0"/>
                <wp:effectExtent l="0" t="0" r="14605" b="19050"/>
                <wp:wrapNone/>
                <wp:docPr id="1" name="Straight Connector 1"/>
                <wp:cNvGraphicFramePr/>
                <a:graphic xmlns:a="http://schemas.openxmlformats.org/drawingml/2006/main">
                  <a:graphicData uri="http://schemas.microsoft.com/office/word/2010/wordprocessingShape">
                    <wps:wsp>
                      <wps:cNvCnPr/>
                      <wps:spPr>
                        <a:xfrm flipV="1">
                          <a:off x="0" y="0"/>
                          <a:ext cx="10521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5F0C006" id="Straight Connector 1" o:spid="_x0000_s1026" style="position:absolute;flip:y;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8.8pt,8.45pt" to="271.65pt,8.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" strokecolor="black [3200]" strokeweight=".5pt">
                <v:stroke joinstyle="miter"/>
              </v:line>
            </w:pict>
          </mc:Fallback>
        </mc:AlternateContent>
      </w:r>
      <w:r>
        <w:rPr>
          <w:noProof/>
        </w:rPr>
        <w:drawing>
          <wp:anchor distT="0" distB="0" distL="114300" distR="114300" simplePos="0" relativeHeight="251658240" behindDoc="1" locked="0" layoutInCell="1" allowOverlap="1" wp14:anchorId="568F2335" wp14:editId="0ECD02EE">
            <wp:simplePos x="0" y="0"/>
            <wp:positionH relativeFrom="margin">
              <wp:posOffset>1748790</wp:posOffset>
            </wp:positionH>
            <wp:positionV relativeFrom="margin">
              <wp:posOffset>674370</wp:posOffset>
            </wp:positionV>
            <wp:extent cx="2240280" cy="2240280"/>
            <wp:effectExtent l="0" t="0" r="0" b="0"/>
            <wp:wrapTopAndBottom/>
            <wp:docPr id="1751057937" name="Picture 1" descr="Về việc sử dụng Logo Trường Đại học Khoa học Tự Nhiên, Đại học Quốc gia  Thành phố Hồ Chí Minh (phiên bản điều chỉ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ề việc sử dụng Logo Trường Đại học Khoa học Tự Nhiên, Đại học Quốc gia  Thành phố Hồ Chí Minh (phiên bản điều chỉn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0280" cy="224028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"/Users/duyennguyen/Library/Group Containers/UBF8T346G9.ms/WebArchiveCopyPasteTempFiles/com.microsoft.Word/logo-khtn_remake-1.png" \* MERGEFORMATINET </w:instrText>
      </w:r>
      <w:r w:rsidR="00000000">
        <w:fldChar w:fldCharType="separate"/>
      </w:r>
      <w:r>
        <w:fldChar w:fldCharType="end"/>
      </w:r>
    </w:p>
    <w:p w14:paraId="30A597A1" w14:textId="77777777" w:rsidR="00072C8A" w:rsidRDefault="00072C8A" w:rsidP="00072C8A">
      <w:pPr>
        <w:ind w:left="-425"/>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THU THẬP DỮ LIỆU SONG NGỮ </w:t>
      </w:r>
    </w:p>
    <w:p w14:paraId="41286F7E" w14:textId="36122600" w:rsidR="00072C8A" w:rsidRPr="00B14C6E" w:rsidRDefault="00072C8A" w:rsidP="00B14C6E">
      <w:pPr>
        <w:ind w:left="-425"/>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CHỮ NÔM – CHỮ QUỐC NGỮ</w:t>
      </w:r>
    </w:p>
    <w:p w14:paraId="38960812" w14:textId="77777777" w:rsidR="00B14C6E" w:rsidRDefault="00B14C6E" w:rsidP="00072C8A">
      <w:pPr>
        <w:rPr>
          <w:rFonts w:ascii="Times New Roman" w:eastAsia="Times New Roman" w:hAnsi="Times New Roman" w:cs="Times New Roman"/>
        </w:rPr>
      </w:pPr>
    </w:p>
    <w:p w14:paraId="474A1EA6" w14:textId="77777777" w:rsidR="00072C8A" w:rsidRDefault="00072C8A" w:rsidP="00072C8A">
      <w:pPr>
        <w:jc w:val="center"/>
        <w:rPr>
          <w:rFonts w:ascii="Times New Roman" w:eastAsia="Times New Roman" w:hAnsi="Times New Roman" w:cs="Times New Roman"/>
          <w:sz w:val="32"/>
          <w:szCs w:val="32"/>
        </w:rPr>
      </w:pPr>
      <w:proofErr w:type="spellStart"/>
      <w:r>
        <w:rPr>
          <w:rFonts w:ascii="Times New Roman" w:eastAsia="Times New Roman" w:hAnsi="Times New Roman" w:cs="Times New Roman"/>
          <w:b/>
          <w:sz w:val="32"/>
          <w:szCs w:val="32"/>
        </w:rPr>
        <w:t>Đồ</w:t>
      </w:r>
      <w:proofErr w:type="spellEnd"/>
      <w:r>
        <w:rPr>
          <w:rFonts w:ascii="Times New Roman" w:eastAsia="Times New Roman" w:hAnsi="Times New Roman" w:cs="Times New Roman"/>
          <w:b/>
          <w:sz w:val="32"/>
          <w:szCs w:val="32"/>
        </w:rPr>
        <w:t xml:space="preserve"> </w:t>
      </w:r>
      <w:proofErr w:type="spellStart"/>
      <w:r>
        <w:rPr>
          <w:rFonts w:ascii="Times New Roman" w:eastAsia="Times New Roman" w:hAnsi="Times New Roman" w:cs="Times New Roman"/>
          <w:b/>
          <w:sz w:val="32"/>
          <w:szCs w:val="32"/>
        </w:rPr>
        <w:t>án</w:t>
      </w:r>
      <w:proofErr w:type="spellEnd"/>
      <w:r>
        <w:rPr>
          <w:rFonts w:ascii="Times New Roman" w:eastAsia="Times New Roman" w:hAnsi="Times New Roman" w:cs="Times New Roman"/>
          <w:b/>
          <w:sz w:val="32"/>
          <w:szCs w:val="32"/>
        </w:rPr>
        <w:t xml:space="preserve"> </w:t>
      </w:r>
      <w:proofErr w:type="spellStart"/>
      <w:r>
        <w:rPr>
          <w:rFonts w:ascii="Times New Roman" w:eastAsia="Times New Roman" w:hAnsi="Times New Roman" w:cs="Times New Roman"/>
          <w:b/>
          <w:sz w:val="32"/>
          <w:szCs w:val="32"/>
        </w:rPr>
        <w:t>môn</w:t>
      </w:r>
      <w:proofErr w:type="spellEnd"/>
      <w:r>
        <w:rPr>
          <w:rFonts w:ascii="Times New Roman" w:eastAsia="Times New Roman" w:hAnsi="Times New Roman" w:cs="Times New Roman"/>
          <w:b/>
          <w:sz w:val="32"/>
          <w:szCs w:val="32"/>
        </w:rPr>
        <w:t xml:space="preserve"> </w:t>
      </w:r>
      <w:proofErr w:type="spellStart"/>
      <w:r>
        <w:rPr>
          <w:rFonts w:ascii="Times New Roman" w:eastAsia="Times New Roman" w:hAnsi="Times New Roman" w:cs="Times New Roman"/>
          <w:b/>
          <w:sz w:val="32"/>
          <w:szCs w:val="32"/>
        </w:rPr>
        <w:t>học</w:t>
      </w:r>
      <w:proofErr w:type="spellEnd"/>
      <w:r>
        <w:rPr>
          <w:rFonts w:ascii="Times New Roman" w:eastAsia="Times New Roman" w:hAnsi="Times New Roman" w:cs="Times New Roman"/>
          <w:b/>
          <w:sz w:val="32"/>
          <w:szCs w:val="32"/>
        </w:rPr>
        <w:t>:</w:t>
      </w:r>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Xử</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lí</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ngôn</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28"/>
          <w:szCs w:val="28"/>
        </w:rPr>
        <w:t>ngữ</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tự</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nhiên</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nâng</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cao</w:t>
      </w:r>
      <w:proofErr w:type="spellEnd"/>
    </w:p>
    <w:p w14:paraId="01869309" w14:textId="77777777" w:rsidR="00072C8A" w:rsidRPr="00D0067A" w:rsidRDefault="00072C8A" w:rsidP="00072C8A">
      <w:pPr>
        <w:jc w:val="center"/>
        <w:rPr>
          <w:rFonts w:ascii="Times New Roman" w:eastAsia="Times New Roman" w:hAnsi="Times New Roman" w:cs="Times New Roman"/>
          <w:i/>
          <w:iCs/>
          <w:sz w:val="28"/>
          <w:szCs w:val="28"/>
        </w:rPr>
      </w:pPr>
      <w:proofErr w:type="spellStart"/>
      <w:r w:rsidRPr="00D0067A">
        <w:rPr>
          <w:rFonts w:ascii="Times New Roman" w:eastAsia="Times New Roman" w:hAnsi="Times New Roman" w:cs="Times New Roman"/>
          <w:i/>
          <w:iCs/>
          <w:sz w:val="28"/>
          <w:szCs w:val="28"/>
        </w:rPr>
        <w:t>Chương</w:t>
      </w:r>
      <w:proofErr w:type="spellEnd"/>
      <w:r w:rsidRPr="00D0067A">
        <w:rPr>
          <w:rFonts w:ascii="Times New Roman" w:eastAsia="Times New Roman" w:hAnsi="Times New Roman" w:cs="Times New Roman"/>
          <w:i/>
          <w:iCs/>
          <w:sz w:val="28"/>
          <w:szCs w:val="28"/>
        </w:rPr>
        <w:t xml:space="preserve"> </w:t>
      </w:r>
      <w:proofErr w:type="spellStart"/>
      <w:r w:rsidRPr="00D0067A">
        <w:rPr>
          <w:rFonts w:ascii="Times New Roman" w:eastAsia="Times New Roman" w:hAnsi="Times New Roman" w:cs="Times New Roman"/>
          <w:i/>
          <w:iCs/>
          <w:sz w:val="28"/>
          <w:szCs w:val="28"/>
        </w:rPr>
        <w:t>trình</w:t>
      </w:r>
      <w:proofErr w:type="spellEnd"/>
      <w:r w:rsidRPr="00D0067A">
        <w:rPr>
          <w:rFonts w:ascii="Times New Roman" w:eastAsia="Times New Roman" w:hAnsi="Times New Roman" w:cs="Times New Roman"/>
          <w:i/>
          <w:iCs/>
          <w:sz w:val="28"/>
          <w:szCs w:val="28"/>
        </w:rPr>
        <w:t xml:space="preserve"> </w:t>
      </w:r>
      <w:proofErr w:type="spellStart"/>
      <w:r w:rsidRPr="00D0067A">
        <w:rPr>
          <w:rFonts w:ascii="Times New Roman" w:eastAsia="Times New Roman" w:hAnsi="Times New Roman" w:cs="Times New Roman"/>
          <w:i/>
          <w:iCs/>
          <w:sz w:val="28"/>
          <w:szCs w:val="28"/>
        </w:rPr>
        <w:t>cao</w:t>
      </w:r>
      <w:proofErr w:type="spellEnd"/>
      <w:r w:rsidRPr="00D0067A">
        <w:rPr>
          <w:rFonts w:ascii="Times New Roman" w:eastAsia="Times New Roman" w:hAnsi="Times New Roman" w:cs="Times New Roman"/>
          <w:i/>
          <w:iCs/>
          <w:sz w:val="28"/>
          <w:szCs w:val="28"/>
        </w:rPr>
        <w:t xml:space="preserve"> </w:t>
      </w:r>
      <w:proofErr w:type="spellStart"/>
      <w:r w:rsidRPr="00D0067A">
        <w:rPr>
          <w:rFonts w:ascii="Times New Roman" w:eastAsia="Times New Roman" w:hAnsi="Times New Roman" w:cs="Times New Roman"/>
          <w:i/>
          <w:iCs/>
          <w:sz w:val="28"/>
          <w:szCs w:val="28"/>
        </w:rPr>
        <w:t>học</w:t>
      </w:r>
      <w:proofErr w:type="spellEnd"/>
      <w:r w:rsidRPr="00D0067A">
        <w:rPr>
          <w:rFonts w:ascii="Times New Roman" w:eastAsia="Times New Roman" w:hAnsi="Times New Roman" w:cs="Times New Roman"/>
          <w:i/>
          <w:iCs/>
          <w:sz w:val="28"/>
          <w:szCs w:val="28"/>
        </w:rPr>
        <w:t xml:space="preserve"> </w:t>
      </w:r>
      <w:proofErr w:type="spellStart"/>
      <w:r w:rsidRPr="00D0067A">
        <w:rPr>
          <w:rFonts w:ascii="Times New Roman" w:eastAsia="Times New Roman" w:hAnsi="Times New Roman" w:cs="Times New Roman"/>
          <w:i/>
          <w:iCs/>
          <w:sz w:val="28"/>
          <w:szCs w:val="28"/>
        </w:rPr>
        <w:t>khoá</w:t>
      </w:r>
      <w:proofErr w:type="spellEnd"/>
      <w:r w:rsidRPr="00D0067A">
        <w:rPr>
          <w:rFonts w:ascii="Times New Roman" w:eastAsia="Times New Roman" w:hAnsi="Times New Roman" w:cs="Times New Roman"/>
          <w:i/>
          <w:iCs/>
          <w:sz w:val="28"/>
          <w:szCs w:val="28"/>
        </w:rPr>
        <w:t xml:space="preserve"> 32</w:t>
      </w:r>
    </w:p>
    <w:p w14:paraId="315D58D6" w14:textId="77777777" w:rsidR="00072C8A" w:rsidRDefault="00072C8A" w:rsidP="00072C8A">
      <w:pPr>
        <w:rPr>
          <w:rFonts w:ascii="Times New Roman" w:eastAsia="Times New Roman" w:hAnsi="Times New Roman" w:cs="Times New Roman"/>
          <w:sz w:val="28"/>
          <w:szCs w:val="28"/>
        </w:rPr>
      </w:pPr>
    </w:p>
    <w:p w14:paraId="6525C5D5" w14:textId="77777777" w:rsidR="00072C8A" w:rsidRDefault="00072C8A" w:rsidP="00072C8A">
      <w:pPr>
        <w:jc w:val="center"/>
        <w:rPr>
          <w:rFonts w:ascii="Times New Roman" w:eastAsia="Times New Roman" w:hAnsi="Times New Roman" w:cs="Times New Roman"/>
          <w:sz w:val="28"/>
          <w:szCs w:val="28"/>
        </w:rPr>
      </w:pPr>
    </w:p>
    <w:p w14:paraId="6699D1CA" w14:textId="77777777" w:rsidR="00B14C6E" w:rsidRDefault="00B14C6E" w:rsidP="00072C8A">
      <w:pPr>
        <w:jc w:val="center"/>
        <w:rPr>
          <w:rFonts w:ascii="Times New Roman" w:eastAsia="Times New Roman" w:hAnsi="Times New Roman" w:cs="Times New Roman"/>
          <w:sz w:val="28"/>
          <w:szCs w:val="28"/>
        </w:rPr>
      </w:pPr>
    </w:p>
    <w:tbl>
      <w:tblPr>
        <w:tblStyle w:val="TableGrid"/>
        <w:tblpPr w:leftFromText="180" w:rightFromText="180" w:vertAnchor="text" w:horzAnchor="page" w:tblpX="2941" w:tblpY="-39"/>
        <w:tblW w:w="9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5723"/>
      </w:tblGrid>
      <w:tr w:rsidR="00072C8A" w:rsidRPr="00D0067A" w14:paraId="7096140B" w14:textId="77777777" w:rsidTr="00072C8A">
        <w:trPr>
          <w:trHeight w:val="305"/>
        </w:trPr>
        <w:tc>
          <w:tcPr>
            <w:tcW w:w="3870" w:type="dxa"/>
          </w:tcPr>
          <w:p w14:paraId="5C719EA7" w14:textId="77777777" w:rsidR="00072C8A" w:rsidRPr="00D66499" w:rsidRDefault="00072C8A" w:rsidP="00072C8A">
            <w:pPr>
              <w:jc w:val="right"/>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Dưới</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sự</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hướng</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dẫn</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của</w:t>
            </w:r>
            <w:proofErr w:type="spellEnd"/>
            <w:r>
              <w:rPr>
                <w:rFonts w:ascii="Times New Roman" w:eastAsia="Times New Roman" w:hAnsi="Times New Roman" w:cs="Times New Roman"/>
                <w:b/>
                <w:sz w:val="28"/>
                <w:szCs w:val="28"/>
              </w:rPr>
              <w:t>:</w:t>
            </w:r>
          </w:p>
        </w:tc>
        <w:tc>
          <w:tcPr>
            <w:tcW w:w="5723" w:type="dxa"/>
          </w:tcPr>
          <w:p w14:paraId="0DE04A7B" w14:textId="77777777" w:rsidR="00072C8A" w:rsidRPr="00D0067A" w:rsidRDefault="00072C8A" w:rsidP="00072C8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PGS. TS. </w:t>
            </w:r>
            <w:proofErr w:type="spellStart"/>
            <w:r>
              <w:rPr>
                <w:rFonts w:ascii="Times New Roman" w:eastAsia="Times New Roman" w:hAnsi="Times New Roman" w:cs="Times New Roman"/>
                <w:sz w:val="28"/>
                <w:szCs w:val="28"/>
              </w:rPr>
              <w:t>Đinh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Điền</w:t>
            </w:r>
            <w:proofErr w:type="spellEnd"/>
          </w:p>
        </w:tc>
      </w:tr>
      <w:tr w:rsidR="00072C8A" w:rsidRPr="00D0067A" w14:paraId="515E8321" w14:textId="77777777" w:rsidTr="00072C8A">
        <w:tc>
          <w:tcPr>
            <w:tcW w:w="3870" w:type="dxa"/>
          </w:tcPr>
          <w:p w14:paraId="488BCF26" w14:textId="77777777" w:rsidR="00072C8A" w:rsidRPr="00D0067A" w:rsidRDefault="00072C8A" w:rsidP="00072C8A">
            <w:pPr>
              <w:rPr>
                <w:rFonts w:ascii="Times New Roman" w:eastAsia="Times New Roman" w:hAnsi="Times New Roman" w:cs="Times New Roman"/>
                <w:sz w:val="28"/>
                <w:szCs w:val="28"/>
              </w:rPr>
            </w:pPr>
          </w:p>
        </w:tc>
        <w:tc>
          <w:tcPr>
            <w:tcW w:w="5723" w:type="dxa"/>
          </w:tcPr>
          <w:p w14:paraId="3696C709" w14:textId="77777777" w:rsidR="00072C8A" w:rsidRPr="00D0067A" w:rsidRDefault="00072C8A" w:rsidP="00072C8A">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ThS</w:t>
            </w:r>
            <w:proofErr w:type="spellEnd"/>
            <w:r>
              <w:rPr>
                <w:rFonts w:ascii="Times New Roman" w:eastAsia="Times New Roman" w:hAnsi="Times New Roman" w:cs="Times New Roman"/>
                <w:sz w:val="28"/>
                <w:szCs w:val="28"/>
              </w:rPr>
              <w:t xml:space="preserve">. Lê </w:t>
            </w:r>
            <w:proofErr w:type="spellStart"/>
            <w:r>
              <w:rPr>
                <w:rFonts w:ascii="Times New Roman" w:eastAsia="Times New Roman" w:hAnsi="Times New Roman" w:cs="Times New Roman"/>
                <w:sz w:val="28"/>
                <w:szCs w:val="28"/>
              </w:rPr>
              <w:t>Thị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Thúy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Hằng</w:t>
            </w:r>
            <w:proofErr w:type="spellEnd"/>
          </w:p>
        </w:tc>
      </w:tr>
      <w:tr w:rsidR="00072C8A" w:rsidRPr="00D0067A" w14:paraId="5D988FBB" w14:textId="77777777" w:rsidTr="00072C8A">
        <w:tc>
          <w:tcPr>
            <w:tcW w:w="3870" w:type="dxa"/>
          </w:tcPr>
          <w:p w14:paraId="31D9612E" w14:textId="77777777" w:rsidR="00072C8A" w:rsidRPr="00D0067A" w:rsidRDefault="00072C8A" w:rsidP="00072C8A">
            <w:pPr>
              <w:rPr>
                <w:rFonts w:ascii="Times New Roman" w:eastAsia="Times New Roman" w:hAnsi="Times New Roman" w:cs="Times New Roman"/>
                <w:sz w:val="28"/>
                <w:szCs w:val="28"/>
              </w:rPr>
            </w:pPr>
          </w:p>
        </w:tc>
        <w:tc>
          <w:tcPr>
            <w:tcW w:w="5723" w:type="dxa"/>
          </w:tcPr>
          <w:p w14:paraId="7B71F388" w14:textId="77777777" w:rsidR="00072C8A" w:rsidRDefault="00072C8A" w:rsidP="00072C8A">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ThS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Nguyễn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Hồng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Bửu</w:t>
            </w:r>
            <w:proofErr w:type="spellEnd"/>
            <w:r>
              <w:rPr>
                <w:rFonts w:ascii="Times New Roman" w:eastAsia="Times New Roman" w:hAnsi="Times New Roman" w:cs="Times New Roman"/>
                <w:sz w:val="28"/>
                <w:szCs w:val="28"/>
              </w:rPr>
              <w:t xml:space="preserve"> Long</w:t>
            </w:r>
          </w:p>
        </w:tc>
      </w:tr>
    </w:tbl>
    <w:p w14:paraId="75237024" w14:textId="77777777" w:rsidR="00072C8A" w:rsidRDefault="00072C8A" w:rsidP="00072C8A">
      <w:pPr>
        <w:jc w:val="center"/>
        <w:rPr>
          <w:rFonts w:ascii="Times New Roman" w:eastAsia="Times New Roman" w:hAnsi="Times New Roman" w:cs="Times New Roman"/>
          <w:sz w:val="28"/>
          <w:szCs w:val="28"/>
        </w:rPr>
      </w:pPr>
    </w:p>
    <w:tbl>
      <w:tblPr>
        <w:tblStyle w:val="TableGrid"/>
        <w:tblpPr w:leftFromText="180" w:rightFromText="180" w:vertAnchor="text" w:tblpY="782"/>
        <w:tblW w:w="103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gridCol w:w="4993"/>
      </w:tblGrid>
      <w:tr w:rsidR="00072C8A" w:rsidRPr="00D0067A" w14:paraId="608610ED" w14:textId="77777777" w:rsidTr="007C3B57">
        <w:tc>
          <w:tcPr>
            <w:tcW w:w="5400" w:type="dxa"/>
          </w:tcPr>
          <w:p w14:paraId="6B920744" w14:textId="77777777" w:rsidR="00072C8A" w:rsidRPr="00D0067A" w:rsidRDefault="00072C8A" w:rsidP="007C3B57">
            <w:pPr>
              <w:jc w:val="right"/>
              <w:rPr>
                <w:rFonts w:ascii="Times New Roman" w:eastAsia="Times New Roman" w:hAnsi="Times New Roman" w:cs="Times New Roman"/>
                <w:sz w:val="28"/>
                <w:szCs w:val="28"/>
              </w:rPr>
            </w:pPr>
            <w:proofErr w:type="spellStart"/>
            <w:r w:rsidRPr="00D0067A">
              <w:rPr>
                <w:rFonts w:ascii="Times New Roman" w:eastAsia="Times New Roman" w:hAnsi="Times New Roman" w:cs="Times New Roman"/>
                <w:b/>
                <w:sz w:val="28"/>
                <w:szCs w:val="28"/>
              </w:rPr>
              <w:t>Thực</w:t>
            </w:r>
            <w:proofErr w:type="spellEnd"/>
            <w:r w:rsidRPr="00D0067A">
              <w:rPr>
                <w:rFonts w:ascii="Times New Roman" w:eastAsia="Times New Roman" w:hAnsi="Times New Roman" w:cs="Times New Roman"/>
                <w:b/>
                <w:sz w:val="28"/>
                <w:szCs w:val="28"/>
              </w:rPr>
              <w:t xml:space="preserve"> </w:t>
            </w:r>
            <w:proofErr w:type="spellStart"/>
            <w:r w:rsidRPr="00D0067A">
              <w:rPr>
                <w:rFonts w:ascii="Times New Roman" w:eastAsia="Times New Roman" w:hAnsi="Times New Roman" w:cs="Times New Roman"/>
                <w:b/>
                <w:sz w:val="28"/>
                <w:szCs w:val="28"/>
              </w:rPr>
              <w:t>hiện</w:t>
            </w:r>
            <w:proofErr w:type="spellEnd"/>
            <w:r w:rsidRPr="00D0067A">
              <w:rPr>
                <w:rFonts w:ascii="Times New Roman" w:eastAsia="Times New Roman" w:hAnsi="Times New Roman" w:cs="Times New Roman"/>
                <w:b/>
                <w:sz w:val="28"/>
                <w:szCs w:val="28"/>
              </w:rPr>
              <w:t xml:space="preserve"> </w:t>
            </w:r>
            <w:proofErr w:type="spellStart"/>
            <w:r w:rsidRPr="00D0067A">
              <w:rPr>
                <w:rFonts w:ascii="Times New Roman" w:eastAsia="Times New Roman" w:hAnsi="Times New Roman" w:cs="Times New Roman"/>
                <w:b/>
                <w:sz w:val="28"/>
                <w:szCs w:val="28"/>
              </w:rPr>
              <w:t>bởi</w:t>
            </w:r>
            <w:proofErr w:type="spellEnd"/>
            <w:r w:rsidRPr="00D0067A">
              <w:rPr>
                <w:rFonts w:ascii="Times New Roman" w:eastAsia="Times New Roman" w:hAnsi="Times New Roman" w:cs="Times New Roman"/>
                <w:b/>
                <w:sz w:val="28"/>
                <w:szCs w:val="28"/>
              </w:rPr>
              <w:t xml:space="preserve">: </w:t>
            </w:r>
          </w:p>
        </w:tc>
        <w:tc>
          <w:tcPr>
            <w:tcW w:w="4993" w:type="dxa"/>
          </w:tcPr>
          <w:p w14:paraId="5C2DB503" w14:textId="77777777" w:rsidR="00072C8A" w:rsidRPr="00D0067A" w:rsidRDefault="00072C8A" w:rsidP="007C3B57">
            <w:pPr>
              <w:rPr>
                <w:rFonts w:ascii="Times New Roman" w:eastAsia="Times New Roman" w:hAnsi="Times New Roman" w:cs="Times New Roman"/>
                <w:sz w:val="28"/>
                <w:szCs w:val="28"/>
              </w:rPr>
            </w:pPr>
            <w:proofErr w:type="spellStart"/>
            <w:r w:rsidRPr="00D0067A">
              <w:rPr>
                <w:rFonts w:ascii="Times New Roman" w:eastAsia="Times New Roman" w:hAnsi="Times New Roman" w:cs="Times New Roman"/>
                <w:sz w:val="28"/>
                <w:szCs w:val="28"/>
              </w:rPr>
              <w:t>Nguyễn</w:t>
            </w:r>
            <w:proofErr w:type="spellEnd"/>
            <w:r w:rsidRPr="00D0067A">
              <w:rPr>
                <w:rFonts w:ascii="Times New Roman" w:eastAsia="Times New Roman" w:hAnsi="Times New Roman" w:cs="Times New Roman"/>
                <w:sz w:val="28"/>
                <w:szCs w:val="28"/>
              </w:rPr>
              <w:t xml:space="preserve"> </w:t>
            </w:r>
            <w:proofErr w:type="spellStart"/>
            <w:r w:rsidRPr="00D0067A">
              <w:rPr>
                <w:rFonts w:ascii="Times New Roman" w:eastAsia="Times New Roman" w:hAnsi="Times New Roman" w:cs="Times New Roman"/>
                <w:sz w:val="28"/>
                <w:szCs w:val="28"/>
              </w:rPr>
              <w:t>Thị</w:t>
            </w:r>
            <w:proofErr w:type="spellEnd"/>
            <w:r w:rsidRPr="00D0067A">
              <w:rPr>
                <w:rFonts w:ascii="Times New Roman" w:eastAsia="Times New Roman" w:hAnsi="Times New Roman" w:cs="Times New Roman"/>
                <w:sz w:val="28"/>
                <w:szCs w:val="28"/>
              </w:rPr>
              <w:t xml:space="preserve"> Thu </w:t>
            </w:r>
            <w:proofErr w:type="spellStart"/>
            <w:r w:rsidRPr="00D0067A">
              <w:rPr>
                <w:rFonts w:ascii="Times New Roman" w:eastAsia="Times New Roman" w:hAnsi="Times New Roman" w:cs="Times New Roman"/>
                <w:sz w:val="28"/>
                <w:szCs w:val="28"/>
              </w:rPr>
              <w:t>Duyên</w:t>
            </w:r>
            <w:proofErr w:type="spellEnd"/>
            <w:r w:rsidRPr="00D0067A">
              <w:rPr>
                <w:rFonts w:ascii="Times New Roman" w:eastAsia="Times New Roman" w:hAnsi="Times New Roman" w:cs="Times New Roman"/>
                <w:sz w:val="28"/>
                <w:szCs w:val="28"/>
              </w:rPr>
              <w:t xml:space="preserve"> – 22C11005 </w:t>
            </w:r>
          </w:p>
        </w:tc>
      </w:tr>
      <w:tr w:rsidR="00072C8A" w:rsidRPr="00D0067A" w14:paraId="1AC3F95D" w14:textId="77777777" w:rsidTr="007C3B57">
        <w:tc>
          <w:tcPr>
            <w:tcW w:w="5400" w:type="dxa"/>
          </w:tcPr>
          <w:p w14:paraId="12442FF6" w14:textId="77777777" w:rsidR="00072C8A" w:rsidRPr="00D0067A" w:rsidRDefault="00072C8A" w:rsidP="007C3B57">
            <w:pPr>
              <w:rPr>
                <w:rFonts w:ascii="Times New Roman" w:eastAsia="Times New Roman" w:hAnsi="Times New Roman" w:cs="Times New Roman"/>
                <w:sz w:val="28"/>
                <w:szCs w:val="28"/>
              </w:rPr>
            </w:pPr>
          </w:p>
        </w:tc>
        <w:tc>
          <w:tcPr>
            <w:tcW w:w="4993" w:type="dxa"/>
          </w:tcPr>
          <w:p w14:paraId="5CF0BE5E" w14:textId="77777777" w:rsidR="00072C8A" w:rsidRPr="00D0067A" w:rsidRDefault="00072C8A" w:rsidP="007C3B57">
            <w:pPr>
              <w:rPr>
                <w:rFonts w:ascii="Times New Roman" w:eastAsia="Times New Roman" w:hAnsi="Times New Roman" w:cs="Times New Roman"/>
                <w:sz w:val="28"/>
                <w:szCs w:val="28"/>
              </w:rPr>
            </w:pPr>
            <w:proofErr w:type="spellStart"/>
            <w:r w:rsidRPr="00D0067A">
              <w:rPr>
                <w:rFonts w:ascii="Times New Roman" w:eastAsia="Times New Roman" w:hAnsi="Times New Roman" w:cs="Times New Roman"/>
                <w:sz w:val="28"/>
                <w:szCs w:val="28"/>
              </w:rPr>
              <w:t>Đặng</w:t>
            </w:r>
            <w:proofErr w:type="spellEnd"/>
            <w:r w:rsidRPr="00D0067A">
              <w:rPr>
                <w:rFonts w:ascii="Times New Roman" w:eastAsia="Times New Roman" w:hAnsi="Times New Roman" w:cs="Times New Roman"/>
                <w:sz w:val="28"/>
                <w:szCs w:val="28"/>
              </w:rPr>
              <w:t xml:space="preserve"> </w:t>
            </w:r>
            <w:proofErr w:type="spellStart"/>
            <w:r w:rsidRPr="00D0067A">
              <w:rPr>
                <w:rFonts w:ascii="Times New Roman" w:eastAsia="Times New Roman" w:hAnsi="Times New Roman" w:cs="Times New Roman"/>
                <w:sz w:val="28"/>
                <w:szCs w:val="28"/>
              </w:rPr>
              <w:t>Hoàng</w:t>
            </w:r>
            <w:proofErr w:type="spellEnd"/>
            <w:r w:rsidRPr="00D0067A">
              <w:rPr>
                <w:rFonts w:ascii="Times New Roman" w:eastAsia="Times New Roman" w:hAnsi="Times New Roman" w:cs="Times New Roman"/>
                <w:sz w:val="28"/>
                <w:szCs w:val="28"/>
              </w:rPr>
              <w:t xml:space="preserve"> Minh </w:t>
            </w:r>
            <w:proofErr w:type="spellStart"/>
            <w:r w:rsidRPr="00D0067A">
              <w:rPr>
                <w:rFonts w:ascii="Times New Roman" w:eastAsia="Times New Roman" w:hAnsi="Times New Roman" w:cs="Times New Roman"/>
                <w:sz w:val="28"/>
                <w:szCs w:val="28"/>
              </w:rPr>
              <w:t>Triết</w:t>
            </w:r>
            <w:proofErr w:type="spellEnd"/>
            <w:r w:rsidRPr="00D0067A">
              <w:rPr>
                <w:rFonts w:ascii="Times New Roman" w:eastAsia="Times New Roman" w:hAnsi="Times New Roman" w:cs="Times New Roman"/>
                <w:sz w:val="28"/>
                <w:szCs w:val="28"/>
              </w:rPr>
              <w:t xml:space="preserve"> – 22C11048 </w:t>
            </w:r>
          </w:p>
        </w:tc>
      </w:tr>
    </w:tbl>
    <w:p w14:paraId="6B4216C3" w14:textId="77777777" w:rsidR="00072C8A" w:rsidRDefault="00072C8A" w:rsidP="00072C8A">
      <w:pPr>
        <w:rPr>
          <w:rFonts w:ascii="Times New Roman" w:eastAsia="Times New Roman" w:hAnsi="Times New Roman" w:cs="Times New Roman"/>
          <w:sz w:val="28"/>
          <w:szCs w:val="28"/>
        </w:rPr>
      </w:pPr>
    </w:p>
    <w:p w14:paraId="61701699" w14:textId="77777777" w:rsidR="00072C8A" w:rsidRDefault="00072C8A" w:rsidP="00072C8A"/>
    <w:p w14:paraId="72B48898" w14:textId="77777777" w:rsidR="00072C8A" w:rsidRDefault="00072C8A" w:rsidP="00072C8A"/>
    <w:p w14:paraId="12E912CD" w14:textId="77777777" w:rsidR="00072C8A" w:rsidRDefault="00072C8A" w:rsidP="00072C8A"/>
    <w:p w14:paraId="072B8505" w14:textId="77777777" w:rsidR="00B14C6E" w:rsidRDefault="00B14C6E" w:rsidP="00072C8A"/>
    <w:p w14:paraId="12830563" w14:textId="77777777" w:rsidR="00072C8A" w:rsidRDefault="00072C8A" w:rsidP="00072C8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4772624F" w14:textId="77777777" w:rsidR="00072C8A" w:rsidRDefault="00072C8A" w:rsidP="00072C8A">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TP. HỒ CHÍ MINH – 2022</w:t>
      </w:r>
    </w:p>
    <w:p w14:paraId="6FD65B3E" w14:textId="77777777" w:rsidR="00FC102A" w:rsidRPr="003A47AC" w:rsidRDefault="00FC102A">
      <w:pPr>
        <w:rPr>
          <w:rFonts w:ascii="Times New Roman" w:eastAsia="Times New Roman" w:hAnsi="Times New Roman" w:cs="Times New Roman"/>
          <w:sz w:val="28"/>
          <w:szCs w:val="28"/>
          <w:lang w:val="vi-VN"/>
        </w:rPr>
      </w:pPr>
    </w:p>
    <w:p w14:paraId="11B7AE84" w14:textId="77777777" w:rsidR="00C90AEF" w:rsidRDefault="00C90AEF" w:rsidP="000572C7">
      <w:pPr>
        <w:pStyle w:val="Heading01"/>
      </w:pPr>
      <w:bookmarkStart w:id="0" w:name="_Toc142345524"/>
      <w:bookmarkStart w:id="1" w:name="_Toc142345889"/>
      <w:bookmarkStart w:id="2" w:name="_Toc142736566"/>
    </w:p>
    <w:p w14:paraId="0D774C04" w14:textId="5BF99AE2" w:rsidR="00FC102A" w:rsidRPr="00AE4F2B" w:rsidRDefault="00AE4F2B" w:rsidP="000572C7">
      <w:pPr>
        <w:pStyle w:val="Heading01"/>
      </w:pPr>
      <w:r w:rsidRPr="003A47AC">
        <w:t>LỜI</w:t>
      </w:r>
      <w:r>
        <w:t xml:space="preserve"> CÁM ƠN</w:t>
      </w:r>
      <w:bookmarkEnd w:id="0"/>
      <w:bookmarkEnd w:id="1"/>
      <w:bookmarkEnd w:id="2"/>
    </w:p>
    <w:p w14:paraId="534BB684" w14:textId="5149418A" w:rsidR="003A792D" w:rsidRPr="003A792D" w:rsidRDefault="003A792D" w:rsidP="007D2A5C">
      <w:pPr>
        <w:pStyle w:val="NormalText"/>
        <w:jc w:val="both"/>
        <w:rPr>
          <w:lang w:val="vi-VN"/>
        </w:rPr>
      </w:pPr>
      <w:r w:rsidRPr="003A792D">
        <w:rPr>
          <w:lang w:val="vi-VN"/>
        </w:rPr>
        <w:t xml:space="preserve">Chúng </w:t>
      </w:r>
      <w:r>
        <w:rPr>
          <w:lang w:val="vi-VN"/>
        </w:rPr>
        <w:t xml:space="preserve">em </w:t>
      </w:r>
      <w:r w:rsidRPr="003A792D">
        <w:rPr>
          <w:lang w:val="vi-VN"/>
        </w:rPr>
        <w:t xml:space="preserve">xin bày tỏ lòng biết ơn chân thành đến </w:t>
      </w:r>
      <w:r w:rsidRPr="003A47AC">
        <w:rPr>
          <w:lang w:val="vi-VN"/>
        </w:rPr>
        <w:t>PGS</w:t>
      </w:r>
      <w:r>
        <w:rPr>
          <w:lang w:val="vi-VN"/>
        </w:rPr>
        <w:t>. TS</w:t>
      </w:r>
      <w:r w:rsidRPr="00EB5796">
        <w:rPr>
          <w:lang w:val="vi-VN"/>
        </w:rPr>
        <w:t>. Đinh</w:t>
      </w:r>
      <w:r>
        <w:rPr>
          <w:lang w:val="vi-VN"/>
        </w:rPr>
        <w:t xml:space="preserve"> Điền</w:t>
      </w:r>
      <w:r w:rsidRPr="003A47AC">
        <w:rPr>
          <w:lang w:val="vi-VN"/>
        </w:rPr>
        <w:t xml:space="preserve">, </w:t>
      </w:r>
      <w:r>
        <w:rPr>
          <w:lang w:val="vi-VN"/>
        </w:rPr>
        <w:t xml:space="preserve"> ThS. Lê Thị Thúy Hằng và ThS. Nguyễn Hồng Bửu Long</w:t>
      </w:r>
      <w:r w:rsidRPr="003A792D">
        <w:rPr>
          <w:lang w:val="vi-VN"/>
        </w:rPr>
        <w:t xml:space="preserve"> đã dành thời gian, kiến thức và sự hỗ trợ để chúng </w:t>
      </w:r>
      <w:r>
        <w:rPr>
          <w:lang w:val="vi-VN"/>
        </w:rPr>
        <w:t xml:space="preserve">em </w:t>
      </w:r>
      <w:r w:rsidRPr="003A792D">
        <w:rPr>
          <w:lang w:val="vi-VN"/>
        </w:rPr>
        <w:t>hoàn thành đồ án môn học này.</w:t>
      </w:r>
    </w:p>
    <w:p w14:paraId="65428ED4" w14:textId="68088076" w:rsidR="003A792D" w:rsidRPr="003A792D" w:rsidRDefault="003A792D" w:rsidP="007D2A5C">
      <w:pPr>
        <w:pStyle w:val="NormalText"/>
        <w:jc w:val="both"/>
        <w:rPr>
          <w:lang w:val="vi-VN"/>
        </w:rPr>
      </w:pPr>
      <w:r w:rsidRPr="003A792D">
        <w:rPr>
          <w:lang w:val="vi-VN"/>
        </w:rPr>
        <w:t xml:space="preserve">Trong suốt quá trình thực hiện đồ án, </w:t>
      </w:r>
      <w:r>
        <w:rPr>
          <w:lang w:val="vi-VN"/>
        </w:rPr>
        <w:t xml:space="preserve">ThS. Lê Thị Thúy Hằng </w:t>
      </w:r>
      <w:r w:rsidRPr="003A792D">
        <w:rPr>
          <w:lang w:val="vi-VN"/>
        </w:rPr>
        <w:t xml:space="preserve">đã cung cấp cho chúng </w:t>
      </w:r>
      <w:r>
        <w:rPr>
          <w:lang w:val="vi-VN"/>
        </w:rPr>
        <w:t xml:space="preserve">em </w:t>
      </w:r>
      <w:r w:rsidRPr="003A792D">
        <w:rPr>
          <w:lang w:val="vi-VN"/>
        </w:rPr>
        <w:t xml:space="preserve">những chỉ dẫn quan trọng và những gợi ý giá trị để chúng </w:t>
      </w:r>
      <w:r>
        <w:rPr>
          <w:lang w:val="vi-VN"/>
        </w:rPr>
        <w:t xml:space="preserve">em </w:t>
      </w:r>
      <w:r w:rsidRPr="003A792D">
        <w:rPr>
          <w:lang w:val="vi-VN"/>
        </w:rPr>
        <w:t xml:space="preserve">có thể tiến hành nghiên cứu và phân tích một cách hiệu quả. Đồng thời, </w:t>
      </w:r>
      <w:r>
        <w:rPr>
          <w:lang w:val="vi-VN"/>
        </w:rPr>
        <w:t>PGS. TS. Đinh Điền và ThS. Nguyễn Hồng Bửu Long</w:t>
      </w:r>
      <w:r w:rsidRPr="003A792D">
        <w:rPr>
          <w:lang w:val="vi-VN"/>
        </w:rPr>
        <w:t xml:space="preserve"> đã luôn sẵn sàng lắng nghe và giải đáp những thắc mắc của chúng em, giúp chúng em vượt qua các khó khăn và tiến bộ trong quá trình làm việc.</w:t>
      </w:r>
    </w:p>
    <w:p w14:paraId="321C2E24" w14:textId="07B59170" w:rsidR="003A792D" w:rsidRPr="003A792D" w:rsidRDefault="003A792D" w:rsidP="007D2A5C">
      <w:pPr>
        <w:pStyle w:val="NormalText"/>
        <w:jc w:val="both"/>
        <w:rPr>
          <w:lang w:val="vi-VN"/>
        </w:rPr>
      </w:pPr>
      <w:r w:rsidRPr="003A792D">
        <w:rPr>
          <w:lang w:val="vi-VN"/>
        </w:rPr>
        <w:t xml:space="preserve">Chúng tôi cũng xin bày tỏ lòng biết ơn đến các thành viên khác trong lớp học đã chia sẻ ý kiến, góp ý và đóng góp xây dựng vào đồ án của chúng tôi. </w:t>
      </w:r>
      <w:r>
        <w:rPr>
          <w:lang w:val="vi-VN"/>
        </w:rPr>
        <w:t>Đặc biệt là anh Võ Hoài Danh đã giúp chúng tôi trong việc giới thiệu một số ứng dụng thú vị nhằm hỗ trợ cho đồ án này.</w:t>
      </w:r>
    </w:p>
    <w:p w14:paraId="1EF52337" w14:textId="5B993394" w:rsidR="003A792D" w:rsidRPr="003A792D" w:rsidRDefault="003A792D" w:rsidP="007D2A5C">
      <w:pPr>
        <w:pStyle w:val="NormalText"/>
        <w:jc w:val="both"/>
        <w:rPr>
          <w:lang w:val="vi-VN"/>
        </w:rPr>
      </w:pPr>
      <w:r w:rsidRPr="003A792D">
        <w:rPr>
          <w:lang w:val="vi-VN"/>
        </w:rPr>
        <w:t>Cuối cùng, chúng tôi xin chân thành cảm ơn gia đình, bạn bè và những người thân yêu đã luôn ủng hộ, động viên và tạo điều kiện thuận lợi để chúng tôi hoàn thành đồ án này.</w:t>
      </w:r>
    </w:p>
    <w:p w14:paraId="78922B57" w14:textId="3D0B5FA7" w:rsidR="003A792D" w:rsidRPr="003A792D" w:rsidRDefault="003A792D" w:rsidP="007D2A5C">
      <w:pPr>
        <w:pStyle w:val="NormalText"/>
        <w:jc w:val="both"/>
        <w:rPr>
          <w:lang w:val="vi-VN"/>
        </w:rPr>
      </w:pPr>
      <w:r w:rsidRPr="003A792D">
        <w:rPr>
          <w:lang w:val="vi-VN"/>
        </w:rPr>
        <w:t>Rất cảm kích vì sự hỗ trợ và đóng góp của mọi người, chúng tôi hy vọng rằng đồ án môn học này sẽ đáp ứng được mong đợi và mang lại giá trị thực tế.</w:t>
      </w:r>
    </w:p>
    <w:p w14:paraId="1A959362" w14:textId="77777777" w:rsidR="003A792D" w:rsidRPr="003A792D" w:rsidRDefault="003A792D" w:rsidP="007D2A5C">
      <w:pPr>
        <w:pStyle w:val="NormalText"/>
        <w:jc w:val="both"/>
        <w:rPr>
          <w:lang w:val="vi-VN"/>
        </w:rPr>
      </w:pPr>
      <w:r w:rsidRPr="003A792D">
        <w:rPr>
          <w:lang w:val="vi-VN"/>
        </w:rPr>
        <w:t>Xin chân thành cảm ơn!</w:t>
      </w:r>
    </w:p>
    <w:p w14:paraId="34ABFDE9" w14:textId="1F5C8FF5" w:rsidR="0080147D" w:rsidRPr="0080147D" w:rsidRDefault="008234C6" w:rsidP="0080147D">
      <w:pPr>
        <w:ind w:firstLine="720"/>
        <w:jc w:val="both"/>
        <w:rPr>
          <w:rFonts w:ascii="Times New Roman" w:eastAsia="Times New Roman" w:hAnsi="Times New Roman" w:cs="Times New Roman"/>
          <w:sz w:val="24"/>
          <w:szCs w:val="24"/>
          <w:lang w:val="vi-VN"/>
        </w:rPr>
      </w:pPr>
      <w:r w:rsidRPr="00AE4F2B">
        <w:rPr>
          <w:lang w:val="vi-VN"/>
        </w:rPr>
        <w:br w:type="page"/>
      </w:r>
    </w:p>
    <w:sdt>
      <w:sdtPr>
        <w:rPr>
          <w:rFonts w:ascii="Calibri" w:eastAsia="Calibri" w:hAnsi="Calibri" w:cs="Calibri"/>
          <w:color w:val="auto"/>
          <w:sz w:val="22"/>
          <w:szCs w:val="22"/>
        </w:rPr>
        <w:id w:val="700971216"/>
        <w:docPartObj>
          <w:docPartGallery w:val="Table of Contents"/>
          <w:docPartUnique/>
        </w:docPartObj>
      </w:sdtPr>
      <w:sdtEndPr>
        <w:rPr>
          <w:b/>
          <w:bCs/>
          <w:noProof/>
        </w:rPr>
      </w:sdtEndPr>
      <w:sdtContent>
        <w:p w14:paraId="5BBACAF1" w14:textId="26C7DA1E" w:rsidR="00753AA4" w:rsidRPr="0087274D" w:rsidRDefault="00C90AEF">
          <w:pPr>
            <w:pStyle w:val="TOCHeading"/>
            <w:rPr>
              <w:b/>
              <w:bCs/>
              <w:color w:val="000000" w:themeColor="text1"/>
            </w:rPr>
          </w:pPr>
          <w:r w:rsidRPr="0087274D">
            <w:rPr>
              <w:b/>
              <w:bCs/>
              <w:color w:val="000000" w:themeColor="text1"/>
            </w:rPr>
            <w:t>MỤC LỤC</w:t>
          </w:r>
        </w:p>
        <w:p w14:paraId="270F1598" w14:textId="77777777" w:rsidR="00C90AEF" w:rsidRPr="00C90AEF" w:rsidRDefault="00C90AEF" w:rsidP="00C90AEF"/>
        <w:p w14:paraId="1A31A2B7" w14:textId="001D3F28" w:rsidR="00874C31" w:rsidRDefault="00753AA4">
          <w:pPr>
            <w:pStyle w:val="TOC1"/>
            <w:tabs>
              <w:tab w:val="right" w:leader="dot" w:pos="9350"/>
            </w:tabs>
            <w:rPr>
              <w:rFonts w:eastAsiaTheme="minorEastAsia" w:cstheme="minorBidi"/>
              <w:b w:val="0"/>
              <w:bCs w:val="0"/>
              <w:i w:val="0"/>
              <w:iCs w:val="0"/>
              <w:noProof/>
              <w:kern w:val="2"/>
              <w:sz w:val="22"/>
              <w:szCs w:val="22"/>
              <w:lang w:eastAsia="en-US"/>
              <w14:ligatures w14:val="standardContextual"/>
            </w:rPr>
          </w:pPr>
          <w:r>
            <w:fldChar w:fldCharType="begin"/>
          </w:r>
          <w:r>
            <w:instrText xml:space="preserve"> TOC \h \z \t "Reference Head,1,Heading_01,1,Heading_02,2,Heading_03,3,Heading_04,4" </w:instrText>
          </w:r>
          <w:r>
            <w:fldChar w:fldCharType="separate"/>
          </w:r>
          <w:hyperlink w:anchor="_Toc142736566" w:history="1">
            <w:r w:rsidR="00874C31" w:rsidRPr="00EE5D75">
              <w:rPr>
                <w:rStyle w:val="Hyperlink"/>
                <w:noProof/>
              </w:rPr>
              <w:t>LỜI CÁM ƠN</w:t>
            </w:r>
            <w:r w:rsidR="00874C31">
              <w:rPr>
                <w:noProof/>
                <w:webHidden/>
              </w:rPr>
              <w:tab/>
            </w:r>
            <w:r w:rsidR="00874C31">
              <w:rPr>
                <w:noProof/>
                <w:webHidden/>
              </w:rPr>
              <w:fldChar w:fldCharType="begin"/>
            </w:r>
            <w:r w:rsidR="00874C31">
              <w:rPr>
                <w:noProof/>
                <w:webHidden/>
              </w:rPr>
              <w:instrText xml:space="preserve"> PAGEREF _Toc142736566 \h </w:instrText>
            </w:r>
            <w:r w:rsidR="00874C31">
              <w:rPr>
                <w:noProof/>
                <w:webHidden/>
              </w:rPr>
            </w:r>
            <w:r w:rsidR="00874C31">
              <w:rPr>
                <w:noProof/>
                <w:webHidden/>
              </w:rPr>
              <w:fldChar w:fldCharType="separate"/>
            </w:r>
            <w:r w:rsidR="00B14C6E">
              <w:rPr>
                <w:noProof/>
                <w:webHidden/>
              </w:rPr>
              <w:t>1</w:t>
            </w:r>
            <w:r w:rsidR="00874C31">
              <w:rPr>
                <w:noProof/>
                <w:webHidden/>
              </w:rPr>
              <w:fldChar w:fldCharType="end"/>
            </w:r>
          </w:hyperlink>
        </w:p>
        <w:p w14:paraId="7D3C050B" w14:textId="6683C1FC" w:rsidR="00874C31" w:rsidRDefault="00000000">
          <w:pPr>
            <w:pStyle w:val="TOC1"/>
            <w:tabs>
              <w:tab w:val="right" w:leader="dot" w:pos="9350"/>
            </w:tabs>
            <w:rPr>
              <w:rFonts w:eastAsiaTheme="minorEastAsia" w:cstheme="minorBidi"/>
              <w:b w:val="0"/>
              <w:bCs w:val="0"/>
              <w:i w:val="0"/>
              <w:iCs w:val="0"/>
              <w:noProof/>
              <w:kern w:val="2"/>
              <w:sz w:val="22"/>
              <w:szCs w:val="22"/>
              <w:lang w:eastAsia="en-US"/>
              <w14:ligatures w14:val="standardContextual"/>
            </w:rPr>
          </w:pPr>
          <w:hyperlink w:anchor="_Toc142736567" w:history="1">
            <w:r w:rsidR="00874C31" w:rsidRPr="00EE5D75">
              <w:rPr>
                <w:rStyle w:val="Hyperlink"/>
                <w:noProof/>
              </w:rPr>
              <w:t>MỞ ĐẦU</w:t>
            </w:r>
            <w:r w:rsidR="00874C31">
              <w:rPr>
                <w:noProof/>
                <w:webHidden/>
              </w:rPr>
              <w:tab/>
            </w:r>
            <w:r w:rsidR="00874C31">
              <w:rPr>
                <w:noProof/>
                <w:webHidden/>
              </w:rPr>
              <w:fldChar w:fldCharType="begin"/>
            </w:r>
            <w:r w:rsidR="00874C31">
              <w:rPr>
                <w:noProof/>
                <w:webHidden/>
              </w:rPr>
              <w:instrText xml:space="preserve"> PAGEREF _Toc142736567 \h </w:instrText>
            </w:r>
            <w:r w:rsidR="00874C31">
              <w:rPr>
                <w:noProof/>
                <w:webHidden/>
              </w:rPr>
            </w:r>
            <w:r w:rsidR="00874C31">
              <w:rPr>
                <w:noProof/>
                <w:webHidden/>
              </w:rPr>
              <w:fldChar w:fldCharType="separate"/>
            </w:r>
            <w:r w:rsidR="00B14C6E">
              <w:rPr>
                <w:noProof/>
                <w:webHidden/>
              </w:rPr>
              <w:t>4</w:t>
            </w:r>
            <w:r w:rsidR="00874C31">
              <w:rPr>
                <w:noProof/>
                <w:webHidden/>
              </w:rPr>
              <w:fldChar w:fldCharType="end"/>
            </w:r>
          </w:hyperlink>
        </w:p>
        <w:p w14:paraId="029A6A8A" w14:textId="44AD57C1" w:rsidR="00874C31" w:rsidRDefault="00000000">
          <w:pPr>
            <w:pStyle w:val="TOC1"/>
            <w:tabs>
              <w:tab w:val="right" w:leader="dot" w:pos="9350"/>
            </w:tabs>
            <w:rPr>
              <w:rFonts w:eastAsiaTheme="minorEastAsia" w:cstheme="minorBidi"/>
              <w:b w:val="0"/>
              <w:bCs w:val="0"/>
              <w:i w:val="0"/>
              <w:iCs w:val="0"/>
              <w:noProof/>
              <w:kern w:val="2"/>
              <w:sz w:val="22"/>
              <w:szCs w:val="22"/>
              <w:lang w:eastAsia="en-US"/>
              <w14:ligatures w14:val="standardContextual"/>
            </w:rPr>
          </w:pPr>
          <w:hyperlink w:anchor="_Toc142736568" w:history="1">
            <w:r w:rsidR="00874C31" w:rsidRPr="00EE5D75">
              <w:rPr>
                <w:rStyle w:val="Hyperlink"/>
                <w:noProof/>
              </w:rPr>
              <w:t>CHƯƠNG 1: GIỚI THIỆU</w:t>
            </w:r>
            <w:r w:rsidR="00874C31">
              <w:rPr>
                <w:noProof/>
                <w:webHidden/>
              </w:rPr>
              <w:tab/>
            </w:r>
            <w:r w:rsidR="00874C31">
              <w:rPr>
                <w:noProof/>
                <w:webHidden/>
              </w:rPr>
              <w:fldChar w:fldCharType="begin"/>
            </w:r>
            <w:r w:rsidR="00874C31">
              <w:rPr>
                <w:noProof/>
                <w:webHidden/>
              </w:rPr>
              <w:instrText xml:space="preserve"> PAGEREF _Toc142736568 \h </w:instrText>
            </w:r>
            <w:r w:rsidR="00874C31">
              <w:rPr>
                <w:noProof/>
                <w:webHidden/>
              </w:rPr>
            </w:r>
            <w:r w:rsidR="00874C31">
              <w:rPr>
                <w:noProof/>
                <w:webHidden/>
              </w:rPr>
              <w:fldChar w:fldCharType="separate"/>
            </w:r>
            <w:r w:rsidR="00B14C6E">
              <w:rPr>
                <w:noProof/>
                <w:webHidden/>
              </w:rPr>
              <w:t>5</w:t>
            </w:r>
            <w:r w:rsidR="00874C31">
              <w:rPr>
                <w:noProof/>
                <w:webHidden/>
              </w:rPr>
              <w:fldChar w:fldCharType="end"/>
            </w:r>
          </w:hyperlink>
        </w:p>
        <w:p w14:paraId="78F5E734" w14:textId="7A0A4CA8" w:rsidR="00874C31" w:rsidRDefault="00000000">
          <w:pPr>
            <w:pStyle w:val="TOC2"/>
            <w:tabs>
              <w:tab w:val="left" w:pos="880"/>
              <w:tab w:val="right" w:leader="dot" w:pos="9350"/>
            </w:tabs>
            <w:rPr>
              <w:rFonts w:eastAsiaTheme="minorEastAsia" w:cstheme="minorBidi"/>
              <w:b w:val="0"/>
              <w:bCs w:val="0"/>
              <w:noProof/>
              <w:kern w:val="2"/>
              <w:lang w:eastAsia="en-US"/>
              <w14:ligatures w14:val="standardContextual"/>
            </w:rPr>
          </w:pPr>
          <w:hyperlink w:anchor="_Toc142736569" w:history="1">
            <w:r w:rsidR="00874C31" w:rsidRPr="00EE5D75">
              <w:rPr>
                <w:rStyle w:val="Hyperlink"/>
                <w:noProof/>
              </w:rPr>
              <w:t>1.1.</w:t>
            </w:r>
            <w:r w:rsidR="00874C31">
              <w:rPr>
                <w:rFonts w:eastAsiaTheme="minorEastAsia" w:cstheme="minorBidi"/>
                <w:b w:val="0"/>
                <w:bCs w:val="0"/>
                <w:noProof/>
                <w:kern w:val="2"/>
                <w:lang w:eastAsia="en-US"/>
                <w14:ligatures w14:val="standardContextual"/>
              </w:rPr>
              <w:tab/>
            </w:r>
            <w:r w:rsidR="00874C31" w:rsidRPr="00EE5D75">
              <w:rPr>
                <w:rStyle w:val="Hyperlink"/>
                <w:noProof/>
              </w:rPr>
              <w:t>Giới thiệu đề tài</w:t>
            </w:r>
            <w:r w:rsidR="00874C31">
              <w:rPr>
                <w:noProof/>
                <w:webHidden/>
              </w:rPr>
              <w:tab/>
            </w:r>
            <w:r w:rsidR="00874C31">
              <w:rPr>
                <w:noProof/>
                <w:webHidden/>
              </w:rPr>
              <w:fldChar w:fldCharType="begin"/>
            </w:r>
            <w:r w:rsidR="00874C31">
              <w:rPr>
                <w:noProof/>
                <w:webHidden/>
              </w:rPr>
              <w:instrText xml:space="preserve"> PAGEREF _Toc142736569 \h </w:instrText>
            </w:r>
            <w:r w:rsidR="00874C31">
              <w:rPr>
                <w:noProof/>
                <w:webHidden/>
              </w:rPr>
            </w:r>
            <w:r w:rsidR="00874C31">
              <w:rPr>
                <w:noProof/>
                <w:webHidden/>
              </w:rPr>
              <w:fldChar w:fldCharType="separate"/>
            </w:r>
            <w:r w:rsidR="00B14C6E">
              <w:rPr>
                <w:noProof/>
                <w:webHidden/>
              </w:rPr>
              <w:t>5</w:t>
            </w:r>
            <w:r w:rsidR="00874C31">
              <w:rPr>
                <w:noProof/>
                <w:webHidden/>
              </w:rPr>
              <w:fldChar w:fldCharType="end"/>
            </w:r>
          </w:hyperlink>
        </w:p>
        <w:p w14:paraId="0CB3A324" w14:textId="406CB038" w:rsidR="00874C31" w:rsidRDefault="00000000">
          <w:pPr>
            <w:pStyle w:val="TOC2"/>
            <w:tabs>
              <w:tab w:val="left" w:pos="880"/>
              <w:tab w:val="right" w:leader="dot" w:pos="9350"/>
            </w:tabs>
            <w:rPr>
              <w:rFonts w:eastAsiaTheme="minorEastAsia" w:cstheme="minorBidi"/>
              <w:b w:val="0"/>
              <w:bCs w:val="0"/>
              <w:noProof/>
              <w:kern w:val="2"/>
              <w:lang w:eastAsia="en-US"/>
              <w14:ligatures w14:val="standardContextual"/>
            </w:rPr>
          </w:pPr>
          <w:hyperlink w:anchor="_Toc142736570" w:history="1">
            <w:r w:rsidR="00874C31" w:rsidRPr="00EE5D75">
              <w:rPr>
                <w:rStyle w:val="Hyperlink"/>
                <w:noProof/>
              </w:rPr>
              <w:t>1.2.</w:t>
            </w:r>
            <w:r w:rsidR="00874C31">
              <w:rPr>
                <w:rFonts w:eastAsiaTheme="minorEastAsia" w:cstheme="minorBidi"/>
                <w:b w:val="0"/>
                <w:bCs w:val="0"/>
                <w:noProof/>
                <w:kern w:val="2"/>
                <w:lang w:eastAsia="en-US"/>
                <w14:ligatures w14:val="standardContextual"/>
              </w:rPr>
              <w:tab/>
            </w:r>
            <w:r w:rsidR="00874C31" w:rsidRPr="00EE5D75">
              <w:rPr>
                <w:rStyle w:val="Hyperlink"/>
                <w:noProof/>
              </w:rPr>
              <w:t>Động lực</w:t>
            </w:r>
            <w:r w:rsidR="00874C31">
              <w:rPr>
                <w:noProof/>
                <w:webHidden/>
              </w:rPr>
              <w:tab/>
            </w:r>
            <w:r w:rsidR="00874C31">
              <w:rPr>
                <w:noProof/>
                <w:webHidden/>
              </w:rPr>
              <w:fldChar w:fldCharType="begin"/>
            </w:r>
            <w:r w:rsidR="00874C31">
              <w:rPr>
                <w:noProof/>
                <w:webHidden/>
              </w:rPr>
              <w:instrText xml:space="preserve"> PAGEREF _Toc142736570 \h </w:instrText>
            </w:r>
            <w:r w:rsidR="00874C31">
              <w:rPr>
                <w:noProof/>
                <w:webHidden/>
              </w:rPr>
            </w:r>
            <w:r w:rsidR="00874C31">
              <w:rPr>
                <w:noProof/>
                <w:webHidden/>
              </w:rPr>
              <w:fldChar w:fldCharType="separate"/>
            </w:r>
            <w:r w:rsidR="00B14C6E">
              <w:rPr>
                <w:noProof/>
                <w:webHidden/>
              </w:rPr>
              <w:t>6</w:t>
            </w:r>
            <w:r w:rsidR="00874C31">
              <w:rPr>
                <w:noProof/>
                <w:webHidden/>
              </w:rPr>
              <w:fldChar w:fldCharType="end"/>
            </w:r>
          </w:hyperlink>
        </w:p>
        <w:p w14:paraId="62866030" w14:textId="3D314824" w:rsidR="00874C31" w:rsidRDefault="00000000">
          <w:pPr>
            <w:pStyle w:val="TOC2"/>
            <w:tabs>
              <w:tab w:val="left" w:pos="880"/>
              <w:tab w:val="right" w:leader="dot" w:pos="9350"/>
            </w:tabs>
            <w:rPr>
              <w:rFonts w:eastAsiaTheme="minorEastAsia" w:cstheme="minorBidi"/>
              <w:b w:val="0"/>
              <w:bCs w:val="0"/>
              <w:noProof/>
              <w:kern w:val="2"/>
              <w:lang w:eastAsia="en-US"/>
              <w14:ligatures w14:val="standardContextual"/>
            </w:rPr>
          </w:pPr>
          <w:hyperlink w:anchor="_Toc142736571" w:history="1">
            <w:r w:rsidR="00874C31" w:rsidRPr="00EE5D75">
              <w:rPr>
                <w:rStyle w:val="Hyperlink"/>
                <w:noProof/>
              </w:rPr>
              <w:t>1.3.</w:t>
            </w:r>
            <w:r w:rsidR="00874C31">
              <w:rPr>
                <w:rFonts w:eastAsiaTheme="minorEastAsia" w:cstheme="minorBidi"/>
                <w:b w:val="0"/>
                <w:bCs w:val="0"/>
                <w:noProof/>
                <w:kern w:val="2"/>
                <w:lang w:eastAsia="en-US"/>
                <w14:ligatures w14:val="standardContextual"/>
              </w:rPr>
              <w:tab/>
            </w:r>
            <w:r w:rsidR="00874C31" w:rsidRPr="00EE5D75">
              <w:rPr>
                <w:rStyle w:val="Hyperlink"/>
                <w:noProof/>
              </w:rPr>
              <w:t>Mô tả bài toán</w:t>
            </w:r>
            <w:r w:rsidR="00874C31">
              <w:rPr>
                <w:noProof/>
                <w:webHidden/>
              </w:rPr>
              <w:tab/>
            </w:r>
            <w:r w:rsidR="00874C31">
              <w:rPr>
                <w:noProof/>
                <w:webHidden/>
              </w:rPr>
              <w:fldChar w:fldCharType="begin"/>
            </w:r>
            <w:r w:rsidR="00874C31">
              <w:rPr>
                <w:noProof/>
                <w:webHidden/>
              </w:rPr>
              <w:instrText xml:space="preserve"> PAGEREF _Toc142736571 \h </w:instrText>
            </w:r>
            <w:r w:rsidR="00874C31">
              <w:rPr>
                <w:noProof/>
                <w:webHidden/>
              </w:rPr>
            </w:r>
            <w:r w:rsidR="00874C31">
              <w:rPr>
                <w:noProof/>
                <w:webHidden/>
              </w:rPr>
              <w:fldChar w:fldCharType="separate"/>
            </w:r>
            <w:r w:rsidR="00B14C6E">
              <w:rPr>
                <w:noProof/>
                <w:webHidden/>
              </w:rPr>
              <w:t>7</w:t>
            </w:r>
            <w:r w:rsidR="00874C31">
              <w:rPr>
                <w:noProof/>
                <w:webHidden/>
              </w:rPr>
              <w:fldChar w:fldCharType="end"/>
            </w:r>
          </w:hyperlink>
        </w:p>
        <w:p w14:paraId="5824EF8C" w14:textId="4CE68B25" w:rsidR="00874C31" w:rsidRDefault="00000000">
          <w:pPr>
            <w:pStyle w:val="TOC2"/>
            <w:tabs>
              <w:tab w:val="left" w:pos="880"/>
              <w:tab w:val="right" w:leader="dot" w:pos="9350"/>
            </w:tabs>
            <w:rPr>
              <w:rFonts w:eastAsiaTheme="minorEastAsia" w:cstheme="minorBidi"/>
              <w:b w:val="0"/>
              <w:bCs w:val="0"/>
              <w:noProof/>
              <w:kern w:val="2"/>
              <w:lang w:eastAsia="en-US"/>
              <w14:ligatures w14:val="standardContextual"/>
            </w:rPr>
          </w:pPr>
          <w:hyperlink w:anchor="_Toc142736572" w:history="1">
            <w:r w:rsidR="00874C31" w:rsidRPr="00EE5D75">
              <w:rPr>
                <w:rStyle w:val="Hyperlink"/>
                <w:noProof/>
              </w:rPr>
              <w:t>1.4.</w:t>
            </w:r>
            <w:r w:rsidR="00874C31">
              <w:rPr>
                <w:rFonts w:eastAsiaTheme="minorEastAsia" w:cstheme="minorBidi"/>
                <w:b w:val="0"/>
                <w:bCs w:val="0"/>
                <w:noProof/>
                <w:kern w:val="2"/>
                <w:lang w:eastAsia="en-US"/>
                <w14:ligatures w14:val="standardContextual"/>
              </w:rPr>
              <w:tab/>
            </w:r>
            <w:r w:rsidR="00874C31" w:rsidRPr="00EE5D75">
              <w:rPr>
                <w:rStyle w:val="Hyperlink"/>
                <w:noProof/>
              </w:rPr>
              <w:t>Tổ chức</w:t>
            </w:r>
            <w:r w:rsidR="00874C31">
              <w:rPr>
                <w:noProof/>
                <w:webHidden/>
              </w:rPr>
              <w:tab/>
            </w:r>
            <w:r w:rsidR="00874C31">
              <w:rPr>
                <w:noProof/>
                <w:webHidden/>
              </w:rPr>
              <w:fldChar w:fldCharType="begin"/>
            </w:r>
            <w:r w:rsidR="00874C31">
              <w:rPr>
                <w:noProof/>
                <w:webHidden/>
              </w:rPr>
              <w:instrText xml:space="preserve"> PAGEREF _Toc142736572 \h </w:instrText>
            </w:r>
            <w:r w:rsidR="00874C31">
              <w:rPr>
                <w:noProof/>
                <w:webHidden/>
              </w:rPr>
            </w:r>
            <w:r w:rsidR="00874C31">
              <w:rPr>
                <w:noProof/>
                <w:webHidden/>
              </w:rPr>
              <w:fldChar w:fldCharType="separate"/>
            </w:r>
            <w:r w:rsidR="00B14C6E">
              <w:rPr>
                <w:noProof/>
                <w:webHidden/>
              </w:rPr>
              <w:t>7</w:t>
            </w:r>
            <w:r w:rsidR="00874C31">
              <w:rPr>
                <w:noProof/>
                <w:webHidden/>
              </w:rPr>
              <w:fldChar w:fldCharType="end"/>
            </w:r>
          </w:hyperlink>
        </w:p>
        <w:p w14:paraId="1C06AD19" w14:textId="7701A8D7" w:rsidR="00874C31" w:rsidRDefault="00000000">
          <w:pPr>
            <w:pStyle w:val="TOC1"/>
            <w:tabs>
              <w:tab w:val="right" w:leader="dot" w:pos="9350"/>
            </w:tabs>
            <w:rPr>
              <w:rFonts w:eastAsiaTheme="minorEastAsia" w:cstheme="minorBidi"/>
              <w:b w:val="0"/>
              <w:bCs w:val="0"/>
              <w:i w:val="0"/>
              <w:iCs w:val="0"/>
              <w:noProof/>
              <w:kern w:val="2"/>
              <w:sz w:val="22"/>
              <w:szCs w:val="22"/>
              <w:lang w:eastAsia="en-US"/>
              <w14:ligatures w14:val="standardContextual"/>
            </w:rPr>
          </w:pPr>
          <w:hyperlink w:anchor="_Toc142736573" w:history="1">
            <w:r w:rsidR="00874C31" w:rsidRPr="00EE5D75">
              <w:rPr>
                <w:rStyle w:val="Hyperlink"/>
                <w:noProof/>
              </w:rPr>
              <w:t>CHƯƠNG 2: TỔNG QUAN</w:t>
            </w:r>
            <w:r w:rsidR="00874C31">
              <w:rPr>
                <w:noProof/>
                <w:webHidden/>
              </w:rPr>
              <w:tab/>
            </w:r>
            <w:r w:rsidR="00874C31">
              <w:rPr>
                <w:noProof/>
                <w:webHidden/>
              </w:rPr>
              <w:fldChar w:fldCharType="begin"/>
            </w:r>
            <w:r w:rsidR="00874C31">
              <w:rPr>
                <w:noProof/>
                <w:webHidden/>
              </w:rPr>
              <w:instrText xml:space="preserve"> PAGEREF _Toc142736573 \h </w:instrText>
            </w:r>
            <w:r w:rsidR="00874C31">
              <w:rPr>
                <w:noProof/>
                <w:webHidden/>
              </w:rPr>
            </w:r>
            <w:r w:rsidR="00874C31">
              <w:rPr>
                <w:noProof/>
                <w:webHidden/>
              </w:rPr>
              <w:fldChar w:fldCharType="separate"/>
            </w:r>
            <w:r w:rsidR="00B14C6E">
              <w:rPr>
                <w:noProof/>
                <w:webHidden/>
              </w:rPr>
              <w:t>8</w:t>
            </w:r>
            <w:r w:rsidR="00874C31">
              <w:rPr>
                <w:noProof/>
                <w:webHidden/>
              </w:rPr>
              <w:fldChar w:fldCharType="end"/>
            </w:r>
          </w:hyperlink>
        </w:p>
        <w:p w14:paraId="472B4663" w14:textId="333EDC08" w:rsidR="00874C31" w:rsidRDefault="00000000">
          <w:pPr>
            <w:pStyle w:val="TOC2"/>
            <w:tabs>
              <w:tab w:val="left" w:pos="880"/>
              <w:tab w:val="right" w:leader="dot" w:pos="9350"/>
            </w:tabs>
            <w:rPr>
              <w:rFonts w:eastAsiaTheme="minorEastAsia" w:cstheme="minorBidi"/>
              <w:b w:val="0"/>
              <w:bCs w:val="0"/>
              <w:noProof/>
              <w:kern w:val="2"/>
              <w:lang w:eastAsia="en-US"/>
              <w14:ligatures w14:val="standardContextual"/>
            </w:rPr>
          </w:pPr>
          <w:hyperlink w:anchor="_Toc142736574" w:history="1">
            <w:r w:rsidR="00874C31" w:rsidRPr="00EE5D75">
              <w:rPr>
                <w:rStyle w:val="Hyperlink"/>
                <w:noProof/>
              </w:rPr>
              <w:t>2.1.</w:t>
            </w:r>
            <w:r w:rsidR="00874C31">
              <w:rPr>
                <w:rFonts w:eastAsiaTheme="minorEastAsia" w:cstheme="minorBidi"/>
                <w:b w:val="0"/>
                <w:bCs w:val="0"/>
                <w:noProof/>
                <w:kern w:val="2"/>
                <w:lang w:eastAsia="en-US"/>
                <w14:ligatures w14:val="standardContextual"/>
              </w:rPr>
              <w:tab/>
            </w:r>
            <w:r w:rsidR="00874C31" w:rsidRPr="00EE5D75">
              <w:rPr>
                <w:rStyle w:val="Hyperlink"/>
                <w:noProof/>
              </w:rPr>
              <w:t>Các công trình liên quan</w:t>
            </w:r>
            <w:r w:rsidR="00874C31">
              <w:rPr>
                <w:noProof/>
                <w:webHidden/>
              </w:rPr>
              <w:tab/>
            </w:r>
            <w:r w:rsidR="00874C31">
              <w:rPr>
                <w:noProof/>
                <w:webHidden/>
              </w:rPr>
              <w:fldChar w:fldCharType="begin"/>
            </w:r>
            <w:r w:rsidR="00874C31">
              <w:rPr>
                <w:noProof/>
                <w:webHidden/>
              </w:rPr>
              <w:instrText xml:space="preserve"> PAGEREF _Toc142736574 \h </w:instrText>
            </w:r>
            <w:r w:rsidR="00874C31">
              <w:rPr>
                <w:noProof/>
                <w:webHidden/>
              </w:rPr>
            </w:r>
            <w:r w:rsidR="00874C31">
              <w:rPr>
                <w:noProof/>
                <w:webHidden/>
              </w:rPr>
              <w:fldChar w:fldCharType="separate"/>
            </w:r>
            <w:r w:rsidR="00B14C6E">
              <w:rPr>
                <w:noProof/>
                <w:webHidden/>
              </w:rPr>
              <w:t>8</w:t>
            </w:r>
            <w:r w:rsidR="00874C31">
              <w:rPr>
                <w:noProof/>
                <w:webHidden/>
              </w:rPr>
              <w:fldChar w:fldCharType="end"/>
            </w:r>
          </w:hyperlink>
        </w:p>
        <w:p w14:paraId="6238278B" w14:textId="4D00B280" w:rsidR="00874C31" w:rsidRDefault="00000000">
          <w:pPr>
            <w:pStyle w:val="TOC2"/>
            <w:tabs>
              <w:tab w:val="left" w:pos="880"/>
              <w:tab w:val="right" w:leader="dot" w:pos="9350"/>
            </w:tabs>
            <w:rPr>
              <w:rFonts w:eastAsiaTheme="minorEastAsia" w:cstheme="minorBidi"/>
              <w:b w:val="0"/>
              <w:bCs w:val="0"/>
              <w:noProof/>
              <w:kern w:val="2"/>
              <w:lang w:eastAsia="en-US"/>
              <w14:ligatures w14:val="standardContextual"/>
            </w:rPr>
          </w:pPr>
          <w:hyperlink w:anchor="_Toc142736575" w:history="1">
            <w:r w:rsidR="00874C31" w:rsidRPr="00EE5D75">
              <w:rPr>
                <w:rStyle w:val="Hyperlink"/>
                <w:noProof/>
              </w:rPr>
              <w:t>2.2.</w:t>
            </w:r>
            <w:r w:rsidR="00874C31">
              <w:rPr>
                <w:rFonts w:eastAsiaTheme="minorEastAsia" w:cstheme="minorBidi"/>
                <w:b w:val="0"/>
                <w:bCs w:val="0"/>
                <w:noProof/>
                <w:kern w:val="2"/>
                <w:lang w:eastAsia="en-US"/>
                <w14:ligatures w14:val="standardContextual"/>
              </w:rPr>
              <w:tab/>
            </w:r>
            <w:r w:rsidR="00874C31" w:rsidRPr="00EE5D75">
              <w:rPr>
                <w:rStyle w:val="Hyperlink"/>
                <w:noProof/>
              </w:rPr>
              <w:t>Thách thức</w:t>
            </w:r>
            <w:r w:rsidR="00874C31">
              <w:rPr>
                <w:noProof/>
                <w:webHidden/>
              </w:rPr>
              <w:tab/>
            </w:r>
            <w:r w:rsidR="00874C31">
              <w:rPr>
                <w:noProof/>
                <w:webHidden/>
              </w:rPr>
              <w:fldChar w:fldCharType="begin"/>
            </w:r>
            <w:r w:rsidR="00874C31">
              <w:rPr>
                <w:noProof/>
                <w:webHidden/>
              </w:rPr>
              <w:instrText xml:space="preserve"> PAGEREF _Toc142736575 \h </w:instrText>
            </w:r>
            <w:r w:rsidR="00874C31">
              <w:rPr>
                <w:noProof/>
                <w:webHidden/>
              </w:rPr>
            </w:r>
            <w:r w:rsidR="00874C31">
              <w:rPr>
                <w:noProof/>
                <w:webHidden/>
              </w:rPr>
              <w:fldChar w:fldCharType="separate"/>
            </w:r>
            <w:r w:rsidR="00B14C6E">
              <w:rPr>
                <w:noProof/>
                <w:webHidden/>
              </w:rPr>
              <w:t>9</w:t>
            </w:r>
            <w:r w:rsidR="00874C31">
              <w:rPr>
                <w:noProof/>
                <w:webHidden/>
              </w:rPr>
              <w:fldChar w:fldCharType="end"/>
            </w:r>
          </w:hyperlink>
        </w:p>
        <w:p w14:paraId="1F51E8B3" w14:textId="7CE87086" w:rsidR="00874C31" w:rsidRDefault="00000000">
          <w:pPr>
            <w:pStyle w:val="TOC1"/>
            <w:tabs>
              <w:tab w:val="right" w:leader="dot" w:pos="9350"/>
            </w:tabs>
            <w:rPr>
              <w:rFonts w:eastAsiaTheme="minorEastAsia" w:cstheme="minorBidi"/>
              <w:b w:val="0"/>
              <w:bCs w:val="0"/>
              <w:i w:val="0"/>
              <w:iCs w:val="0"/>
              <w:noProof/>
              <w:kern w:val="2"/>
              <w:sz w:val="22"/>
              <w:szCs w:val="22"/>
              <w:lang w:eastAsia="en-US"/>
              <w14:ligatures w14:val="standardContextual"/>
            </w:rPr>
          </w:pPr>
          <w:hyperlink w:anchor="_Toc142736576" w:history="1">
            <w:r w:rsidR="00874C31" w:rsidRPr="00EE5D75">
              <w:rPr>
                <w:rStyle w:val="Hyperlink"/>
                <w:noProof/>
              </w:rPr>
              <w:t>CHƯƠNG 3: PHƯƠNG PHÁP ĐỀ XUẤT</w:t>
            </w:r>
            <w:r w:rsidR="00874C31">
              <w:rPr>
                <w:noProof/>
                <w:webHidden/>
              </w:rPr>
              <w:tab/>
            </w:r>
            <w:r w:rsidR="00874C31">
              <w:rPr>
                <w:noProof/>
                <w:webHidden/>
              </w:rPr>
              <w:fldChar w:fldCharType="begin"/>
            </w:r>
            <w:r w:rsidR="00874C31">
              <w:rPr>
                <w:noProof/>
                <w:webHidden/>
              </w:rPr>
              <w:instrText xml:space="preserve"> PAGEREF _Toc142736576 \h </w:instrText>
            </w:r>
            <w:r w:rsidR="00874C31">
              <w:rPr>
                <w:noProof/>
                <w:webHidden/>
              </w:rPr>
            </w:r>
            <w:r w:rsidR="00874C31">
              <w:rPr>
                <w:noProof/>
                <w:webHidden/>
              </w:rPr>
              <w:fldChar w:fldCharType="separate"/>
            </w:r>
            <w:r w:rsidR="00B14C6E">
              <w:rPr>
                <w:noProof/>
                <w:webHidden/>
              </w:rPr>
              <w:t>11</w:t>
            </w:r>
            <w:r w:rsidR="00874C31">
              <w:rPr>
                <w:noProof/>
                <w:webHidden/>
              </w:rPr>
              <w:fldChar w:fldCharType="end"/>
            </w:r>
          </w:hyperlink>
        </w:p>
        <w:p w14:paraId="2458CF67" w14:textId="1E466DA9" w:rsidR="00874C31" w:rsidRDefault="00000000">
          <w:pPr>
            <w:pStyle w:val="TOC2"/>
            <w:tabs>
              <w:tab w:val="left" w:pos="880"/>
              <w:tab w:val="right" w:leader="dot" w:pos="9350"/>
            </w:tabs>
            <w:rPr>
              <w:rFonts w:eastAsiaTheme="minorEastAsia" w:cstheme="minorBidi"/>
              <w:b w:val="0"/>
              <w:bCs w:val="0"/>
              <w:noProof/>
              <w:kern w:val="2"/>
              <w:lang w:eastAsia="en-US"/>
              <w14:ligatures w14:val="standardContextual"/>
            </w:rPr>
          </w:pPr>
          <w:hyperlink w:anchor="_Toc142736577" w:history="1">
            <w:r w:rsidR="00874C31" w:rsidRPr="00EE5D75">
              <w:rPr>
                <w:rStyle w:val="Hyperlink"/>
                <w:noProof/>
              </w:rPr>
              <w:t>3.1.</w:t>
            </w:r>
            <w:r w:rsidR="00874C31">
              <w:rPr>
                <w:rFonts w:eastAsiaTheme="minorEastAsia" w:cstheme="minorBidi"/>
                <w:b w:val="0"/>
                <w:bCs w:val="0"/>
                <w:noProof/>
                <w:kern w:val="2"/>
                <w:lang w:eastAsia="en-US"/>
                <w14:ligatures w14:val="standardContextual"/>
              </w:rPr>
              <w:tab/>
            </w:r>
            <w:r w:rsidR="00874C31" w:rsidRPr="00EE5D75">
              <w:rPr>
                <w:rStyle w:val="Hyperlink"/>
                <w:noProof/>
              </w:rPr>
              <w:t>Sơ đồ chung của hệ thống</w:t>
            </w:r>
            <w:r w:rsidR="00874C31">
              <w:rPr>
                <w:noProof/>
                <w:webHidden/>
              </w:rPr>
              <w:tab/>
            </w:r>
            <w:r w:rsidR="00874C31">
              <w:rPr>
                <w:noProof/>
                <w:webHidden/>
              </w:rPr>
              <w:fldChar w:fldCharType="begin"/>
            </w:r>
            <w:r w:rsidR="00874C31">
              <w:rPr>
                <w:noProof/>
                <w:webHidden/>
              </w:rPr>
              <w:instrText xml:space="preserve"> PAGEREF _Toc142736577 \h </w:instrText>
            </w:r>
            <w:r w:rsidR="00874C31">
              <w:rPr>
                <w:noProof/>
                <w:webHidden/>
              </w:rPr>
            </w:r>
            <w:r w:rsidR="00874C31">
              <w:rPr>
                <w:noProof/>
                <w:webHidden/>
              </w:rPr>
              <w:fldChar w:fldCharType="separate"/>
            </w:r>
            <w:r w:rsidR="00B14C6E">
              <w:rPr>
                <w:noProof/>
                <w:webHidden/>
              </w:rPr>
              <w:t>11</w:t>
            </w:r>
            <w:r w:rsidR="00874C31">
              <w:rPr>
                <w:noProof/>
                <w:webHidden/>
              </w:rPr>
              <w:fldChar w:fldCharType="end"/>
            </w:r>
          </w:hyperlink>
        </w:p>
        <w:p w14:paraId="7E197AFB" w14:textId="3739168F" w:rsidR="00874C31" w:rsidRDefault="00000000">
          <w:pPr>
            <w:pStyle w:val="TOC2"/>
            <w:tabs>
              <w:tab w:val="left" w:pos="880"/>
              <w:tab w:val="right" w:leader="dot" w:pos="9350"/>
            </w:tabs>
            <w:rPr>
              <w:rFonts w:eastAsiaTheme="minorEastAsia" w:cstheme="minorBidi"/>
              <w:b w:val="0"/>
              <w:bCs w:val="0"/>
              <w:noProof/>
              <w:kern w:val="2"/>
              <w:lang w:eastAsia="en-US"/>
              <w14:ligatures w14:val="standardContextual"/>
            </w:rPr>
          </w:pPr>
          <w:hyperlink w:anchor="_Toc142736578" w:history="1">
            <w:r w:rsidR="00874C31" w:rsidRPr="00EE5D75">
              <w:rPr>
                <w:rStyle w:val="Hyperlink"/>
                <w:noProof/>
              </w:rPr>
              <w:t>3.2.</w:t>
            </w:r>
            <w:r w:rsidR="00874C31">
              <w:rPr>
                <w:rFonts w:eastAsiaTheme="minorEastAsia" w:cstheme="minorBidi"/>
                <w:b w:val="0"/>
                <w:bCs w:val="0"/>
                <w:noProof/>
                <w:kern w:val="2"/>
                <w:lang w:eastAsia="en-US"/>
                <w14:ligatures w14:val="standardContextual"/>
              </w:rPr>
              <w:tab/>
            </w:r>
            <w:r w:rsidR="00874C31" w:rsidRPr="00EE5D75">
              <w:rPr>
                <w:rStyle w:val="Hyperlink"/>
                <w:noProof/>
              </w:rPr>
              <w:t>Thu thập các đường dẫn (URL) liên quan</w:t>
            </w:r>
            <w:r w:rsidR="00874C31">
              <w:rPr>
                <w:noProof/>
                <w:webHidden/>
              </w:rPr>
              <w:tab/>
            </w:r>
            <w:r w:rsidR="00874C31">
              <w:rPr>
                <w:noProof/>
                <w:webHidden/>
              </w:rPr>
              <w:fldChar w:fldCharType="begin"/>
            </w:r>
            <w:r w:rsidR="00874C31">
              <w:rPr>
                <w:noProof/>
                <w:webHidden/>
              </w:rPr>
              <w:instrText xml:space="preserve"> PAGEREF _Toc142736578 \h </w:instrText>
            </w:r>
            <w:r w:rsidR="00874C31">
              <w:rPr>
                <w:noProof/>
                <w:webHidden/>
              </w:rPr>
            </w:r>
            <w:r w:rsidR="00874C31">
              <w:rPr>
                <w:noProof/>
                <w:webHidden/>
              </w:rPr>
              <w:fldChar w:fldCharType="separate"/>
            </w:r>
            <w:r w:rsidR="00B14C6E">
              <w:rPr>
                <w:noProof/>
                <w:webHidden/>
              </w:rPr>
              <w:t>13</w:t>
            </w:r>
            <w:r w:rsidR="00874C31">
              <w:rPr>
                <w:noProof/>
                <w:webHidden/>
              </w:rPr>
              <w:fldChar w:fldCharType="end"/>
            </w:r>
          </w:hyperlink>
        </w:p>
        <w:p w14:paraId="328FE3D9" w14:textId="773C336F" w:rsidR="00874C31" w:rsidRDefault="00000000">
          <w:pPr>
            <w:pStyle w:val="TOC2"/>
            <w:tabs>
              <w:tab w:val="left" w:pos="880"/>
              <w:tab w:val="right" w:leader="dot" w:pos="9350"/>
            </w:tabs>
            <w:rPr>
              <w:rFonts w:eastAsiaTheme="minorEastAsia" w:cstheme="minorBidi"/>
              <w:b w:val="0"/>
              <w:bCs w:val="0"/>
              <w:noProof/>
              <w:kern w:val="2"/>
              <w:lang w:eastAsia="en-US"/>
              <w14:ligatures w14:val="standardContextual"/>
            </w:rPr>
          </w:pPr>
          <w:hyperlink w:anchor="_Toc142736579" w:history="1">
            <w:r w:rsidR="00874C31" w:rsidRPr="00EE5D75">
              <w:rPr>
                <w:rStyle w:val="Hyperlink"/>
                <w:noProof/>
              </w:rPr>
              <w:t>3.3.</w:t>
            </w:r>
            <w:r w:rsidR="00874C31">
              <w:rPr>
                <w:rFonts w:eastAsiaTheme="minorEastAsia" w:cstheme="minorBidi"/>
                <w:b w:val="0"/>
                <w:bCs w:val="0"/>
                <w:noProof/>
                <w:kern w:val="2"/>
                <w:lang w:eastAsia="en-US"/>
                <w14:ligatures w14:val="standardContextual"/>
              </w:rPr>
              <w:tab/>
            </w:r>
            <w:r w:rsidR="00874C31" w:rsidRPr="00EE5D75">
              <w:rPr>
                <w:rStyle w:val="Hyperlink"/>
                <w:noProof/>
              </w:rPr>
              <w:t>Tải nội dung các tệp HTML</w:t>
            </w:r>
            <w:r w:rsidR="00874C31">
              <w:rPr>
                <w:noProof/>
                <w:webHidden/>
              </w:rPr>
              <w:tab/>
            </w:r>
            <w:r w:rsidR="00874C31">
              <w:rPr>
                <w:noProof/>
                <w:webHidden/>
              </w:rPr>
              <w:fldChar w:fldCharType="begin"/>
            </w:r>
            <w:r w:rsidR="00874C31">
              <w:rPr>
                <w:noProof/>
                <w:webHidden/>
              </w:rPr>
              <w:instrText xml:space="preserve"> PAGEREF _Toc142736579 \h </w:instrText>
            </w:r>
            <w:r w:rsidR="00874C31">
              <w:rPr>
                <w:noProof/>
                <w:webHidden/>
              </w:rPr>
            </w:r>
            <w:r w:rsidR="00874C31">
              <w:rPr>
                <w:noProof/>
                <w:webHidden/>
              </w:rPr>
              <w:fldChar w:fldCharType="separate"/>
            </w:r>
            <w:r w:rsidR="00B14C6E">
              <w:rPr>
                <w:noProof/>
                <w:webHidden/>
              </w:rPr>
              <w:t>13</w:t>
            </w:r>
            <w:r w:rsidR="00874C31">
              <w:rPr>
                <w:noProof/>
                <w:webHidden/>
              </w:rPr>
              <w:fldChar w:fldCharType="end"/>
            </w:r>
          </w:hyperlink>
        </w:p>
        <w:p w14:paraId="5524CEA0" w14:textId="74A5D6C6" w:rsidR="00874C31" w:rsidRDefault="00000000">
          <w:pPr>
            <w:pStyle w:val="TOC2"/>
            <w:tabs>
              <w:tab w:val="left" w:pos="880"/>
              <w:tab w:val="right" w:leader="dot" w:pos="9350"/>
            </w:tabs>
            <w:rPr>
              <w:rFonts w:eastAsiaTheme="minorEastAsia" w:cstheme="minorBidi"/>
              <w:b w:val="0"/>
              <w:bCs w:val="0"/>
              <w:noProof/>
              <w:kern w:val="2"/>
              <w:lang w:eastAsia="en-US"/>
              <w14:ligatures w14:val="standardContextual"/>
            </w:rPr>
          </w:pPr>
          <w:hyperlink w:anchor="_Toc142736580" w:history="1">
            <w:r w:rsidR="00874C31" w:rsidRPr="00EE5D75">
              <w:rPr>
                <w:rStyle w:val="Hyperlink"/>
                <w:noProof/>
              </w:rPr>
              <w:t>3.4.</w:t>
            </w:r>
            <w:r w:rsidR="00874C31">
              <w:rPr>
                <w:rFonts w:eastAsiaTheme="minorEastAsia" w:cstheme="minorBidi"/>
                <w:b w:val="0"/>
                <w:bCs w:val="0"/>
                <w:noProof/>
                <w:kern w:val="2"/>
                <w:lang w:eastAsia="en-US"/>
                <w14:ligatures w14:val="standardContextual"/>
              </w:rPr>
              <w:tab/>
            </w:r>
            <w:r w:rsidR="00874C31" w:rsidRPr="00EE5D75">
              <w:rPr>
                <w:rStyle w:val="Hyperlink"/>
                <w:noProof/>
              </w:rPr>
              <w:t>Thu thập nội dung trong các tag cần thiết:</w:t>
            </w:r>
            <w:r w:rsidR="00874C31">
              <w:rPr>
                <w:noProof/>
                <w:webHidden/>
              </w:rPr>
              <w:tab/>
            </w:r>
            <w:r w:rsidR="00874C31">
              <w:rPr>
                <w:noProof/>
                <w:webHidden/>
              </w:rPr>
              <w:fldChar w:fldCharType="begin"/>
            </w:r>
            <w:r w:rsidR="00874C31">
              <w:rPr>
                <w:noProof/>
                <w:webHidden/>
              </w:rPr>
              <w:instrText xml:space="preserve"> PAGEREF _Toc142736580 \h </w:instrText>
            </w:r>
            <w:r w:rsidR="00874C31">
              <w:rPr>
                <w:noProof/>
                <w:webHidden/>
              </w:rPr>
            </w:r>
            <w:r w:rsidR="00874C31">
              <w:rPr>
                <w:noProof/>
                <w:webHidden/>
              </w:rPr>
              <w:fldChar w:fldCharType="separate"/>
            </w:r>
            <w:r w:rsidR="00B14C6E">
              <w:rPr>
                <w:noProof/>
                <w:webHidden/>
              </w:rPr>
              <w:t>14</w:t>
            </w:r>
            <w:r w:rsidR="00874C31">
              <w:rPr>
                <w:noProof/>
                <w:webHidden/>
              </w:rPr>
              <w:fldChar w:fldCharType="end"/>
            </w:r>
          </w:hyperlink>
        </w:p>
        <w:p w14:paraId="0017C551" w14:textId="7DAF5322" w:rsidR="00874C31" w:rsidRDefault="00000000">
          <w:pPr>
            <w:pStyle w:val="TOC2"/>
            <w:tabs>
              <w:tab w:val="left" w:pos="880"/>
              <w:tab w:val="right" w:leader="dot" w:pos="9350"/>
            </w:tabs>
            <w:rPr>
              <w:rFonts w:eastAsiaTheme="minorEastAsia" w:cstheme="minorBidi"/>
              <w:b w:val="0"/>
              <w:bCs w:val="0"/>
              <w:noProof/>
              <w:kern w:val="2"/>
              <w:lang w:eastAsia="en-US"/>
              <w14:ligatures w14:val="standardContextual"/>
            </w:rPr>
          </w:pPr>
          <w:hyperlink w:anchor="_Toc142736581" w:history="1">
            <w:r w:rsidR="00874C31" w:rsidRPr="00EE5D75">
              <w:rPr>
                <w:rStyle w:val="Hyperlink"/>
                <w:noProof/>
              </w:rPr>
              <w:t>3.5.</w:t>
            </w:r>
            <w:r w:rsidR="00874C31">
              <w:rPr>
                <w:rFonts w:eastAsiaTheme="minorEastAsia" w:cstheme="minorBidi"/>
                <w:b w:val="0"/>
                <w:bCs w:val="0"/>
                <w:noProof/>
                <w:kern w:val="2"/>
                <w:lang w:eastAsia="en-US"/>
                <w14:ligatures w14:val="standardContextual"/>
              </w:rPr>
              <w:tab/>
            </w:r>
            <w:r w:rsidR="00874C31" w:rsidRPr="00EE5D75">
              <w:rPr>
                <w:rStyle w:val="Hyperlink"/>
                <w:noProof/>
              </w:rPr>
              <w:t>Thu thập hình ảnh:</w:t>
            </w:r>
            <w:r w:rsidR="00874C31">
              <w:rPr>
                <w:noProof/>
                <w:webHidden/>
              </w:rPr>
              <w:tab/>
            </w:r>
            <w:r w:rsidR="00874C31">
              <w:rPr>
                <w:noProof/>
                <w:webHidden/>
              </w:rPr>
              <w:fldChar w:fldCharType="begin"/>
            </w:r>
            <w:r w:rsidR="00874C31">
              <w:rPr>
                <w:noProof/>
                <w:webHidden/>
              </w:rPr>
              <w:instrText xml:space="preserve"> PAGEREF _Toc142736581 \h </w:instrText>
            </w:r>
            <w:r w:rsidR="00874C31">
              <w:rPr>
                <w:noProof/>
                <w:webHidden/>
              </w:rPr>
            </w:r>
            <w:r w:rsidR="00874C31">
              <w:rPr>
                <w:noProof/>
                <w:webHidden/>
              </w:rPr>
              <w:fldChar w:fldCharType="separate"/>
            </w:r>
            <w:r w:rsidR="00B14C6E">
              <w:rPr>
                <w:noProof/>
                <w:webHidden/>
              </w:rPr>
              <w:t>14</w:t>
            </w:r>
            <w:r w:rsidR="00874C31">
              <w:rPr>
                <w:noProof/>
                <w:webHidden/>
              </w:rPr>
              <w:fldChar w:fldCharType="end"/>
            </w:r>
          </w:hyperlink>
        </w:p>
        <w:p w14:paraId="2AF96B33" w14:textId="2B9BA31D" w:rsidR="00874C31" w:rsidRDefault="00000000">
          <w:pPr>
            <w:pStyle w:val="TOC2"/>
            <w:tabs>
              <w:tab w:val="left" w:pos="880"/>
              <w:tab w:val="right" w:leader="dot" w:pos="9350"/>
            </w:tabs>
            <w:rPr>
              <w:rFonts w:eastAsiaTheme="minorEastAsia" w:cstheme="minorBidi"/>
              <w:b w:val="0"/>
              <w:bCs w:val="0"/>
              <w:noProof/>
              <w:kern w:val="2"/>
              <w:lang w:eastAsia="en-US"/>
              <w14:ligatures w14:val="standardContextual"/>
            </w:rPr>
          </w:pPr>
          <w:hyperlink w:anchor="_Toc142736582" w:history="1">
            <w:r w:rsidR="00874C31" w:rsidRPr="00EE5D75">
              <w:rPr>
                <w:rStyle w:val="Hyperlink"/>
                <w:noProof/>
              </w:rPr>
              <w:t>3.6.</w:t>
            </w:r>
            <w:r w:rsidR="00874C31">
              <w:rPr>
                <w:rFonts w:eastAsiaTheme="minorEastAsia" w:cstheme="minorBidi"/>
                <w:b w:val="0"/>
                <w:bCs w:val="0"/>
                <w:noProof/>
                <w:kern w:val="2"/>
                <w:lang w:eastAsia="en-US"/>
                <w14:ligatures w14:val="standardContextual"/>
              </w:rPr>
              <w:tab/>
            </w:r>
            <w:r w:rsidR="00874C31" w:rsidRPr="00EE5D75">
              <w:rPr>
                <w:rStyle w:val="Hyperlink"/>
                <w:noProof/>
              </w:rPr>
              <w:t>Xử lý nội dung ngôn ngữ</w:t>
            </w:r>
            <w:r w:rsidR="00874C31">
              <w:rPr>
                <w:noProof/>
                <w:webHidden/>
              </w:rPr>
              <w:tab/>
            </w:r>
            <w:r w:rsidR="00874C31">
              <w:rPr>
                <w:noProof/>
                <w:webHidden/>
              </w:rPr>
              <w:fldChar w:fldCharType="begin"/>
            </w:r>
            <w:r w:rsidR="00874C31">
              <w:rPr>
                <w:noProof/>
                <w:webHidden/>
              </w:rPr>
              <w:instrText xml:space="preserve"> PAGEREF _Toc142736582 \h </w:instrText>
            </w:r>
            <w:r w:rsidR="00874C31">
              <w:rPr>
                <w:noProof/>
                <w:webHidden/>
              </w:rPr>
            </w:r>
            <w:r w:rsidR="00874C31">
              <w:rPr>
                <w:noProof/>
                <w:webHidden/>
              </w:rPr>
              <w:fldChar w:fldCharType="separate"/>
            </w:r>
            <w:r w:rsidR="00B14C6E">
              <w:rPr>
                <w:noProof/>
                <w:webHidden/>
              </w:rPr>
              <w:t>16</w:t>
            </w:r>
            <w:r w:rsidR="00874C31">
              <w:rPr>
                <w:noProof/>
                <w:webHidden/>
              </w:rPr>
              <w:fldChar w:fldCharType="end"/>
            </w:r>
          </w:hyperlink>
        </w:p>
        <w:p w14:paraId="3D9254E7" w14:textId="3D7BCEA1" w:rsidR="00874C31" w:rsidRDefault="00000000">
          <w:pPr>
            <w:pStyle w:val="TOC3"/>
            <w:tabs>
              <w:tab w:val="left" w:pos="1320"/>
              <w:tab w:val="right" w:leader="dot" w:pos="9350"/>
            </w:tabs>
            <w:rPr>
              <w:rFonts w:eastAsiaTheme="minorEastAsia" w:cstheme="minorBidi"/>
              <w:noProof/>
              <w:kern w:val="2"/>
              <w:sz w:val="22"/>
              <w:szCs w:val="22"/>
              <w:lang w:eastAsia="en-US"/>
              <w14:ligatures w14:val="standardContextual"/>
            </w:rPr>
          </w:pPr>
          <w:hyperlink w:anchor="_Toc142736583" w:history="1">
            <w:r w:rsidR="00874C31" w:rsidRPr="00EE5D75">
              <w:rPr>
                <w:rStyle w:val="Hyperlink"/>
                <w:noProof/>
              </w:rPr>
              <w:t>3.6.1.</w:t>
            </w:r>
            <w:r w:rsidR="00874C31">
              <w:rPr>
                <w:rFonts w:eastAsiaTheme="minorEastAsia" w:cstheme="minorBidi"/>
                <w:noProof/>
                <w:kern w:val="2"/>
                <w:sz w:val="22"/>
                <w:szCs w:val="22"/>
                <w:lang w:eastAsia="en-US"/>
                <w14:ligatures w14:val="standardContextual"/>
              </w:rPr>
              <w:tab/>
            </w:r>
            <w:r w:rsidR="00874C31" w:rsidRPr="00EE5D75">
              <w:rPr>
                <w:rStyle w:val="Hyperlink"/>
                <w:noProof/>
              </w:rPr>
              <w:t>Lưu trữ nội dung thành các file txt</w:t>
            </w:r>
            <w:r w:rsidR="00874C31">
              <w:rPr>
                <w:noProof/>
                <w:webHidden/>
              </w:rPr>
              <w:tab/>
            </w:r>
            <w:r w:rsidR="00874C31">
              <w:rPr>
                <w:noProof/>
                <w:webHidden/>
              </w:rPr>
              <w:fldChar w:fldCharType="begin"/>
            </w:r>
            <w:r w:rsidR="00874C31">
              <w:rPr>
                <w:noProof/>
                <w:webHidden/>
              </w:rPr>
              <w:instrText xml:space="preserve"> PAGEREF _Toc142736583 \h </w:instrText>
            </w:r>
            <w:r w:rsidR="00874C31">
              <w:rPr>
                <w:noProof/>
                <w:webHidden/>
              </w:rPr>
            </w:r>
            <w:r w:rsidR="00874C31">
              <w:rPr>
                <w:noProof/>
                <w:webHidden/>
              </w:rPr>
              <w:fldChar w:fldCharType="separate"/>
            </w:r>
            <w:r w:rsidR="00B14C6E">
              <w:rPr>
                <w:noProof/>
                <w:webHidden/>
              </w:rPr>
              <w:t>16</w:t>
            </w:r>
            <w:r w:rsidR="00874C31">
              <w:rPr>
                <w:noProof/>
                <w:webHidden/>
              </w:rPr>
              <w:fldChar w:fldCharType="end"/>
            </w:r>
          </w:hyperlink>
        </w:p>
        <w:p w14:paraId="31CFED12" w14:textId="510C396C" w:rsidR="00874C31" w:rsidRDefault="00000000">
          <w:pPr>
            <w:pStyle w:val="TOC3"/>
            <w:tabs>
              <w:tab w:val="left" w:pos="1320"/>
              <w:tab w:val="right" w:leader="dot" w:pos="9350"/>
            </w:tabs>
            <w:rPr>
              <w:rFonts w:eastAsiaTheme="minorEastAsia" w:cstheme="minorBidi"/>
              <w:noProof/>
              <w:kern w:val="2"/>
              <w:sz w:val="22"/>
              <w:szCs w:val="22"/>
              <w:lang w:eastAsia="en-US"/>
              <w14:ligatures w14:val="standardContextual"/>
            </w:rPr>
          </w:pPr>
          <w:hyperlink w:anchor="_Toc142736584" w:history="1">
            <w:r w:rsidR="00874C31" w:rsidRPr="00EE5D75">
              <w:rPr>
                <w:rStyle w:val="Hyperlink"/>
                <w:noProof/>
              </w:rPr>
              <w:t>3.6.2.</w:t>
            </w:r>
            <w:r w:rsidR="00874C31">
              <w:rPr>
                <w:rFonts w:eastAsiaTheme="minorEastAsia" w:cstheme="minorBidi"/>
                <w:noProof/>
                <w:kern w:val="2"/>
                <w:sz w:val="22"/>
                <w:szCs w:val="22"/>
                <w:lang w:eastAsia="en-US"/>
                <w14:ligatures w14:val="standardContextual"/>
              </w:rPr>
              <w:tab/>
            </w:r>
            <w:r w:rsidR="00874C31" w:rsidRPr="00EE5D75">
              <w:rPr>
                <w:rStyle w:val="Hyperlink"/>
                <w:noProof/>
              </w:rPr>
              <w:t>Dùng Nom Transliteration HCMUS và HVDict Translate API dịch làm chuẩn</w:t>
            </w:r>
            <w:r w:rsidR="00874C31">
              <w:rPr>
                <w:noProof/>
                <w:webHidden/>
              </w:rPr>
              <w:tab/>
            </w:r>
            <w:r w:rsidR="00874C31">
              <w:rPr>
                <w:noProof/>
                <w:webHidden/>
              </w:rPr>
              <w:fldChar w:fldCharType="begin"/>
            </w:r>
            <w:r w:rsidR="00874C31">
              <w:rPr>
                <w:noProof/>
                <w:webHidden/>
              </w:rPr>
              <w:instrText xml:space="preserve"> PAGEREF _Toc142736584 \h </w:instrText>
            </w:r>
            <w:r w:rsidR="00874C31">
              <w:rPr>
                <w:noProof/>
                <w:webHidden/>
              </w:rPr>
            </w:r>
            <w:r w:rsidR="00874C31">
              <w:rPr>
                <w:noProof/>
                <w:webHidden/>
              </w:rPr>
              <w:fldChar w:fldCharType="separate"/>
            </w:r>
            <w:r w:rsidR="00B14C6E">
              <w:rPr>
                <w:noProof/>
                <w:webHidden/>
              </w:rPr>
              <w:t>16</w:t>
            </w:r>
            <w:r w:rsidR="00874C31">
              <w:rPr>
                <w:noProof/>
                <w:webHidden/>
              </w:rPr>
              <w:fldChar w:fldCharType="end"/>
            </w:r>
          </w:hyperlink>
        </w:p>
        <w:p w14:paraId="10C6AC80" w14:textId="770C6920" w:rsidR="00874C31" w:rsidRDefault="00000000">
          <w:pPr>
            <w:pStyle w:val="TOC3"/>
            <w:tabs>
              <w:tab w:val="left" w:pos="1320"/>
              <w:tab w:val="right" w:leader="dot" w:pos="9350"/>
            </w:tabs>
            <w:rPr>
              <w:rFonts w:eastAsiaTheme="minorEastAsia" w:cstheme="minorBidi"/>
              <w:noProof/>
              <w:kern w:val="2"/>
              <w:sz w:val="22"/>
              <w:szCs w:val="22"/>
              <w:lang w:eastAsia="en-US"/>
              <w14:ligatures w14:val="standardContextual"/>
            </w:rPr>
          </w:pPr>
          <w:hyperlink w:anchor="_Toc142736585" w:history="1">
            <w:r w:rsidR="00874C31" w:rsidRPr="00EE5D75">
              <w:rPr>
                <w:rStyle w:val="Hyperlink"/>
                <w:noProof/>
              </w:rPr>
              <w:t>3.6.3.</w:t>
            </w:r>
            <w:r w:rsidR="00874C31">
              <w:rPr>
                <w:rFonts w:eastAsiaTheme="minorEastAsia" w:cstheme="minorBidi"/>
                <w:noProof/>
                <w:kern w:val="2"/>
                <w:sz w:val="22"/>
                <w:szCs w:val="22"/>
                <w:lang w:eastAsia="en-US"/>
                <w14:ligatures w14:val="standardContextual"/>
              </w:rPr>
              <w:tab/>
            </w:r>
            <w:r w:rsidR="00874C31" w:rsidRPr="00EE5D75">
              <w:rPr>
                <w:rStyle w:val="Hyperlink"/>
                <w:noProof/>
              </w:rPr>
              <w:t>Ánh xạ các bản dịch và dữ liệu thu thập được</w:t>
            </w:r>
            <w:r w:rsidR="00874C31">
              <w:rPr>
                <w:noProof/>
                <w:webHidden/>
              </w:rPr>
              <w:tab/>
            </w:r>
            <w:r w:rsidR="00874C31">
              <w:rPr>
                <w:noProof/>
                <w:webHidden/>
              </w:rPr>
              <w:fldChar w:fldCharType="begin"/>
            </w:r>
            <w:r w:rsidR="00874C31">
              <w:rPr>
                <w:noProof/>
                <w:webHidden/>
              </w:rPr>
              <w:instrText xml:space="preserve"> PAGEREF _Toc142736585 \h </w:instrText>
            </w:r>
            <w:r w:rsidR="00874C31">
              <w:rPr>
                <w:noProof/>
                <w:webHidden/>
              </w:rPr>
            </w:r>
            <w:r w:rsidR="00874C31">
              <w:rPr>
                <w:noProof/>
                <w:webHidden/>
              </w:rPr>
              <w:fldChar w:fldCharType="separate"/>
            </w:r>
            <w:r w:rsidR="00B14C6E">
              <w:rPr>
                <w:noProof/>
                <w:webHidden/>
              </w:rPr>
              <w:t>16</w:t>
            </w:r>
            <w:r w:rsidR="00874C31">
              <w:rPr>
                <w:noProof/>
                <w:webHidden/>
              </w:rPr>
              <w:fldChar w:fldCharType="end"/>
            </w:r>
          </w:hyperlink>
        </w:p>
        <w:p w14:paraId="30D45FA0" w14:textId="0F5357D1" w:rsidR="00874C31" w:rsidRDefault="00000000">
          <w:pPr>
            <w:pStyle w:val="TOC3"/>
            <w:tabs>
              <w:tab w:val="left" w:pos="1320"/>
              <w:tab w:val="right" w:leader="dot" w:pos="9350"/>
            </w:tabs>
            <w:rPr>
              <w:rFonts w:eastAsiaTheme="minorEastAsia" w:cstheme="minorBidi"/>
              <w:noProof/>
              <w:kern w:val="2"/>
              <w:sz w:val="22"/>
              <w:szCs w:val="22"/>
              <w:lang w:eastAsia="en-US"/>
              <w14:ligatures w14:val="standardContextual"/>
            </w:rPr>
          </w:pPr>
          <w:hyperlink w:anchor="_Toc142736586" w:history="1">
            <w:r w:rsidR="00874C31" w:rsidRPr="00EE5D75">
              <w:rPr>
                <w:rStyle w:val="Hyperlink"/>
                <w:noProof/>
              </w:rPr>
              <w:t>3.6.4.</w:t>
            </w:r>
            <w:r w:rsidR="00874C31">
              <w:rPr>
                <w:rFonts w:eastAsiaTheme="minorEastAsia" w:cstheme="minorBidi"/>
                <w:noProof/>
                <w:kern w:val="2"/>
                <w:sz w:val="22"/>
                <w:szCs w:val="22"/>
                <w:lang w:eastAsia="en-US"/>
                <w14:ligatures w14:val="standardContextual"/>
              </w:rPr>
              <w:tab/>
            </w:r>
            <w:r w:rsidR="00874C31" w:rsidRPr="00EE5D75">
              <w:rPr>
                <w:rStyle w:val="Hyperlink"/>
                <w:noProof/>
              </w:rPr>
              <w:t>Phân loại dữ liệu dựa trên độ tương đồng so với bản dịch:</w:t>
            </w:r>
            <w:r w:rsidR="00874C31">
              <w:rPr>
                <w:noProof/>
                <w:webHidden/>
              </w:rPr>
              <w:tab/>
            </w:r>
            <w:r w:rsidR="00874C31">
              <w:rPr>
                <w:noProof/>
                <w:webHidden/>
              </w:rPr>
              <w:fldChar w:fldCharType="begin"/>
            </w:r>
            <w:r w:rsidR="00874C31">
              <w:rPr>
                <w:noProof/>
                <w:webHidden/>
              </w:rPr>
              <w:instrText xml:space="preserve"> PAGEREF _Toc142736586 \h </w:instrText>
            </w:r>
            <w:r w:rsidR="00874C31">
              <w:rPr>
                <w:noProof/>
                <w:webHidden/>
              </w:rPr>
            </w:r>
            <w:r w:rsidR="00874C31">
              <w:rPr>
                <w:noProof/>
                <w:webHidden/>
              </w:rPr>
              <w:fldChar w:fldCharType="separate"/>
            </w:r>
            <w:r w:rsidR="00B14C6E">
              <w:rPr>
                <w:noProof/>
                <w:webHidden/>
              </w:rPr>
              <w:t>17</w:t>
            </w:r>
            <w:r w:rsidR="00874C31">
              <w:rPr>
                <w:noProof/>
                <w:webHidden/>
              </w:rPr>
              <w:fldChar w:fldCharType="end"/>
            </w:r>
          </w:hyperlink>
        </w:p>
        <w:p w14:paraId="5E654EA5" w14:textId="7F28970E" w:rsidR="00874C31" w:rsidRDefault="00000000">
          <w:pPr>
            <w:pStyle w:val="TOC2"/>
            <w:tabs>
              <w:tab w:val="left" w:pos="880"/>
              <w:tab w:val="right" w:leader="dot" w:pos="9350"/>
            </w:tabs>
            <w:rPr>
              <w:rFonts w:eastAsiaTheme="minorEastAsia" w:cstheme="minorBidi"/>
              <w:b w:val="0"/>
              <w:bCs w:val="0"/>
              <w:noProof/>
              <w:kern w:val="2"/>
              <w:lang w:eastAsia="en-US"/>
              <w14:ligatures w14:val="standardContextual"/>
            </w:rPr>
          </w:pPr>
          <w:hyperlink w:anchor="_Toc142736587" w:history="1">
            <w:r w:rsidR="00874C31" w:rsidRPr="00EE5D75">
              <w:rPr>
                <w:rStyle w:val="Hyperlink"/>
                <w:noProof/>
              </w:rPr>
              <w:t>3.7.</w:t>
            </w:r>
            <w:r w:rsidR="00874C31">
              <w:rPr>
                <w:rFonts w:eastAsiaTheme="minorEastAsia" w:cstheme="minorBidi"/>
                <w:b w:val="0"/>
                <w:bCs w:val="0"/>
                <w:noProof/>
                <w:kern w:val="2"/>
                <w:lang w:eastAsia="en-US"/>
                <w14:ligatures w14:val="standardContextual"/>
              </w:rPr>
              <w:tab/>
            </w:r>
            <w:r w:rsidR="00874C31" w:rsidRPr="00EE5D75">
              <w:rPr>
                <w:rStyle w:val="Hyperlink"/>
                <w:noProof/>
              </w:rPr>
              <w:t>Lưu trữ nội dung ngôn ngữ đã xử lý dưới dạng Excel:</w:t>
            </w:r>
            <w:r w:rsidR="00874C31">
              <w:rPr>
                <w:noProof/>
                <w:webHidden/>
              </w:rPr>
              <w:tab/>
            </w:r>
            <w:r w:rsidR="00874C31">
              <w:rPr>
                <w:noProof/>
                <w:webHidden/>
              </w:rPr>
              <w:fldChar w:fldCharType="begin"/>
            </w:r>
            <w:r w:rsidR="00874C31">
              <w:rPr>
                <w:noProof/>
                <w:webHidden/>
              </w:rPr>
              <w:instrText xml:space="preserve"> PAGEREF _Toc142736587 \h </w:instrText>
            </w:r>
            <w:r w:rsidR="00874C31">
              <w:rPr>
                <w:noProof/>
                <w:webHidden/>
              </w:rPr>
            </w:r>
            <w:r w:rsidR="00874C31">
              <w:rPr>
                <w:noProof/>
                <w:webHidden/>
              </w:rPr>
              <w:fldChar w:fldCharType="separate"/>
            </w:r>
            <w:r w:rsidR="00B14C6E">
              <w:rPr>
                <w:noProof/>
                <w:webHidden/>
              </w:rPr>
              <w:t>18</w:t>
            </w:r>
            <w:r w:rsidR="00874C31">
              <w:rPr>
                <w:noProof/>
                <w:webHidden/>
              </w:rPr>
              <w:fldChar w:fldCharType="end"/>
            </w:r>
          </w:hyperlink>
        </w:p>
        <w:p w14:paraId="6F8701C1" w14:textId="2513A783" w:rsidR="00874C31" w:rsidRDefault="00000000">
          <w:pPr>
            <w:pStyle w:val="TOC3"/>
            <w:tabs>
              <w:tab w:val="left" w:pos="1100"/>
              <w:tab w:val="right" w:leader="dot" w:pos="9350"/>
            </w:tabs>
            <w:rPr>
              <w:rFonts w:eastAsiaTheme="minorEastAsia" w:cstheme="minorBidi"/>
              <w:noProof/>
              <w:kern w:val="2"/>
              <w:sz w:val="22"/>
              <w:szCs w:val="22"/>
              <w:lang w:eastAsia="en-US"/>
              <w14:ligatures w14:val="standardContextual"/>
            </w:rPr>
          </w:pPr>
          <w:hyperlink w:anchor="_Toc142736588" w:history="1">
            <w:r w:rsidR="00874C31" w:rsidRPr="00EE5D75">
              <w:rPr>
                <w:rStyle w:val="Hyperlink"/>
                <w:noProof/>
              </w:rPr>
              <w:t>3.7.1</w:t>
            </w:r>
            <w:r w:rsidR="00874C31">
              <w:rPr>
                <w:rFonts w:eastAsiaTheme="minorEastAsia" w:cstheme="minorBidi"/>
                <w:noProof/>
                <w:kern w:val="2"/>
                <w:sz w:val="22"/>
                <w:szCs w:val="22"/>
                <w:lang w:eastAsia="en-US"/>
                <w14:ligatures w14:val="standardContextual"/>
              </w:rPr>
              <w:tab/>
            </w:r>
            <w:r w:rsidR="00874C31" w:rsidRPr="00EE5D75">
              <w:rPr>
                <w:rStyle w:val="Hyperlink"/>
                <w:noProof/>
              </w:rPr>
              <w:t>Tách dữ liệu thu thập từ file Text</w:t>
            </w:r>
            <w:r w:rsidR="00874C31">
              <w:rPr>
                <w:noProof/>
                <w:webHidden/>
              </w:rPr>
              <w:tab/>
            </w:r>
            <w:r w:rsidR="00874C31">
              <w:rPr>
                <w:noProof/>
                <w:webHidden/>
              </w:rPr>
              <w:fldChar w:fldCharType="begin"/>
            </w:r>
            <w:r w:rsidR="00874C31">
              <w:rPr>
                <w:noProof/>
                <w:webHidden/>
              </w:rPr>
              <w:instrText xml:space="preserve"> PAGEREF _Toc142736588 \h </w:instrText>
            </w:r>
            <w:r w:rsidR="00874C31">
              <w:rPr>
                <w:noProof/>
                <w:webHidden/>
              </w:rPr>
            </w:r>
            <w:r w:rsidR="00874C31">
              <w:rPr>
                <w:noProof/>
                <w:webHidden/>
              </w:rPr>
              <w:fldChar w:fldCharType="separate"/>
            </w:r>
            <w:r w:rsidR="00B14C6E">
              <w:rPr>
                <w:noProof/>
                <w:webHidden/>
              </w:rPr>
              <w:t>18</w:t>
            </w:r>
            <w:r w:rsidR="00874C31">
              <w:rPr>
                <w:noProof/>
                <w:webHidden/>
              </w:rPr>
              <w:fldChar w:fldCharType="end"/>
            </w:r>
          </w:hyperlink>
        </w:p>
        <w:p w14:paraId="295B45F2" w14:textId="7EBD08F3" w:rsidR="00874C31" w:rsidRDefault="00000000">
          <w:pPr>
            <w:pStyle w:val="TOC3"/>
            <w:tabs>
              <w:tab w:val="left" w:pos="1100"/>
              <w:tab w:val="right" w:leader="dot" w:pos="9350"/>
            </w:tabs>
            <w:rPr>
              <w:rFonts w:eastAsiaTheme="minorEastAsia" w:cstheme="minorBidi"/>
              <w:noProof/>
              <w:kern w:val="2"/>
              <w:sz w:val="22"/>
              <w:szCs w:val="22"/>
              <w:lang w:eastAsia="en-US"/>
              <w14:ligatures w14:val="standardContextual"/>
            </w:rPr>
          </w:pPr>
          <w:hyperlink w:anchor="_Toc142736589" w:history="1">
            <w:r w:rsidR="00874C31" w:rsidRPr="00EE5D75">
              <w:rPr>
                <w:rStyle w:val="Hyperlink"/>
                <w:noProof/>
              </w:rPr>
              <w:t>3.7.2</w:t>
            </w:r>
            <w:r w:rsidR="00874C31">
              <w:rPr>
                <w:rFonts w:eastAsiaTheme="minorEastAsia" w:cstheme="minorBidi"/>
                <w:noProof/>
                <w:kern w:val="2"/>
                <w:sz w:val="22"/>
                <w:szCs w:val="22"/>
                <w:lang w:eastAsia="en-US"/>
                <w14:ligatures w14:val="standardContextual"/>
              </w:rPr>
              <w:tab/>
            </w:r>
            <w:r w:rsidR="00874C31" w:rsidRPr="00EE5D75">
              <w:rPr>
                <w:rStyle w:val="Hyperlink"/>
                <w:noProof/>
              </w:rPr>
              <w:t>Xử lý dữ liệu chữ lấy được</w:t>
            </w:r>
            <w:r w:rsidR="00874C31">
              <w:rPr>
                <w:noProof/>
                <w:webHidden/>
              </w:rPr>
              <w:tab/>
            </w:r>
            <w:r w:rsidR="00874C31">
              <w:rPr>
                <w:noProof/>
                <w:webHidden/>
              </w:rPr>
              <w:fldChar w:fldCharType="begin"/>
            </w:r>
            <w:r w:rsidR="00874C31">
              <w:rPr>
                <w:noProof/>
                <w:webHidden/>
              </w:rPr>
              <w:instrText xml:space="preserve"> PAGEREF _Toc142736589 \h </w:instrText>
            </w:r>
            <w:r w:rsidR="00874C31">
              <w:rPr>
                <w:noProof/>
                <w:webHidden/>
              </w:rPr>
            </w:r>
            <w:r w:rsidR="00874C31">
              <w:rPr>
                <w:noProof/>
                <w:webHidden/>
              </w:rPr>
              <w:fldChar w:fldCharType="separate"/>
            </w:r>
            <w:r w:rsidR="00B14C6E">
              <w:rPr>
                <w:noProof/>
                <w:webHidden/>
              </w:rPr>
              <w:t>18</w:t>
            </w:r>
            <w:r w:rsidR="00874C31">
              <w:rPr>
                <w:noProof/>
                <w:webHidden/>
              </w:rPr>
              <w:fldChar w:fldCharType="end"/>
            </w:r>
          </w:hyperlink>
        </w:p>
        <w:p w14:paraId="2D972012" w14:textId="5B7286CF" w:rsidR="00874C31" w:rsidRDefault="00000000">
          <w:pPr>
            <w:pStyle w:val="TOC3"/>
            <w:tabs>
              <w:tab w:val="left" w:pos="1100"/>
              <w:tab w:val="right" w:leader="dot" w:pos="9350"/>
            </w:tabs>
            <w:rPr>
              <w:rFonts w:eastAsiaTheme="minorEastAsia" w:cstheme="minorBidi"/>
              <w:noProof/>
              <w:kern w:val="2"/>
              <w:sz w:val="22"/>
              <w:szCs w:val="22"/>
              <w:lang w:eastAsia="en-US"/>
              <w14:ligatures w14:val="standardContextual"/>
            </w:rPr>
          </w:pPr>
          <w:hyperlink w:anchor="_Toc142736590" w:history="1">
            <w:r w:rsidR="00874C31" w:rsidRPr="00EE5D75">
              <w:rPr>
                <w:rStyle w:val="Hyperlink"/>
                <w:noProof/>
              </w:rPr>
              <w:t>3.7.3</w:t>
            </w:r>
            <w:r w:rsidR="00874C31">
              <w:rPr>
                <w:rFonts w:eastAsiaTheme="minorEastAsia" w:cstheme="minorBidi"/>
                <w:noProof/>
                <w:kern w:val="2"/>
                <w:sz w:val="22"/>
                <w:szCs w:val="22"/>
                <w:lang w:eastAsia="en-US"/>
                <w14:ligatures w14:val="standardContextual"/>
              </w:rPr>
              <w:tab/>
            </w:r>
            <w:r w:rsidR="00874C31" w:rsidRPr="00EE5D75">
              <w:rPr>
                <w:rStyle w:val="Hyperlink"/>
                <w:noProof/>
              </w:rPr>
              <w:t>Loại bỏ các kí tự vô nghĩa</w:t>
            </w:r>
            <w:r w:rsidR="00874C31">
              <w:rPr>
                <w:noProof/>
                <w:webHidden/>
              </w:rPr>
              <w:tab/>
            </w:r>
            <w:r w:rsidR="00874C31">
              <w:rPr>
                <w:noProof/>
                <w:webHidden/>
              </w:rPr>
              <w:fldChar w:fldCharType="begin"/>
            </w:r>
            <w:r w:rsidR="00874C31">
              <w:rPr>
                <w:noProof/>
                <w:webHidden/>
              </w:rPr>
              <w:instrText xml:space="preserve"> PAGEREF _Toc142736590 \h </w:instrText>
            </w:r>
            <w:r w:rsidR="00874C31">
              <w:rPr>
                <w:noProof/>
                <w:webHidden/>
              </w:rPr>
            </w:r>
            <w:r w:rsidR="00874C31">
              <w:rPr>
                <w:noProof/>
                <w:webHidden/>
              </w:rPr>
              <w:fldChar w:fldCharType="separate"/>
            </w:r>
            <w:r w:rsidR="00B14C6E">
              <w:rPr>
                <w:noProof/>
                <w:webHidden/>
              </w:rPr>
              <w:t>19</w:t>
            </w:r>
            <w:r w:rsidR="00874C31">
              <w:rPr>
                <w:noProof/>
                <w:webHidden/>
              </w:rPr>
              <w:fldChar w:fldCharType="end"/>
            </w:r>
          </w:hyperlink>
        </w:p>
        <w:p w14:paraId="19B60D23" w14:textId="51E01F92" w:rsidR="00874C31" w:rsidRDefault="00000000">
          <w:pPr>
            <w:pStyle w:val="TOC3"/>
            <w:tabs>
              <w:tab w:val="left" w:pos="1100"/>
              <w:tab w:val="right" w:leader="dot" w:pos="9350"/>
            </w:tabs>
            <w:rPr>
              <w:rFonts w:eastAsiaTheme="minorEastAsia" w:cstheme="minorBidi"/>
              <w:noProof/>
              <w:kern w:val="2"/>
              <w:sz w:val="22"/>
              <w:szCs w:val="22"/>
              <w:lang w:eastAsia="en-US"/>
              <w14:ligatures w14:val="standardContextual"/>
            </w:rPr>
          </w:pPr>
          <w:hyperlink w:anchor="_Toc142736591" w:history="1">
            <w:r w:rsidR="00874C31" w:rsidRPr="00EE5D75">
              <w:rPr>
                <w:rStyle w:val="Hyperlink"/>
                <w:noProof/>
              </w:rPr>
              <w:t>3.7.4</w:t>
            </w:r>
            <w:r w:rsidR="00874C31">
              <w:rPr>
                <w:rFonts w:eastAsiaTheme="minorEastAsia" w:cstheme="minorBidi"/>
                <w:noProof/>
                <w:kern w:val="2"/>
                <w:sz w:val="22"/>
                <w:szCs w:val="22"/>
                <w:lang w:eastAsia="en-US"/>
                <w14:ligatures w14:val="standardContextual"/>
              </w:rPr>
              <w:tab/>
            </w:r>
            <w:r w:rsidR="00874C31" w:rsidRPr="00EE5D75">
              <w:rPr>
                <w:rStyle w:val="Hyperlink"/>
                <w:noProof/>
              </w:rPr>
              <w:t>So khớp bản dịch bởi các API từ điển với bản dịch có trong dữ liệu</w:t>
            </w:r>
            <w:r w:rsidR="00874C31">
              <w:rPr>
                <w:noProof/>
                <w:webHidden/>
              </w:rPr>
              <w:tab/>
            </w:r>
            <w:r w:rsidR="00874C31">
              <w:rPr>
                <w:noProof/>
                <w:webHidden/>
              </w:rPr>
              <w:fldChar w:fldCharType="begin"/>
            </w:r>
            <w:r w:rsidR="00874C31">
              <w:rPr>
                <w:noProof/>
                <w:webHidden/>
              </w:rPr>
              <w:instrText xml:space="preserve"> PAGEREF _Toc142736591 \h </w:instrText>
            </w:r>
            <w:r w:rsidR="00874C31">
              <w:rPr>
                <w:noProof/>
                <w:webHidden/>
              </w:rPr>
            </w:r>
            <w:r w:rsidR="00874C31">
              <w:rPr>
                <w:noProof/>
                <w:webHidden/>
              </w:rPr>
              <w:fldChar w:fldCharType="separate"/>
            </w:r>
            <w:r w:rsidR="00B14C6E">
              <w:rPr>
                <w:noProof/>
                <w:webHidden/>
              </w:rPr>
              <w:t>19</w:t>
            </w:r>
            <w:r w:rsidR="00874C31">
              <w:rPr>
                <w:noProof/>
                <w:webHidden/>
              </w:rPr>
              <w:fldChar w:fldCharType="end"/>
            </w:r>
          </w:hyperlink>
        </w:p>
        <w:p w14:paraId="7822ACD6" w14:textId="7FADCD9F" w:rsidR="00874C31" w:rsidRDefault="00000000">
          <w:pPr>
            <w:pStyle w:val="TOC3"/>
            <w:tabs>
              <w:tab w:val="left" w:pos="1100"/>
              <w:tab w:val="right" w:leader="dot" w:pos="9350"/>
            </w:tabs>
            <w:rPr>
              <w:rFonts w:eastAsiaTheme="minorEastAsia" w:cstheme="minorBidi"/>
              <w:noProof/>
              <w:kern w:val="2"/>
              <w:sz w:val="22"/>
              <w:szCs w:val="22"/>
              <w:lang w:eastAsia="en-US"/>
              <w14:ligatures w14:val="standardContextual"/>
            </w:rPr>
          </w:pPr>
          <w:hyperlink w:anchor="_Toc142736592" w:history="1">
            <w:r w:rsidR="00874C31" w:rsidRPr="00EE5D75">
              <w:rPr>
                <w:rStyle w:val="Hyperlink"/>
                <w:noProof/>
              </w:rPr>
              <w:t>3.7.5</w:t>
            </w:r>
            <w:r w:rsidR="00874C31">
              <w:rPr>
                <w:rFonts w:eastAsiaTheme="minorEastAsia" w:cstheme="minorBidi"/>
                <w:noProof/>
                <w:kern w:val="2"/>
                <w:sz w:val="22"/>
                <w:szCs w:val="22"/>
                <w:lang w:eastAsia="en-US"/>
                <w14:ligatures w14:val="standardContextual"/>
              </w:rPr>
              <w:tab/>
            </w:r>
            <w:r w:rsidR="00874C31" w:rsidRPr="00EE5D75">
              <w:rPr>
                <w:rStyle w:val="Hyperlink"/>
                <w:noProof/>
              </w:rPr>
              <w:t>Lưu vào tệp Excel</w:t>
            </w:r>
            <w:r w:rsidR="00874C31">
              <w:rPr>
                <w:noProof/>
                <w:webHidden/>
              </w:rPr>
              <w:tab/>
            </w:r>
            <w:r w:rsidR="00874C31">
              <w:rPr>
                <w:noProof/>
                <w:webHidden/>
              </w:rPr>
              <w:fldChar w:fldCharType="begin"/>
            </w:r>
            <w:r w:rsidR="00874C31">
              <w:rPr>
                <w:noProof/>
                <w:webHidden/>
              </w:rPr>
              <w:instrText xml:space="preserve"> PAGEREF _Toc142736592 \h </w:instrText>
            </w:r>
            <w:r w:rsidR="00874C31">
              <w:rPr>
                <w:noProof/>
                <w:webHidden/>
              </w:rPr>
            </w:r>
            <w:r w:rsidR="00874C31">
              <w:rPr>
                <w:noProof/>
                <w:webHidden/>
              </w:rPr>
              <w:fldChar w:fldCharType="separate"/>
            </w:r>
            <w:r w:rsidR="00B14C6E">
              <w:rPr>
                <w:noProof/>
                <w:webHidden/>
              </w:rPr>
              <w:t>19</w:t>
            </w:r>
            <w:r w:rsidR="00874C31">
              <w:rPr>
                <w:noProof/>
                <w:webHidden/>
              </w:rPr>
              <w:fldChar w:fldCharType="end"/>
            </w:r>
          </w:hyperlink>
        </w:p>
        <w:p w14:paraId="654D85A0" w14:textId="71C7907F" w:rsidR="00874C31" w:rsidRDefault="00000000">
          <w:pPr>
            <w:pStyle w:val="TOC1"/>
            <w:tabs>
              <w:tab w:val="right" w:leader="dot" w:pos="9350"/>
            </w:tabs>
            <w:rPr>
              <w:rFonts w:eastAsiaTheme="minorEastAsia" w:cstheme="minorBidi"/>
              <w:b w:val="0"/>
              <w:bCs w:val="0"/>
              <w:i w:val="0"/>
              <w:iCs w:val="0"/>
              <w:noProof/>
              <w:kern w:val="2"/>
              <w:sz w:val="22"/>
              <w:szCs w:val="22"/>
              <w:lang w:eastAsia="en-US"/>
              <w14:ligatures w14:val="standardContextual"/>
            </w:rPr>
          </w:pPr>
          <w:hyperlink w:anchor="_Toc142736593" w:history="1">
            <w:r w:rsidR="00874C31" w:rsidRPr="00EE5D75">
              <w:rPr>
                <w:rStyle w:val="Hyperlink"/>
                <w:noProof/>
              </w:rPr>
              <w:t>CHƯƠNG 4: KẾT QUẢ THỰC NGHIỆM</w:t>
            </w:r>
            <w:r w:rsidR="00874C31">
              <w:rPr>
                <w:noProof/>
                <w:webHidden/>
              </w:rPr>
              <w:tab/>
            </w:r>
            <w:r w:rsidR="00874C31">
              <w:rPr>
                <w:noProof/>
                <w:webHidden/>
              </w:rPr>
              <w:fldChar w:fldCharType="begin"/>
            </w:r>
            <w:r w:rsidR="00874C31">
              <w:rPr>
                <w:noProof/>
                <w:webHidden/>
              </w:rPr>
              <w:instrText xml:space="preserve"> PAGEREF _Toc142736593 \h </w:instrText>
            </w:r>
            <w:r w:rsidR="00874C31">
              <w:rPr>
                <w:noProof/>
                <w:webHidden/>
              </w:rPr>
            </w:r>
            <w:r w:rsidR="00874C31">
              <w:rPr>
                <w:noProof/>
                <w:webHidden/>
              </w:rPr>
              <w:fldChar w:fldCharType="separate"/>
            </w:r>
            <w:r w:rsidR="00B14C6E">
              <w:rPr>
                <w:noProof/>
                <w:webHidden/>
              </w:rPr>
              <w:t>21</w:t>
            </w:r>
            <w:r w:rsidR="00874C31">
              <w:rPr>
                <w:noProof/>
                <w:webHidden/>
              </w:rPr>
              <w:fldChar w:fldCharType="end"/>
            </w:r>
          </w:hyperlink>
        </w:p>
        <w:p w14:paraId="6A0C3CF0" w14:textId="4D88E5D8" w:rsidR="00874C31" w:rsidRDefault="00000000">
          <w:pPr>
            <w:pStyle w:val="TOC2"/>
            <w:tabs>
              <w:tab w:val="left" w:pos="880"/>
              <w:tab w:val="right" w:leader="dot" w:pos="9350"/>
            </w:tabs>
            <w:rPr>
              <w:rFonts w:eastAsiaTheme="minorEastAsia" w:cstheme="minorBidi"/>
              <w:b w:val="0"/>
              <w:bCs w:val="0"/>
              <w:noProof/>
              <w:kern w:val="2"/>
              <w:lang w:eastAsia="en-US"/>
              <w14:ligatures w14:val="standardContextual"/>
            </w:rPr>
          </w:pPr>
          <w:hyperlink w:anchor="_Toc142736594" w:history="1">
            <w:r w:rsidR="00874C31" w:rsidRPr="00EE5D75">
              <w:rPr>
                <w:rStyle w:val="Hyperlink"/>
                <w:noProof/>
              </w:rPr>
              <w:t>4.1.</w:t>
            </w:r>
            <w:r w:rsidR="00874C31">
              <w:rPr>
                <w:rFonts w:eastAsiaTheme="minorEastAsia" w:cstheme="minorBidi"/>
                <w:b w:val="0"/>
                <w:bCs w:val="0"/>
                <w:noProof/>
                <w:kern w:val="2"/>
                <w:lang w:eastAsia="en-US"/>
                <w14:ligatures w14:val="standardContextual"/>
              </w:rPr>
              <w:tab/>
            </w:r>
            <w:r w:rsidR="00874C31" w:rsidRPr="00EE5D75">
              <w:rPr>
                <w:rStyle w:val="Hyperlink"/>
                <w:noProof/>
              </w:rPr>
              <w:t>Mô tả nguồn dữ liệu</w:t>
            </w:r>
            <w:r w:rsidR="00874C31">
              <w:rPr>
                <w:noProof/>
                <w:webHidden/>
              </w:rPr>
              <w:tab/>
            </w:r>
            <w:r w:rsidR="00874C31">
              <w:rPr>
                <w:noProof/>
                <w:webHidden/>
              </w:rPr>
              <w:fldChar w:fldCharType="begin"/>
            </w:r>
            <w:r w:rsidR="00874C31">
              <w:rPr>
                <w:noProof/>
                <w:webHidden/>
              </w:rPr>
              <w:instrText xml:space="preserve"> PAGEREF _Toc142736594 \h </w:instrText>
            </w:r>
            <w:r w:rsidR="00874C31">
              <w:rPr>
                <w:noProof/>
                <w:webHidden/>
              </w:rPr>
            </w:r>
            <w:r w:rsidR="00874C31">
              <w:rPr>
                <w:noProof/>
                <w:webHidden/>
              </w:rPr>
              <w:fldChar w:fldCharType="separate"/>
            </w:r>
            <w:r w:rsidR="00B14C6E">
              <w:rPr>
                <w:noProof/>
                <w:webHidden/>
              </w:rPr>
              <w:t>21</w:t>
            </w:r>
            <w:r w:rsidR="00874C31">
              <w:rPr>
                <w:noProof/>
                <w:webHidden/>
              </w:rPr>
              <w:fldChar w:fldCharType="end"/>
            </w:r>
          </w:hyperlink>
        </w:p>
        <w:p w14:paraId="728AC004" w14:textId="7D546E04" w:rsidR="00874C31" w:rsidRDefault="00000000">
          <w:pPr>
            <w:pStyle w:val="TOC2"/>
            <w:tabs>
              <w:tab w:val="left" w:pos="880"/>
              <w:tab w:val="right" w:leader="dot" w:pos="9350"/>
            </w:tabs>
            <w:rPr>
              <w:rFonts w:eastAsiaTheme="minorEastAsia" w:cstheme="minorBidi"/>
              <w:b w:val="0"/>
              <w:bCs w:val="0"/>
              <w:noProof/>
              <w:kern w:val="2"/>
              <w:lang w:eastAsia="en-US"/>
              <w14:ligatures w14:val="standardContextual"/>
            </w:rPr>
          </w:pPr>
          <w:hyperlink w:anchor="_Toc142736595" w:history="1">
            <w:r w:rsidR="00874C31" w:rsidRPr="00EE5D75">
              <w:rPr>
                <w:rStyle w:val="Hyperlink"/>
                <w:noProof/>
              </w:rPr>
              <w:t>4.2.</w:t>
            </w:r>
            <w:r w:rsidR="00874C31">
              <w:rPr>
                <w:rFonts w:eastAsiaTheme="minorEastAsia" w:cstheme="minorBidi"/>
                <w:b w:val="0"/>
                <w:bCs w:val="0"/>
                <w:noProof/>
                <w:kern w:val="2"/>
                <w:lang w:eastAsia="en-US"/>
                <w14:ligatures w14:val="standardContextual"/>
              </w:rPr>
              <w:tab/>
            </w:r>
            <w:r w:rsidR="00874C31" w:rsidRPr="00EE5D75">
              <w:rPr>
                <w:rStyle w:val="Hyperlink"/>
                <w:noProof/>
              </w:rPr>
              <w:t>Kết quả thực nghiệm</w:t>
            </w:r>
            <w:r w:rsidR="00874C31">
              <w:rPr>
                <w:noProof/>
                <w:webHidden/>
              </w:rPr>
              <w:tab/>
            </w:r>
            <w:r w:rsidR="00874C31">
              <w:rPr>
                <w:noProof/>
                <w:webHidden/>
              </w:rPr>
              <w:fldChar w:fldCharType="begin"/>
            </w:r>
            <w:r w:rsidR="00874C31">
              <w:rPr>
                <w:noProof/>
                <w:webHidden/>
              </w:rPr>
              <w:instrText xml:space="preserve"> PAGEREF _Toc142736595 \h </w:instrText>
            </w:r>
            <w:r w:rsidR="00874C31">
              <w:rPr>
                <w:noProof/>
                <w:webHidden/>
              </w:rPr>
            </w:r>
            <w:r w:rsidR="00874C31">
              <w:rPr>
                <w:noProof/>
                <w:webHidden/>
              </w:rPr>
              <w:fldChar w:fldCharType="separate"/>
            </w:r>
            <w:r w:rsidR="00B14C6E">
              <w:rPr>
                <w:noProof/>
                <w:webHidden/>
              </w:rPr>
              <w:t>21</w:t>
            </w:r>
            <w:r w:rsidR="00874C31">
              <w:rPr>
                <w:noProof/>
                <w:webHidden/>
              </w:rPr>
              <w:fldChar w:fldCharType="end"/>
            </w:r>
          </w:hyperlink>
        </w:p>
        <w:p w14:paraId="4FF54AD2" w14:textId="3F927121" w:rsidR="00874C31" w:rsidRDefault="00000000">
          <w:pPr>
            <w:pStyle w:val="TOC3"/>
            <w:tabs>
              <w:tab w:val="left" w:pos="1320"/>
              <w:tab w:val="right" w:leader="dot" w:pos="9350"/>
            </w:tabs>
            <w:rPr>
              <w:rFonts w:eastAsiaTheme="minorEastAsia" w:cstheme="minorBidi"/>
              <w:noProof/>
              <w:kern w:val="2"/>
              <w:sz w:val="22"/>
              <w:szCs w:val="22"/>
              <w:lang w:eastAsia="en-US"/>
              <w14:ligatures w14:val="standardContextual"/>
            </w:rPr>
          </w:pPr>
          <w:hyperlink w:anchor="_Toc142736596" w:history="1">
            <w:r w:rsidR="00874C31" w:rsidRPr="00EE5D75">
              <w:rPr>
                <w:rStyle w:val="Hyperlink"/>
                <w:noProof/>
              </w:rPr>
              <w:t>4.2.1.</w:t>
            </w:r>
            <w:r w:rsidR="00874C31">
              <w:rPr>
                <w:rFonts w:eastAsiaTheme="minorEastAsia" w:cstheme="minorBidi"/>
                <w:noProof/>
                <w:kern w:val="2"/>
                <w:sz w:val="22"/>
                <w:szCs w:val="22"/>
                <w:lang w:eastAsia="en-US"/>
                <w14:ligatures w14:val="standardContextual"/>
              </w:rPr>
              <w:tab/>
            </w:r>
            <w:r w:rsidR="00874C31" w:rsidRPr="00EE5D75">
              <w:rPr>
                <w:rStyle w:val="Hyperlink"/>
                <w:noProof/>
              </w:rPr>
              <w:t>Thu thập các đường dẫn liên quan</w:t>
            </w:r>
            <w:r w:rsidR="00874C31">
              <w:rPr>
                <w:noProof/>
                <w:webHidden/>
              </w:rPr>
              <w:tab/>
            </w:r>
            <w:r w:rsidR="00874C31">
              <w:rPr>
                <w:noProof/>
                <w:webHidden/>
              </w:rPr>
              <w:fldChar w:fldCharType="begin"/>
            </w:r>
            <w:r w:rsidR="00874C31">
              <w:rPr>
                <w:noProof/>
                <w:webHidden/>
              </w:rPr>
              <w:instrText xml:space="preserve"> PAGEREF _Toc142736596 \h </w:instrText>
            </w:r>
            <w:r w:rsidR="00874C31">
              <w:rPr>
                <w:noProof/>
                <w:webHidden/>
              </w:rPr>
            </w:r>
            <w:r w:rsidR="00874C31">
              <w:rPr>
                <w:noProof/>
                <w:webHidden/>
              </w:rPr>
              <w:fldChar w:fldCharType="separate"/>
            </w:r>
            <w:r w:rsidR="00B14C6E">
              <w:rPr>
                <w:noProof/>
                <w:webHidden/>
              </w:rPr>
              <w:t>21</w:t>
            </w:r>
            <w:r w:rsidR="00874C31">
              <w:rPr>
                <w:noProof/>
                <w:webHidden/>
              </w:rPr>
              <w:fldChar w:fldCharType="end"/>
            </w:r>
          </w:hyperlink>
        </w:p>
        <w:p w14:paraId="10442D63" w14:textId="6BB4289B" w:rsidR="00874C31" w:rsidRDefault="00000000">
          <w:pPr>
            <w:pStyle w:val="TOC3"/>
            <w:tabs>
              <w:tab w:val="left" w:pos="1320"/>
              <w:tab w:val="right" w:leader="dot" w:pos="9350"/>
            </w:tabs>
            <w:rPr>
              <w:rFonts w:eastAsiaTheme="minorEastAsia" w:cstheme="minorBidi"/>
              <w:noProof/>
              <w:kern w:val="2"/>
              <w:sz w:val="22"/>
              <w:szCs w:val="22"/>
              <w:lang w:eastAsia="en-US"/>
              <w14:ligatures w14:val="standardContextual"/>
            </w:rPr>
          </w:pPr>
          <w:hyperlink w:anchor="_Toc142736597" w:history="1">
            <w:r w:rsidR="00874C31" w:rsidRPr="00EE5D75">
              <w:rPr>
                <w:rStyle w:val="Hyperlink"/>
                <w:noProof/>
              </w:rPr>
              <w:t>4.2.2.</w:t>
            </w:r>
            <w:r w:rsidR="00874C31">
              <w:rPr>
                <w:rFonts w:eastAsiaTheme="minorEastAsia" w:cstheme="minorBidi"/>
                <w:noProof/>
                <w:kern w:val="2"/>
                <w:sz w:val="22"/>
                <w:szCs w:val="22"/>
                <w:lang w:eastAsia="en-US"/>
                <w14:ligatures w14:val="standardContextual"/>
              </w:rPr>
              <w:tab/>
            </w:r>
            <w:r w:rsidR="00874C31" w:rsidRPr="00EE5D75">
              <w:rPr>
                <w:rStyle w:val="Hyperlink"/>
                <w:noProof/>
              </w:rPr>
              <w:t>Tải nội dung các tệp HTML</w:t>
            </w:r>
            <w:r w:rsidR="00874C31">
              <w:rPr>
                <w:noProof/>
                <w:webHidden/>
              </w:rPr>
              <w:tab/>
            </w:r>
            <w:r w:rsidR="00874C31">
              <w:rPr>
                <w:noProof/>
                <w:webHidden/>
              </w:rPr>
              <w:fldChar w:fldCharType="begin"/>
            </w:r>
            <w:r w:rsidR="00874C31">
              <w:rPr>
                <w:noProof/>
                <w:webHidden/>
              </w:rPr>
              <w:instrText xml:space="preserve"> PAGEREF _Toc142736597 \h </w:instrText>
            </w:r>
            <w:r w:rsidR="00874C31">
              <w:rPr>
                <w:noProof/>
                <w:webHidden/>
              </w:rPr>
            </w:r>
            <w:r w:rsidR="00874C31">
              <w:rPr>
                <w:noProof/>
                <w:webHidden/>
              </w:rPr>
              <w:fldChar w:fldCharType="separate"/>
            </w:r>
            <w:r w:rsidR="00B14C6E">
              <w:rPr>
                <w:noProof/>
                <w:webHidden/>
              </w:rPr>
              <w:t>23</w:t>
            </w:r>
            <w:r w:rsidR="00874C31">
              <w:rPr>
                <w:noProof/>
                <w:webHidden/>
              </w:rPr>
              <w:fldChar w:fldCharType="end"/>
            </w:r>
          </w:hyperlink>
        </w:p>
        <w:p w14:paraId="228DF34D" w14:textId="418AB137" w:rsidR="00874C31" w:rsidRDefault="00000000">
          <w:pPr>
            <w:pStyle w:val="TOC3"/>
            <w:tabs>
              <w:tab w:val="left" w:pos="1320"/>
              <w:tab w:val="right" w:leader="dot" w:pos="9350"/>
            </w:tabs>
            <w:rPr>
              <w:rFonts w:eastAsiaTheme="minorEastAsia" w:cstheme="minorBidi"/>
              <w:noProof/>
              <w:kern w:val="2"/>
              <w:sz w:val="22"/>
              <w:szCs w:val="22"/>
              <w:lang w:eastAsia="en-US"/>
              <w14:ligatures w14:val="standardContextual"/>
            </w:rPr>
          </w:pPr>
          <w:hyperlink w:anchor="_Toc142736598" w:history="1">
            <w:r w:rsidR="00874C31" w:rsidRPr="00EE5D75">
              <w:rPr>
                <w:rStyle w:val="Hyperlink"/>
                <w:noProof/>
              </w:rPr>
              <w:t>4.2.3.</w:t>
            </w:r>
            <w:r w:rsidR="00874C31">
              <w:rPr>
                <w:rFonts w:eastAsiaTheme="minorEastAsia" w:cstheme="minorBidi"/>
                <w:noProof/>
                <w:kern w:val="2"/>
                <w:sz w:val="22"/>
                <w:szCs w:val="22"/>
                <w:lang w:eastAsia="en-US"/>
                <w14:ligatures w14:val="standardContextual"/>
              </w:rPr>
              <w:tab/>
            </w:r>
            <w:r w:rsidR="00874C31" w:rsidRPr="00EE5D75">
              <w:rPr>
                <w:rStyle w:val="Hyperlink"/>
                <w:noProof/>
              </w:rPr>
              <w:t>Thu thập nội dung trong các tag và lưu thành tệp txt</w:t>
            </w:r>
            <w:r w:rsidR="00874C31">
              <w:rPr>
                <w:noProof/>
                <w:webHidden/>
              </w:rPr>
              <w:tab/>
            </w:r>
            <w:r w:rsidR="00874C31">
              <w:rPr>
                <w:noProof/>
                <w:webHidden/>
              </w:rPr>
              <w:fldChar w:fldCharType="begin"/>
            </w:r>
            <w:r w:rsidR="00874C31">
              <w:rPr>
                <w:noProof/>
                <w:webHidden/>
              </w:rPr>
              <w:instrText xml:space="preserve"> PAGEREF _Toc142736598 \h </w:instrText>
            </w:r>
            <w:r w:rsidR="00874C31">
              <w:rPr>
                <w:noProof/>
                <w:webHidden/>
              </w:rPr>
            </w:r>
            <w:r w:rsidR="00874C31">
              <w:rPr>
                <w:noProof/>
                <w:webHidden/>
              </w:rPr>
              <w:fldChar w:fldCharType="separate"/>
            </w:r>
            <w:r w:rsidR="00B14C6E">
              <w:rPr>
                <w:noProof/>
                <w:webHidden/>
              </w:rPr>
              <w:t>24</w:t>
            </w:r>
            <w:r w:rsidR="00874C31">
              <w:rPr>
                <w:noProof/>
                <w:webHidden/>
              </w:rPr>
              <w:fldChar w:fldCharType="end"/>
            </w:r>
          </w:hyperlink>
        </w:p>
        <w:p w14:paraId="3ABB9DA0" w14:textId="7F1643D5" w:rsidR="00874C31" w:rsidRDefault="00000000">
          <w:pPr>
            <w:pStyle w:val="TOC3"/>
            <w:tabs>
              <w:tab w:val="left" w:pos="1320"/>
              <w:tab w:val="right" w:leader="dot" w:pos="9350"/>
            </w:tabs>
            <w:rPr>
              <w:rFonts w:eastAsiaTheme="minorEastAsia" w:cstheme="minorBidi"/>
              <w:noProof/>
              <w:kern w:val="2"/>
              <w:sz w:val="22"/>
              <w:szCs w:val="22"/>
              <w:lang w:eastAsia="en-US"/>
              <w14:ligatures w14:val="standardContextual"/>
            </w:rPr>
          </w:pPr>
          <w:hyperlink w:anchor="_Toc142736599" w:history="1">
            <w:r w:rsidR="00874C31" w:rsidRPr="00EE5D75">
              <w:rPr>
                <w:rStyle w:val="Hyperlink"/>
                <w:noProof/>
              </w:rPr>
              <w:t>4.2.4.</w:t>
            </w:r>
            <w:r w:rsidR="00874C31">
              <w:rPr>
                <w:rFonts w:eastAsiaTheme="minorEastAsia" w:cstheme="minorBidi"/>
                <w:noProof/>
                <w:kern w:val="2"/>
                <w:sz w:val="22"/>
                <w:szCs w:val="22"/>
                <w:lang w:eastAsia="en-US"/>
                <w14:ligatures w14:val="standardContextual"/>
              </w:rPr>
              <w:tab/>
            </w:r>
            <w:r w:rsidR="00874C31" w:rsidRPr="00EE5D75">
              <w:rPr>
                <w:rStyle w:val="Hyperlink"/>
                <w:noProof/>
              </w:rPr>
              <w:t>Thu thập hình ảnh</w:t>
            </w:r>
            <w:r w:rsidR="00874C31">
              <w:rPr>
                <w:noProof/>
                <w:webHidden/>
              </w:rPr>
              <w:tab/>
            </w:r>
            <w:r w:rsidR="00874C31">
              <w:rPr>
                <w:noProof/>
                <w:webHidden/>
              </w:rPr>
              <w:fldChar w:fldCharType="begin"/>
            </w:r>
            <w:r w:rsidR="00874C31">
              <w:rPr>
                <w:noProof/>
                <w:webHidden/>
              </w:rPr>
              <w:instrText xml:space="preserve"> PAGEREF _Toc142736599 \h </w:instrText>
            </w:r>
            <w:r w:rsidR="00874C31">
              <w:rPr>
                <w:noProof/>
                <w:webHidden/>
              </w:rPr>
            </w:r>
            <w:r w:rsidR="00874C31">
              <w:rPr>
                <w:noProof/>
                <w:webHidden/>
              </w:rPr>
              <w:fldChar w:fldCharType="separate"/>
            </w:r>
            <w:r w:rsidR="00B14C6E">
              <w:rPr>
                <w:noProof/>
                <w:webHidden/>
              </w:rPr>
              <w:t>27</w:t>
            </w:r>
            <w:r w:rsidR="00874C31">
              <w:rPr>
                <w:noProof/>
                <w:webHidden/>
              </w:rPr>
              <w:fldChar w:fldCharType="end"/>
            </w:r>
          </w:hyperlink>
        </w:p>
        <w:p w14:paraId="4A9AD5FF" w14:textId="5BF19820" w:rsidR="00874C31" w:rsidRDefault="00000000">
          <w:pPr>
            <w:pStyle w:val="TOC3"/>
            <w:tabs>
              <w:tab w:val="left" w:pos="1320"/>
              <w:tab w:val="right" w:leader="dot" w:pos="9350"/>
            </w:tabs>
            <w:rPr>
              <w:rFonts w:eastAsiaTheme="minorEastAsia" w:cstheme="minorBidi"/>
              <w:noProof/>
              <w:kern w:val="2"/>
              <w:sz w:val="22"/>
              <w:szCs w:val="22"/>
              <w:lang w:eastAsia="en-US"/>
              <w14:ligatures w14:val="standardContextual"/>
            </w:rPr>
          </w:pPr>
          <w:hyperlink w:anchor="_Toc142736600" w:history="1">
            <w:r w:rsidR="00874C31" w:rsidRPr="00EE5D75">
              <w:rPr>
                <w:rStyle w:val="Hyperlink"/>
                <w:noProof/>
              </w:rPr>
              <w:t>4.2.5.</w:t>
            </w:r>
            <w:r w:rsidR="00874C31">
              <w:rPr>
                <w:rFonts w:eastAsiaTheme="minorEastAsia" w:cstheme="minorBidi"/>
                <w:noProof/>
                <w:kern w:val="2"/>
                <w:sz w:val="22"/>
                <w:szCs w:val="22"/>
                <w:lang w:eastAsia="en-US"/>
                <w14:ligatures w14:val="standardContextual"/>
              </w:rPr>
              <w:tab/>
            </w:r>
            <w:r w:rsidR="00874C31" w:rsidRPr="00EE5D75">
              <w:rPr>
                <w:rStyle w:val="Hyperlink"/>
                <w:noProof/>
              </w:rPr>
              <w:t>Xử lý ngôn ngữ và lưu thành tệp excel</w:t>
            </w:r>
            <w:r w:rsidR="00874C31">
              <w:rPr>
                <w:noProof/>
                <w:webHidden/>
              </w:rPr>
              <w:tab/>
            </w:r>
            <w:r w:rsidR="00874C31">
              <w:rPr>
                <w:noProof/>
                <w:webHidden/>
              </w:rPr>
              <w:fldChar w:fldCharType="begin"/>
            </w:r>
            <w:r w:rsidR="00874C31">
              <w:rPr>
                <w:noProof/>
                <w:webHidden/>
              </w:rPr>
              <w:instrText xml:space="preserve"> PAGEREF _Toc142736600 \h </w:instrText>
            </w:r>
            <w:r w:rsidR="00874C31">
              <w:rPr>
                <w:noProof/>
                <w:webHidden/>
              </w:rPr>
            </w:r>
            <w:r w:rsidR="00874C31">
              <w:rPr>
                <w:noProof/>
                <w:webHidden/>
              </w:rPr>
              <w:fldChar w:fldCharType="separate"/>
            </w:r>
            <w:r w:rsidR="00B14C6E">
              <w:rPr>
                <w:noProof/>
                <w:webHidden/>
              </w:rPr>
              <w:t>28</w:t>
            </w:r>
            <w:r w:rsidR="00874C31">
              <w:rPr>
                <w:noProof/>
                <w:webHidden/>
              </w:rPr>
              <w:fldChar w:fldCharType="end"/>
            </w:r>
          </w:hyperlink>
        </w:p>
        <w:p w14:paraId="31106D6E" w14:textId="043E97CC" w:rsidR="00874C31" w:rsidRDefault="00000000">
          <w:pPr>
            <w:pStyle w:val="TOC1"/>
            <w:tabs>
              <w:tab w:val="right" w:leader="dot" w:pos="9350"/>
            </w:tabs>
            <w:rPr>
              <w:rFonts w:eastAsiaTheme="minorEastAsia" w:cstheme="minorBidi"/>
              <w:b w:val="0"/>
              <w:bCs w:val="0"/>
              <w:i w:val="0"/>
              <w:iCs w:val="0"/>
              <w:noProof/>
              <w:kern w:val="2"/>
              <w:sz w:val="22"/>
              <w:szCs w:val="22"/>
              <w:lang w:eastAsia="en-US"/>
              <w14:ligatures w14:val="standardContextual"/>
            </w:rPr>
          </w:pPr>
          <w:hyperlink w:anchor="_Toc142736601" w:history="1">
            <w:r w:rsidR="00874C31" w:rsidRPr="00EE5D75">
              <w:rPr>
                <w:rStyle w:val="Hyperlink"/>
                <w:noProof/>
              </w:rPr>
              <w:t>CHƯƠNG 5: THẢO LUẬN</w:t>
            </w:r>
            <w:r w:rsidR="00874C31">
              <w:rPr>
                <w:noProof/>
                <w:webHidden/>
              </w:rPr>
              <w:tab/>
            </w:r>
            <w:r w:rsidR="00874C31">
              <w:rPr>
                <w:noProof/>
                <w:webHidden/>
              </w:rPr>
              <w:fldChar w:fldCharType="begin"/>
            </w:r>
            <w:r w:rsidR="00874C31">
              <w:rPr>
                <w:noProof/>
                <w:webHidden/>
              </w:rPr>
              <w:instrText xml:space="preserve"> PAGEREF _Toc142736601 \h </w:instrText>
            </w:r>
            <w:r w:rsidR="00874C31">
              <w:rPr>
                <w:noProof/>
                <w:webHidden/>
              </w:rPr>
            </w:r>
            <w:r w:rsidR="00874C31">
              <w:rPr>
                <w:noProof/>
                <w:webHidden/>
              </w:rPr>
              <w:fldChar w:fldCharType="separate"/>
            </w:r>
            <w:r w:rsidR="00B14C6E">
              <w:rPr>
                <w:noProof/>
                <w:webHidden/>
              </w:rPr>
              <w:t>30</w:t>
            </w:r>
            <w:r w:rsidR="00874C31">
              <w:rPr>
                <w:noProof/>
                <w:webHidden/>
              </w:rPr>
              <w:fldChar w:fldCharType="end"/>
            </w:r>
          </w:hyperlink>
        </w:p>
        <w:p w14:paraId="5E42EDF9" w14:textId="17156A8F" w:rsidR="00874C31" w:rsidRDefault="00000000">
          <w:pPr>
            <w:pStyle w:val="TOC2"/>
            <w:tabs>
              <w:tab w:val="left" w:pos="880"/>
              <w:tab w:val="right" w:leader="dot" w:pos="9350"/>
            </w:tabs>
            <w:rPr>
              <w:rFonts w:eastAsiaTheme="minorEastAsia" w:cstheme="minorBidi"/>
              <w:b w:val="0"/>
              <w:bCs w:val="0"/>
              <w:noProof/>
              <w:kern w:val="2"/>
              <w:lang w:eastAsia="en-US"/>
              <w14:ligatures w14:val="standardContextual"/>
            </w:rPr>
          </w:pPr>
          <w:hyperlink w:anchor="_Toc142736602" w:history="1">
            <w:r w:rsidR="00874C31" w:rsidRPr="00EE5D75">
              <w:rPr>
                <w:rStyle w:val="Hyperlink"/>
                <w:noProof/>
              </w:rPr>
              <w:t>5.1.</w:t>
            </w:r>
            <w:r w:rsidR="00874C31">
              <w:rPr>
                <w:rFonts w:eastAsiaTheme="minorEastAsia" w:cstheme="minorBidi"/>
                <w:b w:val="0"/>
                <w:bCs w:val="0"/>
                <w:noProof/>
                <w:kern w:val="2"/>
                <w:lang w:eastAsia="en-US"/>
                <w14:ligatures w14:val="standardContextual"/>
              </w:rPr>
              <w:tab/>
            </w:r>
            <w:r w:rsidR="00874C31" w:rsidRPr="00EE5D75">
              <w:rPr>
                <w:rStyle w:val="Hyperlink"/>
                <w:noProof/>
              </w:rPr>
              <w:t>Lợi ích của phương pháp đề xuất</w:t>
            </w:r>
            <w:r w:rsidR="00874C31">
              <w:rPr>
                <w:noProof/>
                <w:webHidden/>
              </w:rPr>
              <w:tab/>
            </w:r>
            <w:r w:rsidR="00874C31">
              <w:rPr>
                <w:noProof/>
                <w:webHidden/>
              </w:rPr>
              <w:fldChar w:fldCharType="begin"/>
            </w:r>
            <w:r w:rsidR="00874C31">
              <w:rPr>
                <w:noProof/>
                <w:webHidden/>
              </w:rPr>
              <w:instrText xml:space="preserve"> PAGEREF _Toc142736602 \h </w:instrText>
            </w:r>
            <w:r w:rsidR="00874C31">
              <w:rPr>
                <w:noProof/>
                <w:webHidden/>
              </w:rPr>
            </w:r>
            <w:r w:rsidR="00874C31">
              <w:rPr>
                <w:noProof/>
                <w:webHidden/>
              </w:rPr>
              <w:fldChar w:fldCharType="separate"/>
            </w:r>
            <w:r w:rsidR="00B14C6E">
              <w:rPr>
                <w:noProof/>
                <w:webHidden/>
              </w:rPr>
              <w:t>30</w:t>
            </w:r>
            <w:r w:rsidR="00874C31">
              <w:rPr>
                <w:noProof/>
                <w:webHidden/>
              </w:rPr>
              <w:fldChar w:fldCharType="end"/>
            </w:r>
          </w:hyperlink>
        </w:p>
        <w:p w14:paraId="48B06191" w14:textId="0DD44EC1" w:rsidR="00874C31" w:rsidRDefault="00000000">
          <w:pPr>
            <w:pStyle w:val="TOC2"/>
            <w:tabs>
              <w:tab w:val="left" w:pos="880"/>
              <w:tab w:val="right" w:leader="dot" w:pos="9350"/>
            </w:tabs>
            <w:rPr>
              <w:rFonts w:eastAsiaTheme="minorEastAsia" w:cstheme="minorBidi"/>
              <w:b w:val="0"/>
              <w:bCs w:val="0"/>
              <w:noProof/>
              <w:kern w:val="2"/>
              <w:lang w:eastAsia="en-US"/>
              <w14:ligatures w14:val="standardContextual"/>
            </w:rPr>
          </w:pPr>
          <w:hyperlink w:anchor="_Toc142736603" w:history="1">
            <w:r w:rsidR="00874C31" w:rsidRPr="00EE5D75">
              <w:rPr>
                <w:rStyle w:val="Hyperlink"/>
                <w:noProof/>
              </w:rPr>
              <w:t>5.2.</w:t>
            </w:r>
            <w:r w:rsidR="00874C31">
              <w:rPr>
                <w:rFonts w:eastAsiaTheme="minorEastAsia" w:cstheme="minorBidi"/>
                <w:b w:val="0"/>
                <w:bCs w:val="0"/>
                <w:noProof/>
                <w:kern w:val="2"/>
                <w:lang w:eastAsia="en-US"/>
                <w14:ligatures w14:val="standardContextual"/>
              </w:rPr>
              <w:tab/>
            </w:r>
            <w:r w:rsidR="00874C31" w:rsidRPr="00EE5D75">
              <w:rPr>
                <w:rStyle w:val="Hyperlink"/>
                <w:noProof/>
              </w:rPr>
              <w:t>Hạn chế của đề tài</w:t>
            </w:r>
            <w:r w:rsidR="00874C31">
              <w:rPr>
                <w:noProof/>
                <w:webHidden/>
              </w:rPr>
              <w:tab/>
            </w:r>
            <w:r w:rsidR="00874C31">
              <w:rPr>
                <w:noProof/>
                <w:webHidden/>
              </w:rPr>
              <w:fldChar w:fldCharType="begin"/>
            </w:r>
            <w:r w:rsidR="00874C31">
              <w:rPr>
                <w:noProof/>
                <w:webHidden/>
              </w:rPr>
              <w:instrText xml:space="preserve"> PAGEREF _Toc142736603 \h </w:instrText>
            </w:r>
            <w:r w:rsidR="00874C31">
              <w:rPr>
                <w:noProof/>
                <w:webHidden/>
              </w:rPr>
            </w:r>
            <w:r w:rsidR="00874C31">
              <w:rPr>
                <w:noProof/>
                <w:webHidden/>
              </w:rPr>
              <w:fldChar w:fldCharType="separate"/>
            </w:r>
            <w:r w:rsidR="00B14C6E">
              <w:rPr>
                <w:noProof/>
                <w:webHidden/>
              </w:rPr>
              <w:t>30</w:t>
            </w:r>
            <w:r w:rsidR="00874C31">
              <w:rPr>
                <w:noProof/>
                <w:webHidden/>
              </w:rPr>
              <w:fldChar w:fldCharType="end"/>
            </w:r>
          </w:hyperlink>
        </w:p>
        <w:p w14:paraId="319BD809" w14:textId="72B32D0F" w:rsidR="00874C31" w:rsidRDefault="00000000">
          <w:pPr>
            <w:pStyle w:val="TOC3"/>
            <w:tabs>
              <w:tab w:val="left" w:pos="1320"/>
              <w:tab w:val="right" w:leader="dot" w:pos="9350"/>
            </w:tabs>
            <w:rPr>
              <w:rFonts w:eastAsiaTheme="minorEastAsia" w:cstheme="minorBidi"/>
              <w:noProof/>
              <w:kern w:val="2"/>
              <w:sz w:val="22"/>
              <w:szCs w:val="22"/>
              <w:lang w:eastAsia="en-US"/>
              <w14:ligatures w14:val="standardContextual"/>
            </w:rPr>
          </w:pPr>
          <w:hyperlink w:anchor="_Toc142736604" w:history="1">
            <w:r w:rsidR="00874C31" w:rsidRPr="00EE5D75">
              <w:rPr>
                <w:rStyle w:val="Hyperlink"/>
                <w:noProof/>
              </w:rPr>
              <w:t>5.2.1.</w:t>
            </w:r>
            <w:r w:rsidR="00874C31">
              <w:rPr>
                <w:rFonts w:eastAsiaTheme="minorEastAsia" w:cstheme="minorBidi"/>
                <w:noProof/>
                <w:kern w:val="2"/>
                <w:sz w:val="22"/>
                <w:szCs w:val="22"/>
                <w:lang w:eastAsia="en-US"/>
                <w14:ligatures w14:val="standardContextual"/>
              </w:rPr>
              <w:tab/>
            </w:r>
            <w:r w:rsidR="00874C31" w:rsidRPr="00EE5D75">
              <w:rPr>
                <w:rStyle w:val="Hyperlink"/>
                <w:noProof/>
              </w:rPr>
              <w:t>Khó khăn đến từ dữ liệu</w:t>
            </w:r>
            <w:r w:rsidR="00874C31">
              <w:rPr>
                <w:noProof/>
                <w:webHidden/>
              </w:rPr>
              <w:tab/>
            </w:r>
            <w:r w:rsidR="00874C31">
              <w:rPr>
                <w:noProof/>
                <w:webHidden/>
              </w:rPr>
              <w:fldChar w:fldCharType="begin"/>
            </w:r>
            <w:r w:rsidR="00874C31">
              <w:rPr>
                <w:noProof/>
                <w:webHidden/>
              </w:rPr>
              <w:instrText xml:space="preserve"> PAGEREF _Toc142736604 \h </w:instrText>
            </w:r>
            <w:r w:rsidR="00874C31">
              <w:rPr>
                <w:noProof/>
                <w:webHidden/>
              </w:rPr>
            </w:r>
            <w:r w:rsidR="00874C31">
              <w:rPr>
                <w:noProof/>
                <w:webHidden/>
              </w:rPr>
              <w:fldChar w:fldCharType="separate"/>
            </w:r>
            <w:r w:rsidR="00B14C6E">
              <w:rPr>
                <w:noProof/>
                <w:webHidden/>
              </w:rPr>
              <w:t>30</w:t>
            </w:r>
            <w:r w:rsidR="00874C31">
              <w:rPr>
                <w:noProof/>
                <w:webHidden/>
              </w:rPr>
              <w:fldChar w:fldCharType="end"/>
            </w:r>
          </w:hyperlink>
        </w:p>
        <w:p w14:paraId="42BB9B60" w14:textId="1ABDA9C4" w:rsidR="00874C31" w:rsidRDefault="00000000">
          <w:pPr>
            <w:pStyle w:val="TOC3"/>
            <w:tabs>
              <w:tab w:val="left" w:pos="1320"/>
              <w:tab w:val="right" w:leader="dot" w:pos="9350"/>
            </w:tabs>
            <w:rPr>
              <w:rFonts w:eastAsiaTheme="minorEastAsia" w:cstheme="minorBidi"/>
              <w:noProof/>
              <w:kern w:val="2"/>
              <w:sz w:val="22"/>
              <w:szCs w:val="22"/>
              <w:lang w:eastAsia="en-US"/>
              <w14:ligatures w14:val="standardContextual"/>
            </w:rPr>
          </w:pPr>
          <w:hyperlink w:anchor="_Toc142736605" w:history="1">
            <w:r w:rsidR="00874C31" w:rsidRPr="00EE5D75">
              <w:rPr>
                <w:rStyle w:val="Hyperlink"/>
                <w:noProof/>
              </w:rPr>
              <w:t>5.2.2.</w:t>
            </w:r>
            <w:r w:rsidR="00874C31">
              <w:rPr>
                <w:rFonts w:eastAsiaTheme="minorEastAsia" w:cstheme="minorBidi"/>
                <w:noProof/>
                <w:kern w:val="2"/>
                <w:sz w:val="22"/>
                <w:szCs w:val="22"/>
                <w:lang w:eastAsia="en-US"/>
                <w14:ligatures w14:val="standardContextual"/>
              </w:rPr>
              <w:tab/>
            </w:r>
            <w:r w:rsidR="00874C31" w:rsidRPr="00EE5D75">
              <w:rPr>
                <w:rStyle w:val="Hyperlink"/>
                <w:noProof/>
              </w:rPr>
              <w:t>Hạn chế của phương pháp</w:t>
            </w:r>
            <w:r w:rsidR="00874C31">
              <w:rPr>
                <w:noProof/>
                <w:webHidden/>
              </w:rPr>
              <w:tab/>
            </w:r>
            <w:r w:rsidR="00874C31">
              <w:rPr>
                <w:noProof/>
                <w:webHidden/>
              </w:rPr>
              <w:fldChar w:fldCharType="begin"/>
            </w:r>
            <w:r w:rsidR="00874C31">
              <w:rPr>
                <w:noProof/>
                <w:webHidden/>
              </w:rPr>
              <w:instrText xml:space="preserve"> PAGEREF _Toc142736605 \h </w:instrText>
            </w:r>
            <w:r w:rsidR="00874C31">
              <w:rPr>
                <w:noProof/>
                <w:webHidden/>
              </w:rPr>
            </w:r>
            <w:r w:rsidR="00874C31">
              <w:rPr>
                <w:noProof/>
                <w:webHidden/>
              </w:rPr>
              <w:fldChar w:fldCharType="separate"/>
            </w:r>
            <w:r w:rsidR="00B14C6E">
              <w:rPr>
                <w:noProof/>
                <w:webHidden/>
              </w:rPr>
              <w:t>31</w:t>
            </w:r>
            <w:r w:rsidR="00874C31">
              <w:rPr>
                <w:noProof/>
                <w:webHidden/>
              </w:rPr>
              <w:fldChar w:fldCharType="end"/>
            </w:r>
          </w:hyperlink>
        </w:p>
        <w:p w14:paraId="32447E01" w14:textId="5514B102" w:rsidR="00874C31" w:rsidRDefault="00000000">
          <w:pPr>
            <w:pStyle w:val="TOC2"/>
            <w:tabs>
              <w:tab w:val="left" w:pos="880"/>
              <w:tab w:val="right" w:leader="dot" w:pos="9350"/>
            </w:tabs>
            <w:rPr>
              <w:rFonts w:eastAsiaTheme="minorEastAsia" w:cstheme="minorBidi"/>
              <w:b w:val="0"/>
              <w:bCs w:val="0"/>
              <w:noProof/>
              <w:kern w:val="2"/>
              <w:lang w:eastAsia="en-US"/>
              <w14:ligatures w14:val="standardContextual"/>
            </w:rPr>
          </w:pPr>
          <w:hyperlink w:anchor="_Toc142736606" w:history="1">
            <w:r w:rsidR="00874C31" w:rsidRPr="00EE5D75">
              <w:rPr>
                <w:rStyle w:val="Hyperlink"/>
                <w:noProof/>
              </w:rPr>
              <w:t>5.3.</w:t>
            </w:r>
            <w:r w:rsidR="00874C31">
              <w:rPr>
                <w:rFonts w:eastAsiaTheme="minorEastAsia" w:cstheme="minorBidi"/>
                <w:b w:val="0"/>
                <w:bCs w:val="0"/>
                <w:noProof/>
                <w:kern w:val="2"/>
                <w:lang w:eastAsia="en-US"/>
                <w14:ligatures w14:val="standardContextual"/>
              </w:rPr>
              <w:tab/>
            </w:r>
            <w:r w:rsidR="00874C31" w:rsidRPr="00EE5D75">
              <w:rPr>
                <w:rStyle w:val="Hyperlink"/>
                <w:noProof/>
              </w:rPr>
              <w:t>Hướng phát triển</w:t>
            </w:r>
            <w:r w:rsidR="00874C31">
              <w:rPr>
                <w:noProof/>
                <w:webHidden/>
              </w:rPr>
              <w:tab/>
            </w:r>
            <w:r w:rsidR="00874C31">
              <w:rPr>
                <w:noProof/>
                <w:webHidden/>
              </w:rPr>
              <w:fldChar w:fldCharType="begin"/>
            </w:r>
            <w:r w:rsidR="00874C31">
              <w:rPr>
                <w:noProof/>
                <w:webHidden/>
              </w:rPr>
              <w:instrText xml:space="preserve"> PAGEREF _Toc142736606 \h </w:instrText>
            </w:r>
            <w:r w:rsidR="00874C31">
              <w:rPr>
                <w:noProof/>
                <w:webHidden/>
              </w:rPr>
            </w:r>
            <w:r w:rsidR="00874C31">
              <w:rPr>
                <w:noProof/>
                <w:webHidden/>
              </w:rPr>
              <w:fldChar w:fldCharType="separate"/>
            </w:r>
            <w:r w:rsidR="00B14C6E">
              <w:rPr>
                <w:noProof/>
                <w:webHidden/>
              </w:rPr>
              <w:t>31</w:t>
            </w:r>
            <w:r w:rsidR="00874C31">
              <w:rPr>
                <w:noProof/>
                <w:webHidden/>
              </w:rPr>
              <w:fldChar w:fldCharType="end"/>
            </w:r>
          </w:hyperlink>
        </w:p>
        <w:p w14:paraId="08A2B4D3" w14:textId="09226931" w:rsidR="00874C31" w:rsidRDefault="00000000">
          <w:pPr>
            <w:pStyle w:val="TOC1"/>
            <w:tabs>
              <w:tab w:val="right" w:leader="dot" w:pos="9350"/>
            </w:tabs>
            <w:rPr>
              <w:rFonts w:eastAsiaTheme="minorEastAsia" w:cstheme="minorBidi"/>
              <w:b w:val="0"/>
              <w:bCs w:val="0"/>
              <w:i w:val="0"/>
              <w:iCs w:val="0"/>
              <w:noProof/>
              <w:kern w:val="2"/>
              <w:sz w:val="22"/>
              <w:szCs w:val="22"/>
              <w:lang w:eastAsia="en-US"/>
              <w14:ligatures w14:val="standardContextual"/>
            </w:rPr>
          </w:pPr>
          <w:hyperlink w:anchor="_Toc142736607" w:history="1">
            <w:r w:rsidR="00874C31" w:rsidRPr="00EE5D75">
              <w:rPr>
                <w:rStyle w:val="Hyperlink"/>
                <w:noProof/>
              </w:rPr>
              <w:t>KẾT LUẬN</w:t>
            </w:r>
            <w:r w:rsidR="00874C31">
              <w:rPr>
                <w:noProof/>
                <w:webHidden/>
              </w:rPr>
              <w:tab/>
            </w:r>
            <w:r w:rsidR="00874C31">
              <w:rPr>
                <w:noProof/>
                <w:webHidden/>
              </w:rPr>
              <w:fldChar w:fldCharType="begin"/>
            </w:r>
            <w:r w:rsidR="00874C31">
              <w:rPr>
                <w:noProof/>
                <w:webHidden/>
              </w:rPr>
              <w:instrText xml:space="preserve"> PAGEREF _Toc142736607 \h </w:instrText>
            </w:r>
            <w:r w:rsidR="00874C31">
              <w:rPr>
                <w:noProof/>
                <w:webHidden/>
              </w:rPr>
            </w:r>
            <w:r w:rsidR="00874C31">
              <w:rPr>
                <w:noProof/>
                <w:webHidden/>
              </w:rPr>
              <w:fldChar w:fldCharType="separate"/>
            </w:r>
            <w:r w:rsidR="00B14C6E">
              <w:rPr>
                <w:noProof/>
                <w:webHidden/>
              </w:rPr>
              <w:t>32</w:t>
            </w:r>
            <w:r w:rsidR="00874C31">
              <w:rPr>
                <w:noProof/>
                <w:webHidden/>
              </w:rPr>
              <w:fldChar w:fldCharType="end"/>
            </w:r>
          </w:hyperlink>
        </w:p>
        <w:p w14:paraId="64FFA890" w14:textId="555CE788" w:rsidR="00874C31" w:rsidRDefault="00000000">
          <w:pPr>
            <w:pStyle w:val="TOC1"/>
            <w:tabs>
              <w:tab w:val="right" w:leader="dot" w:pos="9350"/>
            </w:tabs>
            <w:rPr>
              <w:rFonts w:eastAsiaTheme="minorEastAsia" w:cstheme="minorBidi"/>
              <w:b w:val="0"/>
              <w:bCs w:val="0"/>
              <w:i w:val="0"/>
              <w:iCs w:val="0"/>
              <w:noProof/>
              <w:kern w:val="2"/>
              <w:sz w:val="22"/>
              <w:szCs w:val="22"/>
              <w:lang w:eastAsia="en-US"/>
              <w14:ligatures w14:val="standardContextual"/>
            </w:rPr>
          </w:pPr>
          <w:hyperlink w:anchor="_Toc142736608" w:history="1">
            <w:r w:rsidR="00874C31" w:rsidRPr="00EE5D75">
              <w:rPr>
                <w:rStyle w:val="Hyperlink"/>
                <w:noProof/>
              </w:rPr>
              <w:t>Tài liệu tham khảo</w:t>
            </w:r>
            <w:r w:rsidR="00874C31">
              <w:rPr>
                <w:noProof/>
                <w:webHidden/>
              </w:rPr>
              <w:tab/>
            </w:r>
            <w:r w:rsidR="00874C31">
              <w:rPr>
                <w:noProof/>
                <w:webHidden/>
              </w:rPr>
              <w:fldChar w:fldCharType="begin"/>
            </w:r>
            <w:r w:rsidR="00874C31">
              <w:rPr>
                <w:noProof/>
                <w:webHidden/>
              </w:rPr>
              <w:instrText xml:space="preserve"> PAGEREF _Toc142736608 \h </w:instrText>
            </w:r>
            <w:r w:rsidR="00874C31">
              <w:rPr>
                <w:noProof/>
                <w:webHidden/>
              </w:rPr>
            </w:r>
            <w:r w:rsidR="00874C31">
              <w:rPr>
                <w:noProof/>
                <w:webHidden/>
              </w:rPr>
              <w:fldChar w:fldCharType="separate"/>
            </w:r>
            <w:r w:rsidR="00B14C6E">
              <w:rPr>
                <w:noProof/>
                <w:webHidden/>
              </w:rPr>
              <w:t>33</w:t>
            </w:r>
            <w:r w:rsidR="00874C31">
              <w:rPr>
                <w:noProof/>
                <w:webHidden/>
              </w:rPr>
              <w:fldChar w:fldCharType="end"/>
            </w:r>
          </w:hyperlink>
        </w:p>
        <w:p w14:paraId="28086A2D" w14:textId="3EF29912" w:rsidR="00753AA4" w:rsidRDefault="00753AA4">
          <w:r>
            <w:fldChar w:fldCharType="end"/>
          </w:r>
        </w:p>
      </w:sdtContent>
    </w:sdt>
    <w:p w14:paraId="53D21750" w14:textId="77777777" w:rsidR="0080147D" w:rsidRDefault="0080147D" w:rsidP="00116C81">
      <w:pPr>
        <w:pStyle w:val="Heading01"/>
        <w:jc w:val="center"/>
      </w:pPr>
    </w:p>
    <w:p w14:paraId="21F18BC0" w14:textId="4A8B0650" w:rsidR="00072C8A" w:rsidRDefault="008234C6" w:rsidP="00072C8A">
      <w:pPr>
        <w:pStyle w:val="Heading01"/>
        <w:jc w:val="center"/>
        <w:rPr>
          <w:sz w:val="28"/>
          <w:szCs w:val="28"/>
        </w:rPr>
      </w:pPr>
      <w:r w:rsidRPr="00E22FCA">
        <w:rPr>
          <w:sz w:val="28"/>
          <w:szCs w:val="28"/>
        </w:rPr>
        <w:br w:type="page"/>
      </w:r>
      <w:bookmarkStart w:id="3" w:name="_Toc142345526"/>
      <w:bookmarkStart w:id="4" w:name="_Toc142345891"/>
    </w:p>
    <w:p w14:paraId="473007DC" w14:textId="77777777" w:rsidR="00072C8A" w:rsidRDefault="00072C8A" w:rsidP="00072C8A">
      <w:pPr>
        <w:pStyle w:val="Heading01"/>
        <w:jc w:val="center"/>
        <w:rPr>
          <w:sz w:val="28"/>
          <w:szCs w:val="28"/>
        </w:rPr>
      </w:pPr>
    </w:p>
    <w:p w14:paraId="76DE9EF0" w14:textId="67041048" w:rsidR="00FC102A" w:rsidRDefault="000572C7" w:rsidP="00116C81">
      <w:pPr>
        <w:pStyle w:val="Heading01"/>
        <w:jc w:val="center"/>
        <w:rPr>
          <w:lang w:val="en-US"/>
        </w:rPr>
      </w:pPr>
      <w:bookmarkStart w:id="5" w:name="_Toc142736567"/>
      <w:r>
        <w:rPr>
          <w:lang w:val="en-US"/>
        </w:rPr>
        <w:t>MỞ ĐẦU</w:t>
      </w:r>
      <w:bookmarkEnd w:id="3"/>
      <w:bookmarkEnd w:id="4"/>
      <w:bookmarkEnd w:id="5"/>
    </w:p>
    <w:p w14:paraId="07952064" w14:textId="77777777" w:rsidR="00A92CD7" w:rsidRPr="000572C7" w:rsidRDefault="00A92CD7" w:rsidP="00116C81">
      <w:pPr>
        <w:pStyle w:val="Heading01"/>
        <w:jc w:val="center"/>
      </w:pPr>
    </w:p>
    <w:p w14:paraId="6002EBF7" w14:textId="00F86B32" w:rsidR="0097255E" w:rsidRDefault="0097255E" w:rsidP="007D2A5C">
      <w:pPr>
        <w:pStyle w:val="NormalText"/>
        <w:jc w:val="both"/>
        <w:rPr>
          <w:lang w:val="vi-VN"/>
        </w:rPr>
      </w:pPr>
      <w:r w:rsidRPr="0097255E">
        <w:rPr>
          <w:lang w:val="vi-VN"/>
        </w:rPr>
        <w:t>Trong thời đại hiện đại của công nghệ thông tin, việc thu thập dữ liệu đang trở nên ngày càng quan trọng và phổ biến trong lĩnh vực nghiên cứu khoa học. Trong ngữ cảnh đó, việc thu thập dữ liệu chữ Nôm và chữ Quốc Ngữ từ các trang web trực tuyến có vai trò đặc biệt quan trọng trong việc bảo tồn và nghiên cứu văn hóa lịch sử Việt Nam.</w:t>
      </w:r>
    </w:p>
    <w:p w14:paraId="06E6A473" w14:textId="10A2B501" w:rsidR="001A6336" w:rsidRPr="0097255E" w:rsidRDefault="001A6336" w:rsidP="007D2A5C">
      <w:pPr>
        <w:pStyle w:val="NormalText"/>
        <w:jc w:val="both"/>
        <w:rPr>
          <w:lang w:val="vi-VN"/>
        </w:rPr>
      </w:pPr>
      <w:r>
        <w:rPr>
          <w:lang w:val="vi-VN"/>
        </w:rPr>
        <w:t>Hơn thế nữa, v</w:t>
      </w:r>
      <w:r w:rsidRPr="001A6336">
        <w:rPr>
          <w:lang w:val="vi-VN"/>
        </w:rPr>
        <w:t xml:space="preserve">iệc chuyển ngữ giữa chữ Nôm và chữ Quốc ngữ có thể hỗ trợ các tác vụ như phân tích tài liệu lịch sử, công cụ giáo dục và học ngôn ngữ, lưu trữ và bảo quản kỹ thuật số, tạo siêu dữ liệu cho bộ sưu tập thư pháp và cải thiện hệ thống dịch máy. Với mô hình </w:t>
      </w:r>
      <w:r>
        <w:rPr>
          <w:lang w:val="vi-VN"/>
        </w:rPr>
        <w:t>g</w:t>
      </w:r>
      <w:r w:rsidRPr="001A6336">
        <w:rPr>
          <w:lang w:val="vi-VN"/>
        </w:rPr>
        <w:t xml:space="preserve">hi nhãn chữ Nôm, </w:t>
      </w:r>
      <w:r>
        <w:rPr>
          <w:lang w:val="vi-VN"/>
        </w:rPr>
        <w:t xml:space="preserve">các </w:t>
      </w:r>
      <w:r w:rsidRPr="001A6336">
        <w:rPr>
          <w:lang w:val="vi-VN"/>
        </w:rPr>
        <w:t xml:space="preserve">nhà nghiên cứu và sử học có thể xác định và phân loại các tài liệu cổ chứa chữ Nôm để phân tích và hiểu nội dung dễ dàng hơn. Người dạy ngôn ngữ và người học có thể sử dụng mô hình để tạo tài liệu học tập, từ điển hoặc công cụ tương tác để học viên thực hành đọc và hiểu các chữ Nôm. Các thư viện, bảo tàng và tổ chức văn hóa có thể sử dụng mô hình này để số hóa và bảo quản các bản thảo hoặc hiện vật chữ Nôm. Đối với các nhà sưu tập và phòng trưng bày nghệ thuật, mô hình này giúp cải thiện khả năng tìm kiếm và hiểu biết về các bộ sưu tập thư pháp của họ. Cuối cùng, tích hợp mô hình </w:t>
      </w:r>
      <w:r w:rsidR="00D744E5">
        <w:rPr>
          <w:lang w:val="vi-VN"/>
        </w:rPr>
        <w:t>g</w:t>
      </w:r>
      <w:r w:rsidRPr="001A6336">
        <w:rPr>
          <w:lang w:val="vi-VN"/>
        </w:rPr>
        <w:t>hi nhãn chữ Nôm vào hệ thống dịch máy có thể cải thiện khả năng dịch chính xác và giao tiếp giữa các nhóm ngôn ngữ khác nhau sử dụng chữ Nôm.</w:t>
      </w:r>
      <w:r w:rsidR="00D744E5">
        <w:rPr>
          <w:lang w:val="vi-VN"/>
        </w:rPr>
        <w:t xml:space="preserve"> </w:t>
      </w:r>
    </w:p>
    <w:p w14:paraId="469D27BF" w14:textId="1E23892D" w:rsidR="0097255E" w:rsidRPr="0097255E" w:rsidRDefault="00BE3D6D" w:rsidP="007D2A5C">
      <w:pPr>
        <w:pStyle w:val="NormalText"/>
        <w:jc w:val="both"/>
        <w:rPr>
          <w:lang w:val="vi-VN"/>
        </w:rPr>
      </w:pPr>
      <w:r>
        <w:rPr>
          <w:lang w:val="vi-VN"/>
        </w:rPr>
        <w:t xml:space="preserve">Với các tác vụ kể trên, nhu cầu thu thập dữ liệu song ngữ chữ Nôm và chữ Quốc ngữ là nhiệm vụ quan trọng và cấp thiết để có thể tiếp tục xây dựng và phát triển các tác vụ trên. Vì lẽ đó, </w:t>
      </w:r>
      <w:r w:rsidR="00377FBE">
        <w:rPr>
          <w:lang w:val="vi-VN"/>
        </w:rPr>
        <w:t>báo cáo này hướng đến n</w:t>
      </w:r>
      <w:r w:rsidR="0097255E" w:rsidRPr="0097255E">
        <w:rPr>
          <w:lang w:val="vi-VN"/>
        </w:rPr>
        <w:t xml:space="preserve">hiệm vụ tập trung vào quá trình thu thập dữ liệu chữ Nôm và chữ Quốc Ngữ từ trang web, với mục tiêu xây dựng một nguồn dữ liệu đáng tin cậy và đầy đủ để phục vụ các nghiên cứu và ứng dụng trong </w:t>
      </w:r>
      <w:r w:rsidR="008E7AB5">
        <w:rPr>
          <w:lang w:val="vi-VN"/>
        </w:rPr>
        <w:t xml:space="preserve">các </w:t>
      </w:r>
      <w:r w:rsidR="0097255E" w:rsidRPr="0097255E">
        <w:rPr>
          <w:lang w:val="vi-VN"/>
        </w:rPr>
        <w:t xml:space="preserve">lĩnh vực này. Trong quá trình nghiên cứu, chúng </w:t>
      </w:r>
      <w:r w:rsidR="00662903">
        <w:rPr>
          <w:lang w:val="vi-VN"/>
        </w:rPr>
        <w:t>em</w:t>
      </w:r>
      <w:r w:rsidR="0097255E" w:rsidRPr="0097255E">
        <w:rPr>
          <w:lang w:val="vi-VN"/>
        </w:rPr>
        <w:t xml:space="preserve"> đã tìm hiểu và áp dụng các phương pháp và công cụ thích hợp nhằm thu thập dữ liệu một cách hiệu quả và chính xác từ các trang web, đặc biệt là trang web: </w:t>
      </w:r>
      <w:r w:rsidR="00F448B5" w:rsidRPr="00F448B5">
        <w:t>https://www.scribd.com/lists/21643875/Th%C6%A1-V%C4%83n-Han-Nom</w:t>
      </w:r>
      <w:r w:rsidR="0097255E" w:rsidRPr="0097255E">
        <w:rPr>
          <w:lang w:val="vi-VN"/>
        </w:rPr>
        <w:t>.</w:t>
      </w:r>
    </w:p>
    <w:p w14:paraId="5FC3A39B" w14:textId="39FA330B" w:rsidR="0097255E" w:rsidRPr="0097255E" w:rsidRDefault="0097255E" w:rsidP="007D2A5C">
      <w:pPr>
        <w:pStyle w:val="NormalText"/>
        <w:jc w:val="both"/>
        <w:rPr>
          <w:lang w:val="vi-VN"/>
        </w:rPr>
      </w:pPr>
      <w:r w:rsidRPr="0097255E">
        <w:rPr>
          <w:lang w:val="vi-VN"/>
        </w:rPr>
        <w:t>Mục tiêu chính của báo cáo này là góp phần vào nỗ lực bảo tồn và phát triển nghiên cứu về chữ Nôm và chữ Quốc Ngữ. Bằng cách thu thập dữ liệu đáng tin cậy và dễ truy cập, hy vọng rằng nghiên cứu trong lĩnh vực này sẽ được khám phá sâu hơn và tạo ra những kết quả đáng giá.</w:t>
      </w:r>
    </w:p>
    <w:p w14:paraId="27DD5B4B" w14:textId="0BBA0E65" w:rsidR="00FC102A" w:rsidRPr="00A95CCA" w:rsidRDefault="0097255E" w:rsidP="007D2A5C">
      <w:pPr>
        <w:tabs>
          <w:tab w:val="right" w:pos="8630"/>
        </w:tabs>
        <w:spacing w:after="0" w:line="480" w:lineRule="auto"/>
        <w:ind w:left="440"/>
        <w:jc w:val="both"/>
        <w:rPr>
          <w:i/>
          <w:lang w:val="vi-VN"/>
        </w:rPr>
      </w:pPr>
      <w:r w:rsidRPr="007D2A5C">
        <w:rPr>
          <w:rFonts w:asciiTheme="majorHAnsi" w:hAnsiTheme="majorHAnsi" w:cstheme="majorHAnsi"/>
          <w:i/>
          <w:iCs/>
          <w:sz w:val="26"/>
          <w:szCs w:val="26"/>
          <w:lang w:val="vi-VN"/>
        </w:rPr>
        <w:t>Từ khóa: chữ Nôm</w:t>
      </w:r>
      <w:r w:rsidRPr="007D2A5C">
        <w:rPr>
          <w:rFonts w:asciiTheme="majorHAnsi" w:eastAsia="Times New Roman" w:hAnsiTheme="majorHAnsi" w:cstheme="majorHAnsi"/>
          <w:i/>
          <w:sz w:val="26"/>
          <w:szCs w:val="26"/>
          <w:lang w:val="vi-VN"/>
        </w:rPr>
        <w:t>, chữ Quốc Ngữ, thu thập dữ liệu, khai thác</w:t>
      </w:r>
      <w:r w:rsidRPr="0097255E">
        <w:rPr>
          <w:rFonts w:ascii="Times New Roman" w:eastAsia="Times New Roman" w:hAnsi="Times New Roman" w:cs="Times New Roman"/>
          <w:i/>
          <w:sz w:val="26"/>
          <w:szCs w:val="26"/>
          <w:lang w:val="vi-VN"/>
        </w:rPr>
        <w:t xml:space="preserve"> ngữ liệu.</w:t>
      </w:r>
      <w:r w:rsidR="008234C6" w:rsidRPr="0097255E">
        <w:rPr>
          <w:i/>
          <w:iCs/>
          <w:lang w:val="vi-VN"/>
        </w:rPr>
        <w:br w:type="page"/>
      </w:r>
    </w:p>
    <w:p w14:paraId="7204021E" w14:textId="44F95812" w:rsidR="00FC102A" w:rsidRPr="00DA510D" w:rsidRDefault="00FC102A" w:rsidP="00DA510D">
      <w:pPr>
        <w:pStyle w:val="NormalText"/>
        <w:rPr>
          <w:i/>
          <w:iCs/>
          <w:lang w:val="vi-VN"/>
        </w:rPr>
      </w:pPr>
    </w:p>
    <w:p w14:paraId="6B01460A" w14:textId="60F65D9B" w:rsidR="00543319" w:rsidRDefault="00426DEE" w:rsidP="00DA510D">
      <w:pPr>
        <w:pStyle w:val="Heading01"/>
        <w:jc w:val="center"/>
      </w:pPr>
      <w:bookmarkStart w:id="6" w:name="_Toc142345527"/>
      <w:bookmarkStart w:id="7" w:name="_Toc142345892"/>
      <w:bookmarkStart w:id="8" w:name="_Toc142736568"/>
      <w:r>
        <w:t xml:space="preserve">CHƯƠNG </w:t>
      </w:r>
      <w:r w:rsidR="008234C6">
        <w:t xml:space="preserve">1: </w:t>
      </w:r>
      <w:r>
        <w:t>GIỚI THIỆU</w:t>
      </w:r>
      <w:bookmarkEnd w:id="6"/>
      <w:bookmarkEnd w:id="7"/>
      <w:bookmarkEnd w:id="8"/>
    </w:p>
    <w:p w14:paraId="68465368" w14:textId="77777777" w:rsidR="00251680" w:rsidRPr="00251680" w:rsidRDefault="00251680" w:rsidP="00251680">
      <w:pPr>
        <w:pStyle w:val="Heading01"/>
        <w:jc w:val="center"/>
      </w:pPr>
    </w:p>
    <w:p w14:paraId="28207621" w14:textId="54E74860" w:rsidR="00513FDD" w:rsidRPr="00251680" w:rsidRDefault="00C65E03" w:rsidP="00251680">
      <w:pPr>
        <w:pStyle w:val="Heading02"/>
      </w:pPr>
      <w:bookmarkStart w:id="9" w:name="_Toc142345528"/>
      <w:bookmarkStart w:id="10" w:name="_Toc142345893"/>
      <w:bookmarkStart w:id="11" w:name="_Toc142736569"/>
      <w:r w:rsidRPr="000572C7">
        <w:t>Giới thiệu đ</w:t>
      </w:r>
      <w:r w:rsidR="00543319" w:rsidRPr="000572C7">
        <w:t>ề tài</w:t>
      </w:r>
      <w:bookmarkEnd w:id="9"/>
      <w:bookmarkEnd w:id="10"/>
      <w:bookmarkEnd w:id="11"/>
    </w:p>
    <w:p w14:paraId="1557B319" w14:textId="7E9AB978" w:rsidR="00513FDD" w:rsidRDefault="00513FDD" w:rsidP="007D2A5C">
      <w:pPr>
        <w:pStyle w:val="NormalText"/>
        <w:jc w:val="both"/>
      </w:pPr>
      <w:proofErr w:type="spellStart"/>
      <w:r w:rsidRPr="00513FDD">
        <w:t>Trong</w:t>
      </w:r>
      <w:proofErr w:type="spellEnd"/>
      <w:r w:rsidRPr="00513FDD">
        <w:t xml:space="preserve"> </w:t>
      </w:r>
      <w:proofErr w:type="spellStart"/>
      <w:r w:rsidRPr="00513FDD">
        <w:t>thời</w:t>
      </w:r>
      <w:proofErr w:type="spellEnd"/>
      <w:r w:rsidRPr="00513FDD">
        <w:t xml:space="preserve"> </w:t>
      </w:r>
      <w:proofErr w:type="spellStart"/>
      <w:r w:rsidRPr="00513FDD">
        <w:t>đại</w:t>
      </w:r>
      <w:proofErr w:type="spellEnd"/>
      <w:r w:rsidRPr="00513FDD">
        <w:t xml:space="preserve"> </w:t>
      </w:r>
      <w:proofErr w:type="spellStart"/>
      <w:r w:rsidRPr="00513FDD">
        <w:t>công</w:t>
      </w:r>
      <w:proofErr w:type="spellEnd"/>
      <w:r w:rsidRPr="00513FDD">
        <w:t xml:space="preserve"> </w:t>
      </w:r>
      <w:proofErr w:type="spellStart"/>
      <w:r w:rsidRPr="00513FDD">
        <w:t>nghệ</w:t>
      </w:r>
      <w:proofErr w:type="spellEnd"/>
      <w:r w:rsidRPr="00513FDD">
        <w:t xml:space="preserve"> </w:t>
      </w:r>
      <w:proofErr w:type="spellStart"/>
      <w:r w:rsidRPr="00513FDD">
        <w:t>thông</w:t>
      </w:r>
      <w:proofErr w:type="spellEnd"/>
      <w:r w:rsidRPr="00513FDD">
        <w:t xml:space="preserve"> tin </w:t>
      </w:r>
      <w:proofErr w:type="spellStart"/>
      <w:r w:rsidRPr="00513FDD">
        <w:t>ngày</w:t>
      </w:r>
      <w:proofErr w:type="spellEnd"/>
      <w:r w:rsidRPr="00513FDD">
        <w:t xml:space="preserve"> nay, </w:t>
      </w:r>
      <w:proofErr w:type="spellStart"/>
      <w:r w:rsidRPr="00513FDD">
        <w:t>việc</w:t>
      </w:r>
      <w:proofErr w:type="spellEnd"/>
      <w:r w:rsidRPr="00513FDD">
        <w:t xml:space="preserve"> </w:t>
      </w:r>
      <w:proofErr w:type="spellStart"/>
      <w:r w:rsidRPr="00513FDD">
        <w:t>thu</w:t>
      </w:r>
      <w:proofErr w:type="spellEnd"/>
      <w:r w:rsidRPr="00513FDD">
        <w:t xml:space="preserve"> </w:t>
      </w:r>
      <w:proofErr w:type="spellStart"/>
      <w:r w:rsidRPr="00513FDD">
        <w:t>thập</w:t>
      </w:r>
      <w:proofErr w:type="spellEnd"/>
      <w:r w:rsidRPr="00513FDD">
        <w:t xml:space="preserve"> </w:t>
      </w:r>
      <w:proofErr w:type="spellStart"/>
      <w:r w:rsidRPr="00513FDD">
        <w:t>dữ</w:t>
      </w:r>
      <w:proofErr w:type="spellEnd"/>
      <w:r w:rsidRPr="00513FDD">
        <w:t xml:space="preserve"> </w:t>
      </w:r>
      <w:proofErr w:type="spellStart"/>
      <w:r w:rsidRPr="00513FDD">
        <w:t>liệu</w:t>
      </w:r>
      <w:proofErr w:type="spellEnd"/>
      <w:r w:rsidRPr="00513FDD">
        <w:t xml:space="preserve"> </w:t>
      </w:r>
      <w:proofErr w:type="spellStart"/>
      <w:r w:rsidRPr="00513FDD">
        <w:t>đóng</w:t>
      </w:r>
      <w:proofErr w:type="spellEnd"/>
      <w:r w:rsidRPr="00513FDD">
        <w:t xml:space="preserve"> </w:t>
      </w:r>
      <w:proofErr w:type="spellStart"/>
      <w:r w:rsidRPr="00513FDD">
        <w:t>một</w:t>
      </w:r>
      <w:proofErr w:type="spellEnd"/>
      <w:r w:rsidRPr="00513FDD">
        <w:t xml:space="preserve"> </w:t>
      </w:r>
      <w:proofErr w:type="spellStart"/>
      <w:r w:rsidRPr="00513FDD">
        <w:t>vai</w:t>
      </w:r>
      <w:proofErr w:type="spellEnd"/>
      <w:r w:rsidRPr="00513FDD">
        <w:t xml:space="preserve"> </w:t>
      </w:r>
      <w:proofErr w:type="spellStart"/>
      <w:r w:rsidRPr="00513FDD">
        <w:t>trò</w:t>
      </w:r>
      <w:proofErr w:type="spellEnd"/>
      <w:r w:rsidRPr="00513FDD">
        <w:t xml:space="preserve"> </w:t>
      </w:r>
      <w:proofErr w:type="spellStart"/>
      <w:r w:rsidRPr="00513FDD">
        <w:t>vô</w:t>
      </w:r>
      <w:proofErr w:type="spellEnd"/>
      <w:r w:rsidRPr="00513FDD">
        <w:t xml:space="preserve"> </w:t>
      </w:r>
      <w:proofErr w:type="spellStart"/>
      <w:r w:rsidRPr="00513FDD">
        <w:t>cùng</w:t>
      </w:r>
      <w:proofErr w:type="spellEnd"/>
      <w:r w:rsidRPr="00513FDD">
        <w:t xml:space="preserve"> </w:t>
      </w:r>
      <w:proofErr w:type="spellStart"/>
      <w:r w:rsidRPr="00513FDD">
        <w:t>quan</w:t>
      </w:r>
      <w:proofErr w:type="spellEnd"/>
      <w:r w:rsidRPr="00513FDD">
        <w:t xml:space="preserve"> </w:t>
      </w:r>
      <w:proofErr w:type="spellStart"/>
      <w:r w:rsidRPr="00513FDD">
        <w:t>trọng</w:t>
      </w:r>
      <w:proofErr w:type="spellEnd"/>
      <w:r w:rsidRPr="00513FDD">
        <w:t xml:space="preserve"> </w:t>
      </w:r>
      <w:proofErr w:type="spellStart"/>
      <w:r w:rsidRPr="00513FDD">
        <w:t>và</w:t>
      </w:r>
      <w:proofErr w:type="spellEnd"/>
      <w:r w:rsidRPr="00513FDD">
        <w:t xml:space="preserve"> </w:t>
      </w:r>
      <w:proofErr w:type="spellStart"/>
      <w:r w:rsidRPr="00513FDD">
        <w:t>phổ</w:t>
      </w:r>
      <w:proofErr w:type="spellEnd"/>
      <w:r w:rsidRPr="00513FDD">
        <w:t xml:space="preserve"> </w:t>
      </w:r>
      <w:proofErr w:type="spellStart"/>
      <w:r w:rsidRPr="00513FDD">
        <w:t>biến</w:t>
      </w:r>
      <w:proofErr w:type="spellEnd"/>
      <w:r w:rsidRPr="00513FDD">
        <w:t xml:space="preserve">, </w:t>
      </w:r>
      <w:proofErr w:type="spellStart"/>
      <w:r w:rsidRPr="00513FDD">
        <w:t>đặc</w:t>
      </w:r>
      <w:proofErr w:type="spellEnd"/>
      <w:r w:rsidRPr="00513FDD">
        <w:t xml:space="preserve"> </w:t>
      </w:r>
      <w:proofErr w:type="spellStart"/>
      <w:r w:rsidRPr="00513FDD">
        <w:t>biệt</w:t>
      </w:r>
      <w:proofErr w:type="spellEnd"/>
      <w:r w:rsidRPr="00513FDD">
        <w:t xml:space="preserve"> </w:t>
      </w:r>
      <w:proofErr w:type="spellStart"/>
      <w:r w:rsidRPr="00513FDD">
        <w:t>trong</w:t>
      </w:r>
      <w:proofErr w:type="spellEnd"/>
      <w:r w:rsidRPr="00513FDD">
        <w:t xml:space="preserve"> </w:t>
      </w:r>
      <w:proofErr w:type="spellStart"/>
      <w:r w:rsidRPr="00513FDD">
        <w:t>lĩnh</w:t>
      </w:r>
      <w:proofErr w:type="spellEnd"/>
      <w:r w:rsidRPr="00513FDD">
        <w:t xml:space="preserve"> </w:t>
      </w:r>
      <w:proofErr w:type="spellStart"/>
      <w:r w:rsidRPr="00513FDD">
        <w:t>vực</w:t>
      </w:r>
      <w:proofErr w:type="spellEnd"/>
      <w:r w:rsidRPr="00513FDD">
        <w:t xml:space="preserve"> </w:t>
      </w:r>
      <w:proofErr w:type="spellStart"/>
      <w:r w:rsidRPr="00513FDD">
        <w:t>nghiên</w:t>
      </w:r>
      <w:proofErr w:type="spellEnd"/>
      <w:r w:rsidRPr="00513FDD">
        <w:t xml:space="preserve"> </w:t>
      </w:r>
      <w:proofErr w:type="spellStart"/>
      <w:r w:rsidRPr="00513FDD">
        <w:t>cứu</w:t>
      </w:r>
      <w:proofErr w:type="spellEnd"/>
      <w:r w:rsidRPr="00513FDD">
        <w:t xml:space="preserve"> </w:t>
      </w:r>
      <w:proofErr w:type="spellStart"/>
      <w:r w:rsidRPr="00513FDD">
        <w:t>ngôn</w:t>
      </w:r>
      <w:proofErr w:type="spellEnd"/>
      <w:r w:rsidRPr="00513FDD">
        <w:t xml:space="preserve"> </w:t>
      </w:r>
      <w:proofErr w:type="spellStart"/>
      <w:r w:rsidRPr="00513FDD">
        <w:t>ngữ</w:t>
      </w:r>
      <w:proofErr w:type="spellEnd"/>
      <w:r w:rsidRPr="00513FDD">
        <w:t xml:space="preserve"> </w:t>
      </w:r>
      <w:proofErr w:type="spellStart"/>
      <w:r w:rsidRPr="00513FDD">
        <w:t>và</w:t>
      </w:r>
      <w:proofErr w:type="spellEnd"/>
      <w:r w:rsidRPr="00513FDD">
        <w:t xml:space="preserve"> </w:t>
      </w:r>
      <w:proofErr w:type="spellStart"/>
      <w:r w:rsidRPr="00513FDD">
        <w:t>văn</w:t>
      </w:r>
      <w:proofErr w:type="spellEnd"/>
      <w:r w:rsidRPr="00513FDD">
        <w:t xml:space="preserve"> </w:t>
      </w:r>
      <w:proofErr w:type="spellStart"/>
      <w:r w:rsidRPr="00513FDD">
        <w:t>hóa</w:t>
      </w:r>
      <w:proofErr w:type="spellEnd"/>
      <w:r w:rsidRPr="00513FDD">
        <w:t xml:space="preserve">. </w:t>
      </w:r>
      <w:proofErr w:type="spellStart"/>
      <w:r w:rsidRPr="00513FDD">
        <w:t>Trong</w:t>
      </w:r>
      <w:proofErr w:type="spellEnd"/>
      <w:r w:rsidRPr="00513FDD">
        <w:t xml:space="preserve"> </w:t>
      </w:r>
      <w:proofErr w:type="spellStart"/>
      <w:r w:rsidRPr="00513FDD">
        <w:t>bối</w:t>
      </w:r>
      <w:proofErr w:type="spellEnd"/>
      <w:r w:rsidRPr="00513FDD">
        <w:t xml:space="preserve"> </w:t>
      </w:r>
      <w:proofErr w:type="spellStart"/>
      <w:r w:rsidRPr="00513FDD">
        <w:t>cảnh</w:t>
      </w:r>
      <w:proofErr w:type="spellEnd"/>
      <w:r w:rsidRPr="00513FDD">
        <w:t xml:space="preserve"> </w:t>
      </w:r>
      <w:proofErr w:type="spellStart"/>
      <w:r w:rsidRPr="00513FDD">
        <w:t>đó</w:t>
      </w:r>
      <w:proofErr w:type="spellEnd"/>
      <w:r w:rsidRPr="00513FDD">
        <w:t xml:space="preserve">, </w:t>
      </w:r>
      <w:proofErr w:type="spellStart"/>
      <w:r w:rsidRPr="00513FDD">
        <w:t>đề</w:t>
      </w:r>
      <w:proofErr w:type="spellEnd"/>
      <w:r w:rsidRPr="00513FDD">
        <w:t xml:space="preserve"> </w:t>
      </w:r>
      <w:proofErr w:type="spellStart"/>
      <w:r w:rsidRPr="00513FDD">
        <w:t>tài</w:t>
      </w:r>
      <w:proofErr w:type="spellEnd"/>
      <w:r w:rsidRPr="00513FDD">
        <w:t xml:space="preserve"> </w:t>
      </w:r>
      <w:proofErr w:type="spellStart"/>
      <w:r w:rsidRPr="00513FDD">
        <w:t>này</w:t>
      </w:r>
      <w:proofErr w:type="spellEnd"/>
      <w:r w:rsidRPr="00513FDD">
        <w:t xml:space="preserve"> </w:t>
      </w:r>
      <w:proofErr w:type="spellStart"/>
      <w:r w:rsidRPr="00513FDD">
        <w:t>tập</w:t>
      </w:r>
      <w:proofErr w:type="spellEnd"/>
      <w:r w:rsidRPr="00513FDD">
        <w:t xml:space="preserve"> </w:t>
      </w:r>
      <w:proofErr w:type="spellStart"/>
      <w:r w:rsidRPr="00513FDD">
        <w:t>trung</w:t>
      </w:r>
      <w:proofErr w:type="spellEnd"/>
      <w:r w:rsidRPr="00513FDD">
        <w:t xml:space="preserve"> </w:t>
      </w:r>
      <w:proofErr w:type="spellStart"/>
      <w:r w:rsidRPr="00513FDD">
        <w:t>vào</w:t>
      </w:r>
      <w:proofErr w:type="spellEnd"/>
      <w:r w:rsidRPr="00513FDD">
        <w:t xml:space="preserve"> </w:t>
      </w:r>
      <w:proofErr w:type="spellStart"/>
      <w:r w:rsidRPr="00513FDD">
        <w:t>việc</w:t>
      </w:r>
      <w:proofErr w:type="spellEnd"/>
      <w:r w:rsidRPr="00513FDD">
        <w:t xml:space="preserve"> </w:t>
      </w:r>
      <w:proofErr w:type="spellStart"/>
      <w:r w:rsidRPr="00513FDD">
        <w:t>thu</w:t>
      </w:r>
      <w:proofErr w:type="spellEnd"/>
      <w:r w:rsidRPr="00513FDD">
        <w:t xml:space="preserve"> </w:t>
      </w:r>
      <w:proofErr w:type="spellStart"/>
      <w:r w:rsidRPr="00E569C6">
        <w:t>thập</w:t>
      </w:r>
      <w:proofErr w:type="spellEnd"/>
      <w:r w:rsidRPr="00513FDD">
        <w:t xml:space="preserve"> </w:t>
      </w:r>
      <w:proofErr w:type="spellStart"/>
      <w:r w:rsidRPr="00513FDD">
        <w:t>dữ</w:t>
      </w:r>
      <w:proofErr w:type="spellEnd"/>
      <w:r w:rsidRPr="00513FDD">
        <w:t xml:space="preserve"> </w:t>
      </w:r>
      <w:proofErr w:type="spellStart"/>
      <w:r w:rsidRPr="00513FDD">
        <w:t>liệu</w:t>
      </w:r>
      <w:proofErr w:type="spellEnd"/>
      <w:r w:rsidRPr="00513FDD">
        <w:t xml:space="preserve"> </w:t>
      </w:r>
      <w:proofErr w:type="spellStart"/>
      <w:r w:rsidRPr="00513FDD">
        <w:t>chữ</w:t>
      </w:r>
      <w:proofErr w:type="spellEnd"/>
      <w:r w:rsidRPr="00513FDD">
        <w:t xml:space="preserve"> </w:t>
      </w:r>
      <w:proofErr w:type="spellStart"/>
      <w:r w:rsidRPr="00513FDD">
        <w:t>Nôm</w:t>
      </w:r>
      <w:proofErr w:type="spellEnd"/>
      <w:r w:rsidRPr="00513FDD">
        <w:t xml:space="preserve"> </w:t>
      </w:r>
      <w:proofErr w:type="spellStart"/>
      <w:r w:rsidRPr="00513FDD">
        <w:t>và</w:t>
      </w:r>
      <w:proofErr w:type="spellEnd"/>
      <w:r w:rsidRPr="00513FDD">
        <w:t xml:space="preserve"> </w:t>
      </w:r>
      <w:proofErr w:type="spellStart"/>
      <w:r w:rsidRPr="00513FDD">
        <w:t>chữ</w:t>
      </w:r>
      <w:proofErr w:type="spellEnd"/>
      <w:r w:rsidRPr="00513FDD">
        <w:t xml:space="preserve"> </w:t>
      </w:r>
      <w:proofErr w:type="spellStart"/>
      <w:r w:rsidRPr="00513FDD">
        <w:t>Quốc</w:t>
      </w:r>
      <w:proofErr w:type="spellEnd"/>
      <w:r w:rsidRPr="00513FDD">
        <w:t xml:space="preserve"> </w:t>
      </w:r>
      <w:proofErr w:type="spellStart"/>
      <w:r w:rsidRPr="00513FDD">
        <w:t>ngữ</w:t>
      </w:r>
      <w:proofErr w:type="spellEnd"/>
      <w:r w:rsidRPr="00513FDD">
        <w:t xml:space="preserve"> </w:t>
      </w:r>
      <w:proofErr w:type="spellStart"/>
      <w:r w:rsidRPr="00513FDD">
        <w:t>tương</w:t>
      </w:r>
      <w:proofErr w:type="spellEnd"/>
      <w:r w:rsidRPr="00513FDD">
        <w:t xml:space="preserve"> </w:t>
      </w:r>
      <w:proofErr w:type="spellStart"/>
      <w:r w:rsidRPr="00513FDD">
        <w:t>ứng</w:t>
      </w:r>
      <w:proofErr w:type="spellEnd"/>
      <w:r w:rsidRPr="00513FDD">
        <w:t xml:space="preserve"> </w:t>
      </w:r>
      <w:proofErr w:type="spellStart"/>
      <w:r w:rsidRPr="00513FDD">
        <w:t>từ</w:t>
      </w:r>
      <w:proofErr w:type="spellEnd"/>
      <w:r w:rsidRPr="00513FDD">
        <w:t xml:space="preserve"> </w:t>
      </w:r>
      <w:proofErr w:type="spellStart"/>
      <w:r w:rsidRPr="00513FDD">
        <w:t>một</w:t>
      </w:r>
      <w:proofErr w:type="spellEnd"/>
      <w:r w:rsidRPr="00513FDD">
        <w:t xml:space="preserve"> </w:t>
      </w:r>
      <w:proofErr w:type="spellStart"/>
      <w:r w:rsidRPr="00513FDD">
        <w:t>trang</w:t>
      </w:r>
      <w:proofErr w:type="spellEnd"/>
      <w:r w:rsidRPr="00513FDD">
        <w:t xml:space="preserve"> web </w:t>
      </w:r>
      <w:proofErr w:type="spellStart"/>
      <w:r w:rsidRPr="00513FDD">
        <w:t>đáng</w:t>
      </w:r>
      <w:proofErr w:type="spellEnd"/>
      <w:r w:rsidRPr="00513FDD">
        <w:t xml:space="preserve"> </w:t>
      </w:r>
      <w:proofErr w:type="spellStart"/>
      <w:r w:rsidRPr="00513FDD">
        <w:t>chú</w:t>
      </w:r>
      <w:proofErr w:type="spellEnd"/>
      <w:r w:rsidRPr="00513FDD">
        <w:t xml:space="preserve"> ý </w:t>
      </w:r>
      <w:proofErr w:type="spellStart"/>
      <w:r w:rsidRPr="00513FDD">
        <w:t>về</w:t>
      </w:r>
      <w:proofErr w:type="spellEnd"/>
      <w:r w:rsidRPr="00513FDD">
        <w:t xml:space="preserve"> </w:t>
      </w:r>
      <w:proofErr w:type="spellStart"/>
      <w:r w:rsidRPr="00513FDD">
        <w:t>văn</w:t>
      </w:r>
      <w:proofErr w:type="spellEnd"/>
      <w:r w:rsidRPr="00513FDD">
        <w:t xml:space="preserve"> </w:t>
      </w:r>
      <w:proofErr w:type="spellStart"/>
      <w:r w:rsidRPr="00513FDD">
        <w:t>học</w:t>
      </w:r>
      <w:proofErr w:type="spellEnd"/>
      <w:r w:rsidRPr="00513FDD">
        <w:t xml:space="preserve"> </w:t>
      </w:r>
      <w:proofErr w:type="spellStart"/>
      <w:r w:rsidRPr="00513FDD">
        <w:t>và</w:t>
      </w:r>
      <w:proofErr w:type="spellEnd"/>
      <w:r w:rsidRPr="00513FDD">
        <w:t xml:space="preserve"> </w:t>
      </w:r>
      <w:proofErr w:type="spellStart"/>
      <w:r w:rsidRPr="00513FDD">
        <w:t>văn</w:t>
      </w:r>
      <w:proofErr w:type="spellEnd"/>
      <w:r w:rsidRPr="00513FDD">
        <w:t xml:space="preserve"> </w:t>
      </w:r>
      <w:proofErr w:type="spellStart"/>
      <w:r w:rsidRPr="00513FDD">
        <w:t>hóa</w:t>
      </w:r>
      <w:proofErr w:type="spellEnd"/>
      <w:r w:rsidRPr="00513FDD">
        <w:t xml:space="preserve"> </w:t>
      </w:r>
      <w:proofErr w:type="spellStart"/>
      <w:r w:rsidRPr="00513FDD">
        <w:t>Việt</w:t>
      </w:r>
      <w:proofErr w:type="spellEnd"/>
      <w:r w:rsidRPr="00513FDD">
        <w:t xml:space="preserve"> Nam.</w:t>
      </w:r>
    </w:p>
    <w:p w14:paraId="3B3317E3" w14:textId="6F0DC058" w:rsidR="006B4AFB" w:rsidRPr="00155113" w:rsidRDefault="006B4AFB" w:rsidP="007D2A5C">
      <w:pPr>
        <w:pStyle w:val="NormalText"/>
        <w:jc w:val="both"/>
      </w:pPr>
      <w:proofErr w:type="spellStart"/>
      <w:r w:rsidRPr="00155113">
        <w:t>Chữ</w:t>
      </w:r>
      <w:proofErr w:type="spellEnd"/>
      <w:r w:rsidRPr="00155113">
        <w:t xml:space="preserve"> </w:t>
      </w:r>
      <w:proofErr w:type="spellStart"/>
      <w:r w:rsidRPr="00155113">
        <w:t>Nôm</w:t>
      </w:r>
      <w:proofErr w:type="spellEnd"/>
      <w:r w:rsidRPr="00155113">
        <w:t xml:space="preserve"> </w:t>
      </w:r>
      <w:proofErr w:type="spellStart"/>
      <w:r w:rsidRPr="00155113">
        <w:t>là</w:t>
      </w:r>
      <w:proofErr w:type="spellEnd"/>
      <w:r>
        <w:rPr>
          <w:lang w:val="vi-VN"/>
        </w:rPr>
        <w:t xml:space="preserve"> một</w:t>
      </w:r>
      <w:r w:rsidRPr="00155113">
        <w:t xml:space="preserve"> </w:t>
      </w:r>
      <w:proofErr w:type="spellStart"/>
      <w:r w:rsidRPr="00155113">
        <w:t>hệ</w:t>
      </w:r>
      <w:proofErr w:type="spellEnd"/>
      <w:r w:rsidRPr="00155113">
        <w:t xml:space="preserve"> </w:t>
      </w:r>
      <w:proofErr w:type="spellStart"/>
      <w:r w:rsidRPr="00155113">
        <w:t>thống</w:t>
      </w:r>
      <w:proofErr w:type="spellEnd"/>
      <w:r w:rsidRPr="00155113">
        <w:t xml:space="preserve"> </w:t>
      </w:r>
      <w:proofErr w:type="spellStart"/>
      <w:r w:rsidRPr="00155113">
        <w:t>chữ</w:t>
      </w:r>
      <w:proofErr w:type="spellEnd"/>
      <w:r w:rsidRPr="00155113">
        <w:t xml:space="preserve"> </w:t>
      </w:r>
      <w:proofErr w:type="spellStart"/>
      <w:r w:rsidRPr="00155113">
        <w:t>viết</w:t>
      </w:r>
      <w:proofErr w:type="spellEnd"/>
      <w:r w:rsidRPr="00155113">
        <w:t xml:space="preserve"> </w:t>
      </w:r>
      <w:proofErr w:type="spellStart"/>
      <w:r w:rsidRPr="00155113">
        <w:t>ngữ</w:t>
      </w:r>
      <w:proofErr w:type="spellEnd"/>
      <w:r w:rsidRPr="00155113">
        <w:t xml:space="preserve"> </w:t>
      </w:r>
      <w:proofErr w:type="spellStart"/>
      <w:r w:rsidRPr="00155113">
        <w:t>tố</w:t>
      </w:r>
      <w:proofErr w:type="spellEnd"/>
      <w:r w:rsidRPr="00155113">
        <w:t xml:space="preserve"> - </w:t>
      </w:r>
      <w:proofErr w:type="spellStart"/>
      <w:r w:rsidRPr="00155113">
        <w:t>âm</w:t>
      </w:r>
      <w:proofErr w:type="spellEnd"/>
      <w:r w:rsidRPr="00155113">
        <w:t xml:space="preserve"> </w:t>
      </w:r>
      <w:proofErr w:type="spellStart"/>
      <w:r w:rsidRPr="00155113">
        <w:t>tiết</w:t>
      </w:r>
      <w:proofErr w:type="spellEnd"/>
      <w:r w:rsidRPr="00155113">
        <w:t xml:space="preserve"> </w:t>
      </w:r>
      <w:proofErr w:type="spellStart"/>
      <w:r w:rsidRPr="00155113">
        <w:t>được</w:t>
      </w:r>
      <w:proofErr w:type="spellEnd"/>
      <w:r w:rsidRPr="00155113">
        <w:t xml:space="preserve"> </w:t>
      </w:r>
      <w:proofErr w:type="spellStart"/>
      <w:r w:rsidRPr="00155113">
        <w:t>sử</w:t>
      </w:r>
      <w:proofErr w:type="spellEnd"/>
      <w:r w:rsidRPr="00155113">
        <w:t xml:space="preserve"> </w:t>
      </w:r>
      <w:proofErr w:type="spellStart"/>
      <w:r w:rsidRPr="00155113">
        <w:t>dụng</w:t>
      </w:r>
      <w:proofErr w:type="spellEnd"/>
      <w:r w:rsidRPr="00155113">
        <w:t xml:space="preserve"> </w:t>
      </w:r>
      <w:proofErr w:type="spellStart"/>
      <w:r w:rsidRPr="00155113">
        <w:t>để</w:t>
      </w:r>
      <w:proofErr w:type="spellEnd"/>
      <w:r w:rsidRPr="00155113">
        <w:t xml:space="preserve"> </w:t>
      </w:r>
      <w:proofErr w:type="spellStart"/>
      <w:r w:rsidRPr="00155113">
        <w:t>biểu</w:t>
      </w:r>
      <w:proofErr w:type="spellEnd"/>
      <w:r w:rsidRPr="00155113">
        <w:t xml:space="preserve"> </w:t>
      </w:r>
      <w:proofErr w:type="spellStart"/>
      <w:r w:rsidRPr="00155113">
        <w:t>diễn</w:t>
      </w:r>
      <w:proofErr w:type="spellEnd"/>
      <w:r w:rsidRPr="00155113">
        <w:t xml:space="preserve"> </w:t>
      </w:r>
      <w:proofErr w:type="spellStart"/>
      <w:r w:rsidRPr="00155113">
        <w:t>tiếng</w:t>
      </w:r>
      <w:proofErr w:type="spellEnd"/>
      <w:r w:rsidRPr="00155113">
        <w:t xml:space="preserve"> </w:t>
      </w:r>
      <w:proofErr w:type="spellStart"/>
      <w:r w:rsidRPr="00155113">
        <w:t>Việt</w:t>
      </w:r>
      <w:proofErr w:type="spellEnd"/>
      <w:r w:rsidRPr="00155113">
        <w:t xml:space="preserve">. </w:t>
      </w:r>
      <w:proofErr w:type="spellStart"/>
      <w:r w:rsidRPr="00155113">
        <w:t>Đây</w:t>
      </w:r>
      <w:proofErr w:type="spellEnd"/>
      <w:r w:rsidRPr="00155113">
        <w:t xml:space="preserve"> là </w:t>
      </w:r>
      <w:proofErr w:type="spellStart"/>
      <w:r w:rsidRPr="00155113">
        <w:t>bộ</w:t>
      </w:r>
      <w:proofErr w:type="spellEnd"/>
      <w:r w:rsidRPr="00155113">
        <w:t xml:space="preserve"> </w:t>
      </w:r>
      <w:proofErr w:type="spellStart"/>
      <w:r w:rsidRPr="00155113">
        <w:t>chữ</w:t>
      </w:r>
      <w:proofErr w:type="spellEnd"/>
      <w:r w:rsidRPr="00155113">
        <w:t xml:space="preserve"> do </w:t>
      </w:r>
      <w:proofErr w:type="spellStart"/>
      <w:r w:rsidRPr="00155113">
        <w:t>người</w:t>
      </w:r>
      <w:proofErr w:type="spellEnd"/>
      <w:r w:rsidRPr="00155113">
        <w:t xml:space="preserve"> </w:t>
      </w:r>
      <w:proofErr w:type="spellStart"/>
      <w:r w:rsidRPr="00155113">
        <w:t>Việt</w:t>
      </w:r>
      <w:proofErr w:type="spellEnd"/>
      <w:r w:rsidRPr="00155113">
        <w:t xml:space="preserve"> </w:t>
      </w:r>
      <w:proofErr w:type="spellStart"/>
      <w:r w:rsidRPr="00155113">
        <w:t>tạo</w:t>
      </w:r>
      <w:proofErr w:type="spellEnd"/>
      <w:r w:rsidRPr="00155113">
        <w:t xml:space="preserve"> </w:t>
      </w:r>
      <w:proofErr w:type="spellStart"/>
      <w:r w:rsidRPr="00155113">
        <w:t>ra</w:t>
      </w:r>
      <w:proofErr w:type="spellEnd"/>
      <w:r w:rsidRPr="00155113">
        <w:t xml:space="preserve"> </w:t>
      </w:r>
      <w:proofErr w:type="spellStart"/>
      <w:r w:rsidRPr="00155113">
        <w:t>dựa</w:t>
      </w:r>
      <w:proofErr w:type="spellEnd"/>
      <w:r w:rsidRPr="00155113">
        <w:t xml:space="preserve"> </w:t>
      </w:r>
      <w:proofErr w:type="spellStart"/>
      <w:r w:rsidRPr="00155113">
        <w:t>trên</w:t>
      </w:r>
      <w:proofErr w:type="spellEnd"/>
      <w:r w:rsidRPr="00155113">
        <w:t xml:space="preserve"> </w:t>
      </w:r>
      <w:proofErr w:type="spellStart"/>
      <w:r w:rsidRPr="00155113">
        <w:t>chữ</w:t>
      </w:r>
      <w:proofErr w:type="spellEnd"/>
      <w:r w:rsidRPr="00155113">
        <w:t xml:space="preserve"> </w:t>
      </w:r>
      <w:proofErr w:type="spellStart"/>
      <w:r w:rsidRPr="00155113">
        <w:t>Hán</w:t>
      </w:r>
      <w:proofErr w:type="spellEnd"/>
      <w:r w:rsidRPr="00155113">
        <w:t xml:space="preserve">, </w:t>
      </w:r>
      <w:proofErr w:type="spellStart"/>
      <w:r w:rsidRPr="00155113">
        <w:t>các</w:t>
      </w:r>
      <w:proofErr w:type="spellEnd"/>
      <w:r w:rsidRPr="00155113">
        <w:t xml:space="preserve"> </w:t>
      </w:r>
      <w:proofErr w:type="spellStart"/>
      <w:r w:rsidRPr="00155113">
        <w:t>bộ</w:t>
      </w:r>
      <w:proofErr w:type="spellEnd"/>
      <w:r w:rsidRPr="00155113">
        <w:t xml:space="preserve"> </w:t>
      </w:r>
      <w:proofErr w:type="spellStart"/>
      <w:r w:rsidRPr="00155113">
        <w:t>thủ</w:t>
      </w:r>
      <w:proofErr w:type="spellEnd"/>
      <w:r w:rsidRPr="00155113">
        <w:t xml:space="preserve">, </w:t>
      </w:r>
      <w:proofErr w:type="spellStart"/>
      <w:r w:rsidRPr="00155113">
        <w:t>âm</w:t>
      </w:r>
      <w:proofErr w:type="spellEnd"/>
      <w:r w:rsidRPr="00155113">
        <w:t xml:space="preserve"> </w:t>
      </w:r>
      <w:proofErr w:type="spellStart"/>
      <w:r w:rsidRPr="00155113">
        <w:t>đọc</w:t>
      </w:r>
      <w:proofErr w:type="spellEnd"/>
      <w:r w:rsidRPr="00155113">
        <w:t xml:space="preserve"> </w:t>
      </w:r>
      <w:proofErr w:type="spellStart"/>
      <w:r w:rsidRPr="00155113">
        <w:t>và</w:t>
      </w:r>
      <w:proofErr w:type="spellEnd"/>
      <w:r w:rsidRPr="00155113">
        <w:t xml:space="preserve"> </w:t>
      </w:r>
      <w:proofErr w:type="spellStart"/>
      <w:r w:rsidRPr="00155113">
        <w:t>từ</w:t>
      </w:r>
      <w:proofErr w:type="spellEnd"/>
      <w:r w:rsidRPr="00155113">
        <w:t xml:space="preserve"> </w:t>
      </w:r>
      <w:proofErr w:type="spellStart"/>
      <w:r w:rsidRPr="00155113">
        <w:t>vựng</w:t>
      </w:r>
      <w:proofErr w:type="spellEnd"/>
      <w:r w:rsidRPr="00155113">
        <w:t xml:space="preserve"> </w:t>
      </w:r>
      <w:proofErr w:type="spellStart"/>
      <w:r w:rsidRPr="00155113">
        <w:t>trong</w:t>
      </w:r>
      <w:proofErr w:type="spellEnd"/>
      <w:r w:rsidRPr="00155113">
        <w:t xml:space="preserve"> </w:t>
      </w:r>
      <w:proofErr w:type="spellStart"/>
      <w:r w:rsidRPr="00155113">
        <w:t>tiếng</w:t>
      </w:r>
      <w:proofErr w:type="spellEnd"/>
      <w:r w:rsidRPr="00155113">
        <w:t xml:space="preserve"> </w:t>
      </w:r>
      <w:proofErr w:type="spellStart"/>
      <w:r w:rsidRPr="00155113">
        <w:t>Việt</w:t>
      </w:r>
      <w:proofErr w:type="spellEnd"/>
      <w:r w:rsidRPr="00155113">
        <w:t>.</w:t>
      </w:r>
    </w:p>
    <w:p w14:paraId="4D44EA55" w14:textId="2D6E5B4E" w:rsidR="006B4AFB" w:rsidRPr="00251680" w:rsidRDefault="006B4AFB" w:rsidP="007D2A5C">
      <w:pPr>
        <w:pStyle w:val="NormalText"/>
        <w:jc w:val="both"/>
        <w:rPr>
          <w:lang w:val="vi-VN"/>
        </w:rPr>
      </w:pPr>
      <w:proofErr w:type="spellStart"/>
      <w:r w:rsidRPr="00155113">
        <w:t>Chữ</w:t>
      </w:r>
      <w:proofErr w:type="spellEnd"/>
      <w:r w:rsidRPr="00155113">
        <w:t xml:space="preserve"> </w:t>
      </w:r>
      <w:proofErr w:type="spellStart"/>
      <w:r w:rsidRPr="00155113">
        <w:t>Nôm</w:t>
      </w:r>
      <w:proofErr w:type="spellEnd"/>
      <w:r w:rsidRPr="00155113">
        <w:t xml:space="preserve"> </w:t>
      </w:r>
      <w:proofErr w:type="spellStart"/>
      <w:r w:rsidRPr="00155113">
        <w:t>đã</w:t>
      </w:r>
      <w:proofErr w:type="spellEnd"/>
      <w:r w:rsidRPr="00155113">
        <w:t xml:space="preserve"> </w:t>
      </w:r>
      <w:proofErr w:type="spellStart"/>
      <w:r w:rsidRPr="00155113">
        <w:t>hình</w:t>
      </w:r>
      <w:proofErr w:type="spellEnd"/>
      <w:r w:rsidRPr="00155113">
        <w:t xml:space="preserve"> </w:t>
      </w:r>
      <w:proofErr w:type="spellStart"/>
      <w:r w:rsidRPr="00155113">
        <w:t>thành</w:t>
      </w:r>
      <w:proofErr w:type="spellEnd"/>
      <w:r w:rsidRPr="00155113">
        <w:t xml:space="preserve"> </w:t>
      </w:r>
      <w:proofErr w:type="spellStart"/>
      <w:r w:rsidRPr="00155113">
        <w:t>và</w:t>
      </w:r>
      <w:proofErr w:type="spellEnd"/>
      <w:r w:rsidRPr="00155113">
        <w:t xml:space="preserve"> </w:t>
      </w:r>
      <w:proofErr w:type="spellStart"/>
      <w:r w:rsidRPr="00155113">
        <w:t>phát</w:t>
      </w:r>
      <w:proofErr w:type="spellEnd"/>
      <w:r w:rsidRPr="00155113">
        <w:t xml:space="preserve"> </w:t>
      </w:r>
      <w:proofErr w:type="spellStart"/>
      <w:r w:rsidRPr="00155113">
        <w:t>triển</w:t>
      </w:r>
      <w:proofErr w:type="spellEnd"/>
      <w:r w:rsidRPr="00155113">
        <w:t xml:space="preserve"> </w:t>
      </w:r>
      <w:proofErr w:type="spellStart"/>
      <w:r w:rsidRPr="00155113">
        <w:t>từ</w:t>
      </w:r>
      <w:proofErr w:type="spellEnd"/>
      <w:r w:rsidRPr="00155113">
        <w:t xml:space="preserve"> </w:t>
      </w:r>
      <w:proofErr w:type="spellStart"/>
      <w:r w:rsidRPr="00155113">
        <w:t>thế</w:t>
      </w:r>
      <w:proofErr w:type="spellEnd"/>
      <w:r w:rsidRPr="00155113">
        <w:t xml:space="preserve"> </w:t>
      </w:r>
      <w:proofErr w:type="spellStart"/>
      <w:r w:rsidRPr="00155113">
        <w:t>kỷ</w:t>
      </w:r>
      <w:proofErr w:type="spellEnd"/>
      <w:r w:rsidRPr="00155113">
        <w:t xml:space="preserve"> </w:t>
      </w:r>
      <w:r>
        <w:rPr>
          <w:lang w:val="vi-VN"/>
        </w:rPr>
        <w:t>X đến thế kỷ XX</w:t>
      </w:r>
      <w:r w:rsidRPr="00155113">
        <w:t xml:space="preserve">. Ban </w:t>
      </w:r>
      <w:proofErr w:type="spellStart"/>
      <w:r w:rsidRPr="00155113">
        <w:t>đầu</w:t>
      </w:r>
      <w:proofErr w:type="spellEnd"/>
      <w:r w:rsidRPr="00155113">
        <w:t xml:space="preserve">, </w:t>
      </w:r>
      <w:proofErr w:type="spellStart"/>
      <w:r w:rsidRPr="00155113">
        <w:t>chữ</w:t>
      </w:r>
      <w:proofErr w:type="spellEnd"/>
      <w:r w:rsidRPr="00155113">
        <w:t xml:space="preserve"> </w:t>
      </w:r>
      <w:proofErr w:type="spellStart"/>
      <w:r w:rsidRPr="00155113">
        <w:t>Nôm</w:t>
      </w:r>
      <w:proofErr w:type="spellEnd"/>
      <w:r w:rsidRPr="00155113">
        <w:t xml:space="preserve"> </w:t>
      </w:r>
      <w:proofErr w:type="spellStart"/>
      <w:r w:rsidRPr="00155113">
        <w:t>thường</w:t>
      </w:r>
      <w:proofErr w:type="spellEnd"/>
      <w:r w:rsidRPr="00155113">
        <w:t xml:space="preserve"> </w:t>
      </w:r>
      <w:proofErr w:type="spellStart"/>
      <w:r w:rsidRPr="00155113">
        <w:t>được</w:t>
      </w:r>
      <w:proofErr w:type="spellEnd"/>
      <w:r w:rsidRPr="00155113">
        <w:t xml:space="preserve"> </w:t>
      </w:r>
      <w:proofErr w:type="spellStart"/>
      <w:r w:rsidRPr="00155113">
        <w:t>sử</w:t>
      </w:r>
      <w:proofErr w:type="spellEnd"/>
      <w:r w:rsidRPr="00155113">
        <w:t xml:space="preserve"> </w:t>
      </w:r>
      <w:proofErr w:type="spellStart"/>
      <w:r w:rsidRPr="00155113">
        <w:t>dụng</w:t>
      </w:r>
      <w:proofErr w:type="spellEnd"/>
      <w:r w:rsidRPr="00155113">
        <w:t xml:space="preserve"> </w:t>
      </w:r>
      <w:proofErr w:type="spellStart"/>
      <w:r w:rsidRPr="00155113">
        <w:t>để</w:t>
      </w:r>
      <w:proofErr w:type="spellEnd"/>
      <w:r w:rsidRPr="00155113">
        <w:t xml:space="preserve"> </w:t>
      </w:r>
      <w:proofErr w:type="spellStart"/>
      <w:r w:rsidRPr="00155113">
        <w:t>ghi</w:t>
      </w:r>
      <w:proofErr w:type="spellEnd"/>
      <w:r w:rsidRPr="00155113">
        <w:t xml:space="preserve"> </w:t>
      </w:r>
      <w:proofErr w:type="spellStart"/>
      <w:r w:rsidRPr="00155113">
        <w:t>lại</w:t>
      </w:r>
      <w:proofErr w:type="spellEnd"/>
      <w:r w:rsidRPr="00155113">
        <w:t xml:space="preserve"> </w:t>
      </w:r>
      <w:proofErr w:type="spellStart"/>
      <w:r w:rsidRPr="00155113">
        <w:t>tên</w:t>
      </w:r>
      <w:proofErr w:type="spellEnd"/>
      <w:r w:rsidRPr="00155113">
        <w:t xml:space="preserve"> </w:t>
      </w:r>
      <w:proofErr w:type="spellStart"/>
      <w:r w:rsidRPr="00155113">
        <w:t>người</w:t>
      </w:r>
      <w:proofErr w:type="spellEnd"/>
      <w:r w:rsidRPr="00155113">
        <w:t xml:space="preserve"> </w:t>
      </w:r>
      <w:proofErr w:type="spellStart"/>
      <w:r w:rsidRPr="00155113">
        <w:t>và</w:t>
      </w:r>
      <w:proofErr w:type="spellEnd"/>
      <w:r w:rsidRPr="00155113">
        <w:t xml:space="preserve"> </w:t>
      </w:r>
      <w:proofErr w:type="spellStart"/>
      <w:r w:rsidRPr="00155113">
        <w:t>địa</w:t>
      </w:r>
      <w:proofErr w:type="spellEnd"/>
      <w:r w:rsidRPr="00155113">
        <w:t xml:space="preserve"> </w:t>
      </w:r>
      <w:proofErr w:type="spellStart"/>
      <w:r w:rsidRPr="00155113">
        <w:t>danh</w:t>
      </w:r>
      <w:proofErr w:type="spellEnd"/>
      <w:r w:rsidRPr="00155113">
        <w:t xml:space="preserve">, </w:t>
      </w:r>
      <w:proofErr w:type="spellStart"/>
      <w:r w:rsidRPr="00155113">
        <w:t>sau</w:t>
      </w:r>
      <w:proofErr w:type="spellEnd"/>
      <w:r w:rsidRPr="00155113">
        <w:t xml:space="preserve"> </w:t>
      </w:r>
      <w:proofErr w:type="spellStart"/>
      <w:r w:rsidRPr="00155113">
        <w:t>đó</w:t>
      </w:r>
      <w:proofErr w:type="spellEnd"/>
      <w:r w:rsidRPr="00155113">
        <w:t xml:space="preserve"> </w:t>
      </w:r>
      <w:proofErr w:type="spellStart"/>
      <w:r w:rsidRPr="00155113">
        <w:t>dần</w:t>
      </w:r>
      <w:proofErr w:type="spellEnd"/>
      <w:r w:rsidRPr="00155113">
        <w:t xml:space="preserve"> </w:t>
      </w:r>
      <w:proofErr w:type="spellStart"/>
      <w:r w:rsidRPr="00155113">
        <w:t>lan</w:t>
      </w:r>
      <w:proofErr w:type="spellEnd"/>
      <w:r w:rsidRPr="00155113">
        <w:t xml:space="preserve"> </w:t>
      </w:r>
      <w:proofErr w:type="spellStart"/>
      <w:r w:rsidRPr="00155113">
        <w:t>rộng</w:t>
      </w:r>
      <w:proofErr w:type="spellEnd"/>
      <w:r w:rsidRPr="00155113">
        <w:t xml:space="preserve"> </w:t>
      </w:r>
      <w:proofErr w:type="spellStart"/>
      <w:r w:rsidRPr="00155113">
        <w:t>và</w:t>
      </w:r>
      <w:proofErr w:type="spellEnd"/>
      <w:r w:rsidRPr="00155113">
        <w:t xml:space="preserve"> </w:t>
      </w:r>
      <w:proofErr w:type="spellStart"/>
      <w:r w:rsidRPr="00155113">
        <w:t>tiến</w:t>
      </w:r>
      <w:proofErr w:type="spellEnd"/>
      <w:r w:rsidRPr="00155113">
        <w:t xml:space="preserve"> </w:t>
      </w:r>
      <w:proofErr w:type="spellStart"/>
      <w:r w:rsidRPr="00155113">
        <w:t>vào</w:t>
      </w:r>
      <w:proofErr w:type="spellEnd"/>
      <w:r w:rsidRPr="00155113">
        <w:t xml:space="preserve"> </w:t>
      </w:r>
      <w:proofErr w:type="spellStart"/>
      <w:r w:rsidRPr="00155113">
        <w:t>cuộc</w:t>
      </w:r>
      <w:proofErr w:type="spellEnd"/>
      <w:r w:rsidRPr="00155113">
        <w:t xml:space="preserve"> </w:t>
      </w:r>
      <w:proofErr w:type="spellStart"/>
      <w:r w:rsidRPr="00155113">
        <w:t>sống</w:t>
      </w:r>
      <w:proofErr w:type="spellEnd"/>
      <w:r w:rsidRPr="00155113">
        <w:t xml:space="preserve"> </w:t>
      </w:r>
      <w:proofErr w:type="spellStart"/>
      <w:r w:rsidRPr="00155113">
        <w:t>văn</w:t>
      </w:r>
      <w:proofErr w:type="spellEnd"/>
      <w:r w:rsidRPr="00155113">
        <w:t xml:space="preserve"> </w:t>
      </w:r>
      <w:proofErr w:type="spellStart"/>
      <w:r w:rsidRPr="00155113">
        <w:t>hóa</w:t>
      </w:r>
      <w:proofErr w:type="spellEnd"/>
      <w:r w:rsidRPr="00155113">
        <w:t xml:space="preserve"> </w:t>
      </w:r>
      <w:proofErr w:type="spellStart"/>
      <w:r w:rsidRPr="00155113">
        <w:t>của</w:t>
      </w:r>
      <w:proofErr w:type="spellEnd"/>
      <w:r w:rsidRPr="00155113">
        <w:t xml:space="preserve"> </w:t>
      </w:r>
      <w:proofErr w:type="spellStart"/>
      <w:r w:rsidRPr="00155113">
        <w:t>quốc</w:t>
      </w:r>
      <w:proofErr w:type="spellEnd"/>
      <w:r w:rsidRPr="00155113">
        <w:t xml:space="preserve"> </w:t>
      </w:r>
      <w:proofErr w:type="spellStart"/>
      <w:r w:rsidRPr="00155113">
        <w:t>gia</w:t>
      </w:r>
      <w:proofErr w:type="spellEnd"/>
      <w:r w:rsidRPr="00155113">
        <w:t xml:space="preserve">. </w:t>
      </w:r>
      <w:proofErr w:type="spellStart"/>
      <w:r w:rsidRPr="00155113">
        <w:t>Trong</w:t>
      </w:r>
      <w:proofErr w:type="spellEnd"/>
      <w:r w:rsidRPr="00155113">
        <w:t xml:space="preserve"> </w:t>
      </w:r>
      <w:proofErr w:type="spellStart"/>
      <w:r w:rsidRPr="00155113">
        <w:t>thời</w:t>
      </w:r>
      <w:proofErr w:type="spellEnd"/>
      <w:r w:rsidRPr="00155113">
        <w:t xml:space="preserve"> </w:t>
      </w:r>
      <w:proofErr w:type="spellStart"/>
      <w:r w:rsidRPr="00155113">
        <w:t>kỳ</w:t>
      </w:r>
      <w:proofErr w:type="spellEnd"/>
      <w:r w:rsidRPr="00155113">
        <w:t xml:space="preserve"> </w:t>
      </w:r>
      <w:proofErr w:type="spellStart"/>
      <w:r w:rsidRPr="00155113">
        <w:t>nhà</w:t>
      </w:r>
      <w:proofErr w:type="spellEnd"/>
      <w:r w:rsidRPr="00155113">
        <w:t xml:space="preserve"> </w:t>
      </w:r>
      <w:proofErr w:type="spellStart"/>
      <w:r w:rsidRPr="00155113">
        <w:t>Hồ</w:t>
      </w:r>
      <w:proofErr w:type="spellEnd"/>
      <w:r w:rsidRPr="00155113">
        <w:t xml:space="preserve"> </w:t>
      </w:r>
      <w:proofErr w:type="spellStart"/>
      <w:r w:rsidRPr="00155113">
        <w:t>và</w:t>
      </w:r>
      <w:proofErr w:type="spellEnd"/>
      <w:r w:rsidRPr="00155113">
        <w:t xml:space="preserve"> </w:t>
      </w:r>
      <w:proofErr w:type="spellStart"/>
      <w:r w:rsidRPr="00155113">
        <w:t>nhà</w:t>
      </w:r>
      <w:proofErr w:type="spellEnd"/>
      <w:r w:rsidRPr="00155113">
        <w:t xml:space="preserve"> </w:t>
      </w:r>
      <w:proofErr w:type="spellStart"/>
      <w:r w:rsidRPr="00155113">
        <w:t>Tây</w:t>
      </w:r>
      <w:proofErr w:type="spellEnd"/>
      <w:r w:rsidRPr="00155113">
        <w:t xml:space="preserve"> </w:t>
      </w:r>
      <w:proofErr w:type="spellStart"/>
      <w:r w:rsidRPr="00155113">
        <w:t>Sơn</w:t>
      </w:r>
      <w:proofErr w:type="spellEnd"/>
      <w:r>
        <w:rPr>
          <w:lang w:val="vi-VN"/>
        </w:rPr>
        <w:t xml:space="preserve">, </w:t>
      </w:r>
      <w:proofErr w:type="spellStart"/>
      <w:r w:rsidRPr="00155113">
        <w:t>xuất</w:t>
      </w:r>
      <w:proofErr w:type="spellEnd"/>
      <w:r w:rsidRPr="00155113">
        <w:t xml:space="preserve"> </w:t>
      </w:r>
      <w:proofErr w:type="spellStart"/>
      <w:r w:rsidRPr="00155113">
        <w:t>hiện</w:t>
      </w:r>
      <w:proofErr w:type="spellEnd"/>
      <w:r w:rsidRPr="00155113">
        <w:t xml:space="preserve"> xu </w:t>
      </w:r>
      <w:proofErr w:type="spellStart"/>
      <w:r w:rsidRPr="00155113">
        <w:t>hướng</w:t>
      </w:r>
      <w:proofErr w:type="spellEnd"/>
      <w:r w:rsidRPr="00155113">
        <w:t xml:space="preserve"> </w:t>
      </w:r>
      <w:proofErr w:type="spellStart"/>
      <w:r w:rsidRPr="00155113">
        <w:t>sử</w:t>
      </w:r>
      <w:proofErr w:type="spellEnd"/>
      <w:r w:rsidRPr="00155113">
        <w:t xml:space="preserve"> </w:t>
      </w:r>
      <w:proofErr w:type="spellStart"/>
      <w:r w:rsidRPr="00155113">
        <w:t>dụng</w:t>
      </w:r>
      <w:proofErr w:type="spellEnd"/>
      <w:r w:rsidRPr="00155113">
        <w:t xml:space="preserve"> </w:t>
      </w:r>
      <w:proofErr w:type="spellStart"/>
      <w:r w:rsidRPr="00155113">
        <w:t>chữ</w:t>
      </w:r>
      <w:proofErr w:type="spellEnd"/>
      <w:r w:rsidRPr="00155113">
        <w:t xml:space="preserve"> </w:t>
      </w:r>
      <w:proofErr w:type="spellStart"/>
      <w:r w:rsidRPr="00155113">
        <w:t>Nôm</w:t>
      </w:r>
      <w:proofErr w:type="spellEnd"/>
      <w:r w:rsidRPr="00155113">
        <w:t xml:space="preserve"> </w:t>
      </w:r>
      <w:proofErr w:type="spellStart"/>
      <w:r w:rsidRPr="00155113">
        <w:t>trong</w:t>
      </w:r>
      <w:proofErr w:type="spellEnd"/>
      <w:r w:rsidRPr="00155113">
        <w:t xml:space="preserve"> </w:t>
      </w:r>
      <w:proofErr w:type="spellStart"/>
      <w:r w:rsidRPr="00155113">
        <w:t>văn</w:t>
      </w:r>
      <w:proofErr w:type="spellEnd"/>
      <w:r w:rsidRPr="00155113">
        <w:t xml:space="preserve"> </w:t>
      </w:r>
      <w:proofErr w:type="spellStart"/>
      <w:r w:rsidRPr="00155113">
        <w:t>bản</w:t>
      </w:r>
      <w:proofErr w:type="spellEnd"/>
      <w:r w:rsidRPr="00155113">
        <w:t xml:space="preserve"> </w:t>
      </w:r>
      <w:proofErr w:type="spellStart"/>
      <w:r w:rsidRPr="00155113">
        <w:t>hành</w:t>
      </w:r>
      <w:proofErr w:type="spellEnd"/>
      <w:r w:rsidRPr="00155113">
        <w:t xml:space="preserve"> </w:t>
      </w:r>
      <w:proofErr w:type="spellStart"/>
      <w:r w:rsidRPr="00155113">
        <w:t>chín</w:t>
      </w:r>
      <w:proofErr w:type="spellEnd"/>
      <w:r>
        <w:rPr>
          <w:lang w:val="vi-VN"/>
        </w:rPr>
        <w:t>h</w:t>
      </w:r>
      <w:r w:rsidRPr="00155113">
        <w:t xml:space="preserve">. </w:t>
      </w:r>
      <w:proofErr w:type="spellStart"/>
      <w:r w:rsidRPr="00155113">
        <w:t>Đối</w:t>
      </w:r>
      <w:proofErr w:type="spellEnd"/>
      <w:r w:rsidRPr="00155113">
        <w:t xml:space="preserve"> </w:t>
      </w:r>
      <w:proofErr w:type="spellStart"/>
      <w:r w:rsidRPr="00155113">
        <w:t>với</w:t>
      </w:r>
      <w:proofErr w:type="spellEnd"/>
      <w:r w:rsidRPr="00155113">
        <w:t xml:space="preserve"> </w:t>
      </w:r>
      <w:proofErr w:type="spellStart"/>
      <w:r w:rsidRPr="00155113">
        <w:t>văn</w:t>
      </w:r>
      <w:proofErr w:type="spellEnd"/>
      <w:r w:rsidRPr="00155113">
        <w:t xml:space="preserve"> </w:t>
      </w:r>
      <w:proofErr w:type="spellStart"/>
      <w:r w:rsidRPr="00155113">
        <w:t>học</w:t>
      </w:r>
      <w:proofErr w:type="spellEnd"/>
      <w:r w:rsidRPr="00155113">
        <w:t xml:space="preserve"> </w:t>
      </w:r>
      <w:proofErr w:type="spellStart"/>
      <w:r w:rsidRPr="00155113">
        <w:t>Việt</w:t>
      </w:r>
      <w:proofErr w:type="spellEnd"/>
      <w:r w:rsidRPr="00155113">
        <w:t xml:space="preserve"> Nam, </w:t>
      </w:r>
      <w:proofErr w:type="spellStart"/>
      <w:r w:rsidRPr="00155113">
        <w:t>chữ</w:t>
      </w:r>
      <w:proofErr w:type="spellEnd"/>
      <w:r w:rsidRPr="00155113">
        <w:t xml:space="preserve"> </w:t>
      </w:r>
      <w:proofErr w:type="spellStart"/>
      <w:r w:rsidRPr="00155113">
        <w:t>Nôm</w:t>
      </w:r>
      <w:proofErr w:type="spellEnd"/>
      <w:r w:rsidRPr="00155113">
        <w:t xml:space="preserve"> </w:t>
      </w:r>
      <w:proofErr w:type="spellStart"/>
      <w:r w:rsidRPr="00155113">
        <w:t>mang</w:t>
      </w:r>
      <w:proofErr w:type="spellEnd"/>
      <w:r w:rsidRPr="00155113">
        <w:t xml:space="preserve"> ý </w:t>
      </w:r>
      <w:proofErr w:type="spellStart"/>
      <w:r w:rsidRPr="00155113">
        <w:t>nghĩa</w:t>
      </w:r>
      <w:proofErr w:type="spellEnd"/>
      <w:r w:rsidRPr="00155113">
        <w:t xml:space="preserve"> </w:t>
      </w:r>
      <w:proofErr w:type="spellStart"/>
      <w:r w:rsidRPr="00155113">
        <w:t>đặc</w:t>
      </w:r>
      <w:proofErr w:type="spellEnd"/>
      <w:r w:rsidRPr="00155113">
        <w:t xml:space="preserve"> </w:t>
      </w:r>
      <w:proofErr w:type="spellStart"/>
      <w:r w:rsidRPr="00155113">
        <w:t>biệt</w:t>
      </w:r>
      <w:proofErr w:type="spellEnd"/>
      <w:r w:rsidRPr="00155113">
        <w:t xml:space="preserve"> </w:t>
      </w:r>
      <w:proofErr w:type="spellStart"/>
      <w:r w:rsidRPr="00155113">
        <w:t>quan</w:t>
      </w:r>
      <w:proofErr w:type="spellEnd"/>
      <w:r w:rsidRPr="00155113">
        <w:t xml:space="preserve"> </w:t>
      </w:r>
      <w:proofErr w:type="spellStart"/>
      <w:r w:rsidRPr="00155113">
        <w:t>trọng</w:t>
      </w:r>
      <w:proofErr w:type="spellEnd"/>
      <w:r w:rsidRPr="00155113">
        <w:t xml:space="preserve"> </w:t>
      </w:r>
      <w:proofErr w:type="spellStart"/>
      <w:r w:rsidRPr="00155113">
        <w:t>khi</w:t>
      </w:r>
      <w:proofErr w:type="spellEnd"/>
      <w:r w:rsidRPr="00155113">
        <w:t xml:space="preserve"> </w:t>
      </w:r>
      <w:proofErr w:type="spellStart"/>
      <w:r w:rsidRPr="00155113">
        <w:t>được</w:t>
      </w:r>
      <w:proofErr w:type="spellEnd"/>
      <w:r w:rsidRPr="00155113">
        <w:t xml:space="preserve"> </w:t>
      </w:r>
      <w:proofErr w:type="spellStart"/>
      <w:r w:rsidRPr="00155113">
        <w:t>sử</w:t>
      </w:r>
      <w:proofErr w:type="spellEnd"/>
      <w:r w:rsidRPr="00155113">
        <w:t xml:space="preserve"> </w:t>
      </w:r>
      <w:proofErr w:type="spellStart"/>
      <w:r w:rsidRPr="00155113">
        <w:t>dụng</w:t>
      </w:r>
      <w:proofErr w:type="spellEnd"/>
      <w:r w:rsidRPr="00155113">
        <w:t xml:space="preserve"> </w:t>
      </w:r>
      <w:proofErr w:type="spellStart"/>
      <w:r w:rsidRPr="00155113">
        <w:t>làm</w:t>
      </w:r>
      <w:proofErr w:type="spellEnd"/>
      <w:r w:rsidRPr="00155113">
        <w:t xml:space="preserve"> </w:t>
      </w:r>
      <w:proofErr w:type="spellStart"/>
      <w:r w:rsidRPr="00155113">
        <w:t>công</w:t>
      </w:r>
      <w:proofErr w:type="spellEnd"/>
      <w:r w:rsidRPr="00155113">
        <w:t xml:space="preserve"> </w:t>
      </w:r>
      <w:proofErr w:type="spellStart"/>
      <w:r w:rsidRPr="00155113">
        <w:t>cụ</w:t>
      </w:r>
      <w:proofErr w:type="spellEnd"/>
      <w:r w:rsidRPr="00155113">
        <w:t xml:space="preserve"> </w:t>
      </w:r>
      <w:proofErr w:type="spellStart"/>
      <w:r w:rsidRPr="00155113">
        <w:t>xây</w:t>
      </w:r>
      <w:proofErr w:type="spellEnd"/>
      <w:r w:rsidRPr="00155113">
        <w:t xml:space="preserve"> </w:t>
      </w:r>
      <w:proofErr w:type="spellStart"/>
      <w:r w:rsidRPr="00155113">
        <w:t>dựng</w:t>
      </w:r>
      <w:proofErr w:type="spellEnd"/>
      <w:r w:rsidRPr="00155113">
        <w:t xml:space="preserve"> </w:t>
      </w:r>
      <w:proofErr w:type="spellStart"/>
      <w:r w:rsidRPr="00155113">
        <w:t>nền</w:t>
      </w:r>
      <w:proofErr w:type="spellEnd"/>
      <w:r w:rsidRPr="00155113">
        <w:t xml:space="preserve"> </w:t>
      </w:r>
      <w:proofErr w:type="spellStart"/>
      <w:r w:rsidRPr="00155113">
        <w:t>văn</w:t>
      </w:r>
      <w:proofErr w:type="spellEnd"/>
      <w:r w:rsidRPr="00155113">
        <w:t xml:space="preserve"> </w:t>
      </w:r>
      <w:proofErr w:type="spellStart"/>
      <w:r w:rsidRPr="00155113">
        <w:t>học</w:t>
      </w:r>
      <w:proofErr w:type="spellEnd"/>
      <w:r w:rsidRPr="00155113">
        <w:t xml:space="preserve"> </w:t>
      </w:r>
      <w:proofErr w:type="spellStart"/>
      <w:r w:rsidRPr="00155113">
        <w:t>truyền</w:t>
      </w:r>
      <w:proofErr w:type="spellEnd"/>
      <w:r w:rsidRPr="00155113">
        <w:t xml:space="preserve"> </w:t>
      </w:r>
      <w:proofErr w:type="spellStart"/>
      <w:r w:rsidRPr="00155113">
        <w:t>thống</w:t>
      </w:r>
      <w:proofErr w:type="spellEnd"/>
      <w:r w:rsidRPr="00155113">
        <w:t>.</w:t>
      </w:r>
      <w:r>
        <w:rPr>
          <w:lang w:val="vi-VN"/>
        </w:rPr>
        <w:t xml:space="preserve"> Trải qua suốt hàng thế kỷ và trở thành một phương tiện quan trọng không những trong văn học, thơ ca mà còn cả trong các lĩnh vực khác như lịch sử, tôn giáo, y học, v.v</w:t>
      </w:r>
    </w:p>
    <w:p w14:paraId="643BFDFE" w14:textId="59BC32BE" w:rsidR="006B4AFB" w:rsidRPr="00135247" w:rsidRDefault="006B4AFB" w:rsidP="007D2A5C">
      <w:pPr>
        <w:pStyle w:val="NormalText"/>
        <w:jc w:val="both"/>
      </w:pPr>
      <w:proofErr w:type="spellStart"/>
      <w:r w:rsidRPr="00135247">
        <w:t>Chữ</w:t>
      </w:r>
      <w:proofErr w:type="spellEnd"/>
      <w:r w:rsidRPr="00135247">
        <w:t xml:space="preserve"> </w:t>
      </w:r>
      <w:proofErr w:type="spellStart"/>
      <w:r w:rsidRPr="00135247">
        <w:t>Quốc</w:t>
      </w:r>
      <w:proofErr w:type="spellEnd"/>
      <w:r w:rsidRPr="00135247">
        <w:t xml:space="preserve"> </w:t>
      </w:r>
      <w:proofErr w:type="spellStart"/>
      <w:r w:rsidRPr="00135247">
        <w:t>ngữ</w:t>
      </w:r>
      <w:proofErr w:type="spellEnd"/>
      <w:r w:rsidRPr="00135247">
        <w:t xml:space="preserve"> </w:t>
      </w:r>
      <w:proofErr w:type="spellStart"/>
      <w:r w:rsidRPr="00135247">
        <w:t>là</w:t>
      </w:r>
      <w:proofErr w:type="spellEnd"/>
      <w:r w:rsidRPr="00135247">
        <w:t xml:space="preserve"> </w:t>
      </w:r>
      <w:proofErr w:type="spellStart"/>
      <w:r w:rsidRPr="00135247">
        <w:t>một</w:t>
      </w:r>
      <w:proofErr w:type="spellEnd"/>
      <w:r w:rsidRPr="00135247">
        <w:t xml:space="preserve"> </w:t>
      </w:r>
      <w:proofErr w:type="spellStart"/>
      <w:r w:rsidRPr="00135247">
        <w:t>hệ</w:t>
      </w:r>
      <w:proofErr w:type="spellEnd"/>
      <w:r w:rsidRPr="00135247">
        <w:t xml:space="preserve"> </w:t>
      </w:r>
      <w:proofErr w:type="spellStart"/>
      <w:r w:rsidRPr="00135247">
        <w:t>thống</w:t>
      </w:r>
      <w:proofErr w:type="spellEnd"/>
      <w:r w:rsidRPr="00135247">
        <w:t xml:space="preserve"> </w:t>
      </w:r>
      <w:proofErr w:type="spellStart"/>
      <w:r w:rsidRPr="00135247">
        <w:t>chữ</w:t>
      </w:r>
      <w:proofErr w:type="spellEnd"/>
      <w:r w:rsidRPr="00135247">
        <w:t xml:space="preserve"> </w:t>
      </w:r>
      <w:proofErr w:type="spellStart"/>
      <w:r w:rsidRPr="00135247">
        <w:t>viết</w:t>
      </w:r>
      <w:proofErr w:type="spellEnd"/>
      <w:r w:rsidRPr="00135247">
        <w:t xml:space="preserve"> </w:t>
      </w:r>
      <w:proofErr w:type="spellStart"/>
      <w:r w:rsidRPr="00135247">
        <w:t>tiếng</w:t>
      </w:r>
      <w:proofErr w:type="spellEnd"/>
      <w:r w:rsidRPr="00135247">
        <w:t xml:space="preserve"> </w:t>
      </w:r>
      <w:proofErr w:type="spellStart"/>
      <w:r w:rsidRPr="00135247">
        <w:t>Việt</w:t>
      </w:r>
      <w:proofErr w:type="spellEnd"/>
      <w:r w:rsidRPr="00135247">
        <w:t xml:space="preserve"> </w:t>
      </w:r>
      <w:proofErr w:type="spellStart"/>
      <w:r w:rsidRPr="00135247">
        <w:t>sử</w:t>
      </w:r>
      <w:proofErr w:type="spellEnd"/>
      <w:r w:rsidRPr="00135247">
        <w:t xml:space="preserve"> </w:t>
      </w:r>
      <w:proofErr w:type="spellStart"/>
      <w:r w:rsidRPr="00135247">
        <w:t>dụng</w:t>
      </w:r>
      <w:proofErr w:type="spellEnd"/>
      <w:r w:rsidRPr="00135247">
        <w:t xml:space="preserve"> </w:t>
      </w:r>
      <w:proofErr w:type="spellStart"/>
      <w:r w:rsidRPr="00135247">
        <w:t>bảng</w:t>
      </w:r>
      <w:proofErr w:type="spellEnd"/>
      <w:r w:rsidRPr="00135247">
        <w:t xml:space="preserve"> </w:t>
      </w:r>
      <w:proofErr w:type="spellStart"/>
      <w:r w:rsidRPr="00135247">
        <w:t>chữ</w:t>
      </w:r>
      <w:proofErr w:type="spellEnd"/>
      <w:r w:rsidRPr="00135247">
        <w:t xml:space="preserve"> </w:t>
      </w:r>
      <w:proofErr w:type="spellStart"/>
      <w:r w:rsidRPr="00135247">
        <w:t>cái</w:t>
      </w:r>
      <w:proofErr w:type="spellEnd"/>
      <w:r w:rsidRPr="00135247">
        <w:t xml:space="preserve"> </w:t>
      </w:r>
      <w:proofErr w:type="spellStart"/>
      <w:r w:rsidRPr="00135247">
        <w:t>Latinh</w:t>
      </w:r>
      <w:proofErr w:type="spellEnd"/>
      <w:r w:rsidRPr="00135247">
        <w:t xml:space="preserve"> </w:t>
      </w:r>
      <w:proofErr w:type="spellStart"/>
      <w:r w:rsidRPr="00135247">
        <w:t>và</w:t>
      </w:r>
      <w:proofErr w:type="spellEnd"/>
      <w:r w:rsidRPr="00135247">
        <w:t xml:space="preserve"> </w:t>
      </w:r>
      <w:proofErr w:type="spellStart"/>
      <w:r w:rsidRPr="00135247">
        <w:t>dấu</w:t>
      </w:r>
      <w:proofErr w:type="spellEnd"/>
      <w:r w:rsidRPr="00135247">
        <w:t xml:space="preserve"> </w:t>
      </w:r>
      <w:proofErr w:type="spellStart"/>
      <w:r w:rsidRPr="00135247">
        <w:t>phụ</w:t>
      </w:r>
      <w:proofErr w:type="spellEnd"/>
      <w:r w:rsidRPr="00135247">
        <w:t xml:space="preserve">, </w:t>
      </w:r>
      <w:proofErr w:type="spellStart"/>
      <w:r w:rsidRPr="00135247">
        <w:t>kết</w:t>
      </w:r>
      <w:proofErr w:type="spellEnd"/>
      <w:r w:rsidRPr="00135247">
        <w:t xml:space="preserve"> </w:t>
      </w:r>
      <w:proofErr w:type="spellStart"/>
      <w:r w:rsidRPr="00135247">
        <w:t>hợp</w:t>
      </w:r>
      <w:proofErr w:type="spellEnd"/>
      <w:r w:rsidRPr="00135247">
        <w:t xml:space="preserve"> </w:t>
      </w:r>
      <w:proofErr w:type="spellStart"/>
      <w:r w:rsidRPr="00135247">
        <w:t>với</w:t>
      </w:r>
      <w:proofErr w:type="spellEnd"/>
      <w:r w:rsidRPr="00135247">
        <w:t xml:space="preserve"> </w:t>
      </w:r>
      <w:proofErr w:type="spellStart"/>
      <w:r w:rsidRPr="00135247">
        <w:t>các</w:t>
      </w:r>
      <w:proofErr w:type="spellEnd"/>
      <w:r w:rsidRPr="00135247">
        <w:t xml:space="preserve"> </w:t>
      </w:r>
      <w:proofErr w:type="spellStart"/>
      <w:r w:rsidRPr="00135247">
        <w:t>chữ</w:t>
      </w:r>
      <w:proofErr w:type="spellEnd"/>
      <w:r w:rsidRPr="00135247">
        <w:t xml:space="preserve"> </w:t>
      </w:r>
      <w:proofErr w:type="spellStart"/>
      <w:r w:rsidRPr="00135247">
        <w:t>cái</w:t>
      </w:r>
      <w:proofErr w:type="spellEnd"/>
      <w:r w:rsidRPr="00135247">
        <w:t xml:space="preserve"> </w:t>
      </w:r>
      <w:proofErr w:type="spellStart"/>
      <w:r w:rsidRPr="00135247">
        <w:t>để</w:t>
      </w:r>
      <w:proofErr w:type="spellEnd"/>
      <w:r w:rsidRPr="00135247">
        <w:t xml:space="preserve"> </w:t>
      </w:r>
      <w:proofErr w:type="spellStart"/>
      <w:r w:rsidRPr="00135247">
        <w:t>biểu</w:t>
      </w:r>
      <w:proofErr w:type="spellEnd"/>
      <w:r w:rsidRPr="00135247">
        <w:t xml:space="preserve"> </w:t>
      </w:r>
      <w:proofErr w:type="spellStart"/>
      <w:r w:rsidRPr="00135247">
        <w:t>thị</w:t>
      </w:r>
      <w:proofErr w:type="spellEnd"/>
      <w:r w:rsidRPr="00135247">
        <w:t xml:space="preserve"> </w:t>
      </w:r>
      <w:proofErr w:type="spellStart"/>
      <w:r w:rsidRPr="00135247">
        <w:t>âm</w:t>
      </w:r>
      <w:proofErr w:type="spellEnd"/>
      <w:r w:rsidRPr="00135247">
        <w:t xml:space="preserve"> </w:t>
      </w:r>
      <w:proofErr w:type="spellStart"/>
      <w:r w:rsidRPr="00135247">
        <w:t>tiết</w:t>
      </w:r>
      <w:proofErr w:type="spellEnd"/>
      <w:r w:rsidRPr="00135247">
        <w:t xml:space="preserve"> </w:t>
      </w:r>
      <w:proofErr w:type="spellStart"/>
      <w:r w:rsidRPr="00135247">
        <w:t>và</w:t>
      </w:r>
      <w:proofErr w:type="spellEnd"/>
      <w:r w:rsidRPr="00135247">
        <w:t xml:space="preserve"> </w:t>
      </w:r>
      <w:proofErr w:type="spellStart"/>
      <w:r w:rsidRPr="00135247">
        <w:t>âm</w:t>
      </w:r>
      <w:proofErr w:type="spellEnd"/>
      <w:r w:rsidRPr="00135247">
        <w:t xml:space="preserve"> </w:t>
      </w:r>
      <w:proofErr w:type="spellStart"/>
      <w:r w:rsidRPr="00135247">
        <w:t>đầu</w:t>
      </w:r>
      <w:proofErr w:type="spellEnd"/>
      <w:r w:rsidRPr="00135247">
        <w:t xml:space="preserve"> </w:t>
      </w:r>
      <w:proofErr w:type="spellStart"/>
      <w:r w:rsidRPr="00135247">
        <w:t>trong</w:t>
      </w:r>
      <w:proofErr w:type="spellEnd"/>
      <w:r w:rsidRPr="00135247">
        <w:t xml:space="preserve"> </w:t>
      </w:r>
      <w:proofErr w:type="spellStart"/>
      <w:r w:rsidRPr="00135247">
        <w:t>tiếng</w:t>
      </w:r>
      <w:proofErr w:type="spellEnd"/>
      <w:r w:rsidRPr="00135247">
        <w:t xml:space="preserve"> </w:t>
      </w:r>
      <w:proofErr w:type="spellStart"/>
      <w:r w:rsidRPr="00135247">
        <w:t>Việt</w:t>
      </w:r>
      <w:proofErr w:type="spellEnd"/>
      <w:r w:rsidRPr="00135247">
        <w:t xml:space="preserve">. </w:t>
      </w:r>
      <w:proofErr w:type="spellStart"/>
      <w:r w:rsidRPr="00135247">
        <w:t>Hệ</w:t>
      </w:r>
      <w:proofErr w:type="spellEnd"/>
      <w:r w:rsidRPr="00135247">
        <w:t xml:space="preserve"> </w:t>
      </w:r>
      <w:proofErr w:type="spellStart"/>
      <w:r w:rsidRPr="00135247">
        <w:t>thống</w:t>
      </w:r>
      <w:proofErr w:type="spellEnd"/>
      <w:r w:rsidRPr="00135247">
        <w:t xml:space="preserve"> </w:t>
      </w:r>
      <w:proofErr w:type="spellStart"/>
      <w:r w:rsidRPr="00135247">
        <w:t>chữ</w:t>
      </w:r>
      <w:proofErr w:type="spellEnd"/>
      <w:r w:rsidRPr="00135247">
        <w:t xml:space="preserve"> </w:t>
      </w:r>
      <w:proofErr w:type="spellStart"/>
      <w:r w:rsidRPr="00135247">
        <w:t>này</w:t>
      </w:r>
      <w:proofErr w:type="spellEnd"/>
      <w:r w:rsidRPr="00135247">
        <w:t xml:space="preserve"> </w:t>
      </w:r>
      <w:proofErr w:type="spellStart"/>
      <w:r w:rsidRPr="00135247">
        <w:t>được</w:t>
      </w:r>
      <w:proofErr w:type="spellEnd"/>
      <w:r w:rsidRPr="00135247">
        <w:t xml:space="preserve"> </w:t>
      </w:r>
      <w:proofErr w:type="spellStart"/>
      <w:r w:rsidRPr="00135247">
        <w:t>tạo</w:t>
      </w:r>
      <w:proofErr w:type="spellEnd"/>
      <w:r w:rsidRPr="00135247">
        <w:t xml:space="preserve"> </w:t>
      </w:r>
      <w:proofErr w:type="spellStart"/>
      <w:r w:rsidRPr="00135247">
        <w:t>ra</w:t>
      </w:r>
      <w:proofErr w:type="spellEnd"/>
      <w:r w:rsidRPr="00135247">
        <w:t xml:space="preserve"> </w:t>
      </w:r>
      <w:proofErr w:type="spellStart"/>
      <w:r w:rsidRPr="00135247">
        <w:t>dựa</w:t>
      </w:r>
      <w:proofErr w:type="spellEnd"/>
      <w:r w:rsidRPr="00135247">
        <w:t xml:space="preserve"> </w:t>
      </w:r>
      <w:proofErr w:type="spellStart"/>
      <w:r w:rsidRPr="00135247">
        <w:t>trên</w:t>
      </w:r>
      <w:proofErr w:type="spellEnd"/>
      <w:r w:rsidRPr="00135247">
        <w:t xml:space="preserve"> </w:t>
      </w:r>
      <w:proofErr w:type="spellStart"/>
      <w:r w:rsidRPr="00135247">
        <w:t>việc</w:t>
      </w:r>
      <w:proofErr w:type="spellEnd"/>
      <w:r w:rsidRPr="00135247">
        <w:t xml:space="preserve"> </w:t>
      </w:r>
      <w:proofErr w:type="spellStart"/>
      <w:r w:rsidRPr="00135247">
        <w:t>cải</w:t>
      </w:r>
      <w:proofErr w:type="spellEnd"/>
      <w:r w:rsidRPr="00135247">
        <w:t xml:space="preserve"> </w:t>
      </w:r>
      <w:proofErr w:type="spellStart"/>
      <w:r w:rsidRPr="00135247">
        <w:t>tiến</w:t>
      </w:r>
      <w:proofErr w:type="spellEnd"/>
      <w:r w:rsidRPr="00135247">
        <w:t xml:space="preserve"> </w:t>
      </w:r>
      <w:proofErr w:type="spellStart"/>
      <w:r w:rsidRPr="00135247">
        <w:t>bảng</w:t>
      </w:r>
      <w:proofErr w:type="spellEnd"/>
      <w:r w:rsidRPr="00135247">
        <w:t xml:space="preserve"> </w:t>
      </w:r>
      <w:proofErr w:type="spellStart"/>
      <w:r w:rsidRPr="00135247">
        <w:t>chữ</w:t>
      </w:r>
      <w:proofErr w:type="spellEnd"/>
      <w:r w:rsidRPr="00135247">
        <w:t xml:space="preserve"> </w:t>
      </w:r>
      <w:proofErr w:type="spellStart"/>
      <w:r w:rsidRPr="00135247">
        <w:t>cái</w:t>
      </w:r>
      <w:proofErr w:type="spellEnd"/>
      <w:r w:rsidRPr="00135247">
        <w:t xml:space="preserve"> </w:t>
      </w:r>
      <w:proofErr w:type="spellStart"/>
      <w:r w:rsidRPr="00135247">
        <w:t>Latinh</w:t>
      </w:r>
      <w:proofErr w:type="spellEnd"/>
      <w:r w:rsidRPr="00135247">
        <w:t xml:space="preserve"> </w:t>
      </w:r>
      <w:proofErr w:type="spellStart"/>
      <w:r w:rsidRPr="00135247">
        <w:t>và</w:t>
      </w:r>
      <w:proofErr w:type="spellEnd"/>
      <w:r w:rsidRPr="00135247">
        <w:t xml:space="preserve"> </w:t>
      </w:r>
      <w:proofErr w:type="spellStart"/>
      <w:r w:rsidRPr="00135247">
        <w:t>sự</w:t>
      </w:r>
      <w:proofErr w:type="spellEnd"/>
      <w:r w:rsidRPr="00135247">
        <w:t xml:space="preserve"> </w:t>
      </w:r>
      <w:proofErr w:type="spellStart"/>
      <w:r w:rsidRPr="00135247">
        <w:t>kết</w:t>
      </w:r>
      <w:proofErr w:type="spellEnd"/>
      <w:r w:rsidRPr="00135247">
        <w:t xml:space="preserve"> </w:t>
      </w:r>
      <w:proofErr w:type="spellStart"/>
      <w:r w:rsidRPr="00135247">
        <w:t>hợp</w:t>
      </w:r>
      <w:proofErr w:type="spellEnd"/>
      <w:r w:rsidRPr="00135247">
        <w:t xml:space="preserve"> </w:t>
      </w:r>
      <w:proofErr w:type="spellStart"/>
      <w:r w:rsidRPr="00135247">
        <w:t>âm</w:t>
      </w:r>
      <w:proofErr w:type="spellEnd"/>
      <w:r w:rsidRPr="00135247">
        <w:t xml:space="preserve"> </w:t>
      </w:r>
      <w:proofErr w:type="spellStart"/>
      <w:r w:rsidRPr="00135247">
        <w:t>theo</w:t>
      </w:r>
      <w:proofErr w:type="spellEnd"/>
      <w:r w:rsidRPr="00135247">
        <w:t xml:space="preserve"> </w:t>
      </w:r>
      <w:proofErr w:type="spellStart"/>
      <w:r w:rsidRPr="00135247">
        <w:t>quy</w:t>
      </w:r>
      <w:proofErr w:type="spellEnd"/>
      <w:r w:rsidRPr="00135247">
        <w:t xml:space="preserve"> </w:t>
      </w:r>
      <w:proofErr w:type="spellStart"/>
      <w:r w:rsidRPr="00135247">
        <w:t>tắc</w:t>
      </w:r>
      <w:proofErr w:type="spellEnd"/>
      <w:r w:rsidRPr="00135247">
        <w:t xml:space="preserve"> </w:t>
      </w:r>
      <w:proofErr w:type="spellStart"/>
      <w:r w:rsidRPr="00135247">
        <w:t>chính</w:t>
      </w:r>
      <w:proofErr w:type="spellEnd"/>
      <w:r w:rsidRPr="00135247">
        <w:t xml:space="preserve"> </w:t>
      </w:r>
      <w:proofErr w:type="spellStart"/>
      <w:r w:rsidRPr="00135247">
        <w:t>tả</w:t>
      </w:r>
      <w:proofErr w:type="spellEnd"/>
      <w:r w:rsidRPr="00135247">
        <w:t xml:space="preserve"> </w:t>
      </w:r>
      <w:proofErr w:type="spellStart"/>
      <w:r w:rsidRPr="00135247">
        <w:t>của</w:t>
      </w:r>
      <w:proofErr w:type="spellEnd"/>
      <w:r w:rsidRPr="00135247">
        <w:t xml:space="preserve"> </w:t>
      </w:r>
      <w:proofErr w:type="spellStart"/>
      <w:r w:rsidRPr="00135247">
        <w:t>văn</w:t>
      </w:r>
      <w:proofErr w:type="spellEnd"/>
      <w:r w:rsidRPr="00135247">
        <w:t xml:space="preserve"> </w:t>
      </w:r>
      <w:proofErr w:type="spellStart"/>
      <w:r w:rsidRPr="00135247">
        <w:t>tự</w:t>
      </w:r>
      <w:proofErr w:type="spellEnd"/>
      <w:r w:rsidRPr="00135247">
        <w:t xml:space="preserve"> </w:t>
      </w:r>
      <w:proofErr w:type="spellStart"/>
      <w:r w:rsidRPr="00135247">
        <w:t>tiếng</w:t>
      </w:r>
      <w:proofErr w:type="spellEnd"/>
      <w:r w:rsidRPr="00135247">
        <w:t xml:space="preserve"> </w:t>
      </w:r>
      <w:proofErr w:type="spellStart"/>
      <w:r w:rsidRPr="00135247">
        <w:t>Bồ</w:t>
      </w:r>
      <w:proofErr w:type="spellEnd"/>
      <w:r w:rsidRPr="00135247">
        <w:t xml:space="preserve"> </w:t>
      </w:r>
      <w:proofErr w:type="spellStart"/>
      <w:r w:rsidRPr="00135247">
        <w:t>Đào</w:t>
      </w:r>
      <w:proofErr w:type="spellEnd"/>
      <w:r w:rsidRPr="00135247">
        <w:t xml:space="preserve"> </w:t>
      </w:r>
      <w:proofErr w:type="spellStart"/>
      <w:r w:rsidRPr="00135247">
        <w:t>Nha</w:t>
      </w:r>
      <w:proofErr w:type="spellEnd"/>
      <w:r w:rsidRPr="00135247">
        <w:t xml:space="preserve">, </w:t>
      </w:r>
      <w:proofErr w:type="spellStart"/>
      <w:r w:rsidRPr="00135247">
        <w:t>cùng</w:t>
      </w:r>
      <w:proofErr w:type="spellEnd"/>
      <w:r w:rsidRPr="00135247">
        <w:t xml:space="preserve"> </w:t>
      </w:r>
      <w:proofErr w:type="spellStart"/>
      <w:r w:rsidRPr="00135247">
        <w:t>với</w:t>
      </w:r>
      <w:proofErr w:type="spellEnd"/>
      <w:r w:rsidRPr="00135247">
        <w:t xml:space="preserve"> </w:t>
      </w:r>
      <w:proofErr w:type="spellStart"/>
      <w:r w:rsidRPr="00135247">
        <w:t>một</w:t>
      </w:r>
      <w:proofErr w:type="spellEnd"/>
      <w:r w:rsidRPr="00135247">
        <w:t xml:space="preserve"> </w:t>
      </w:r>
      <w:proofErr w:type="spellStart"/>
      <w:r w:rsidRPr="00135247">
        <w:t>số</w:t>
      </w:r>
      <w:proofErr w:type="spellEnd"/>
      <w:r w:rsidRPr="00135247">
        <w:t xml:space="preserve"> </w:t>
      </w:r>
      <w:proofErr w:type="spellStart"/>
      <w:r w:rsidRPr="00135247">
        <w:t>yếu</w:t>
      </w:r>
      <w:proofErr w:type="spellEnd"/>
      <w:r w:rsidRPr="00135247">
        <w:t xml:space="preserve"> </w:t>
      </w:r>
      <w:proofErr w:type="spellStart"/>
      <w:r w:rsidRPr="00135247">
        <w:t>tố</w:t>
      </w:r>
      <w:proofErr w:type="spellEnd"/>
      <w:r w:rsidRPr="00135247">
        <w:t xml:space="preserve"> </w:t>
      </w:r>
      <w:proofErr w:type="spellStart"/>
      <w:r w:rsidRPr="00135247">
        <w:t>từ</w:t>
      </w:r>
      <w:proofErr w:type="spellEnd"/>
      <w:r w:rsidRPr="00135247">
        <w:t xml:space="preserve"> </w:t>
      </w:r>
      <w:proofErr w:type="spellStart"/>
      <w:r w:rsidRPr="00135247">
        <w:t>tiếng</w:t>
      </w:r>
      <w:proofErr w:type="spellEnd"/>
      <w:r w:rsidRPr="00135247">
        <w:t xml:space="preserve"> Ý.</w:t>
      </w:r>
    </w:p>
    <w:p w14:paraId="4ED7E70C" w14:textId="5E3E30C1" w:rsidR="006B4AFB" w:rsidRPr="00135247" w:rsidRDefault="006B4AFB" w:rsidP="007D2A5C">
      <w:pPr>
        <w:pStyle w:val="NormalText"/>
        <w:jc w:val="both"/>
      </w:pPr>
      <w:proofErr w:type="spellStart"/>
      <w:r w:rsidRPr="00135247">
        <w:t>Việc</w:t>
      </w:r>
      <w:proofErr w:type="spellEnd"/>
      <w:r w:rsidRPr="00135247">
        <w:t xml:space="preserve"> </w:t>
      </w:r>
      <w:proofErr w:type="spellStart"/>
      <w:r w:rsidRPr="00135247">
        <w:t>tạo</w:t>
      </w:r>
      <w:proofErr w:type="spellEnd"/>
      <w:r w:rsidRPr="00135247">
        <w:t xml:space="preserve"> </w:t>
      </w:r>
      <w:proofErr w:type="spellStart"/>
      <w:r w:rsidRPr="00135247">
        <w:t>ra</w:t>
      </w:r>
      <w:proofErr w:type="spellEnd"/>
      <w:r w:rsidRPr="00135247">
        <w:t xml:space="preserve"> </w:t>
      </w:r>
      <w:proofErr w:type="spellStart"/>
      <w:r w:rsidRPr="00135247">
        <w:t>chữ</w:t>
      </w:r>
      <w:proofErr w:type="spellEnd"/>
      <w:r w:rsidRPr="00135247">
        <w:t xml:space="preserve"> </w:t>
      </w:r>
      <w:proofErr w:type="spellStart"/>
      <w:r w:rsidRPr="00135247">
        <w:t>Quốc</w:t>
      </w:r>
      <w:proofErr w:type="spellEnd"/>
      <w:r w:rsidRPr="00135247">
        <w:t xml:space="preserve"> </w:t>
      </w:r>
      <w:proofErr w:type="spellStart"/>
      <w:r w:rsidRPr="00135247">
        <w:t>ngữ</w:t>
      </w:r>
      <w:proofErr w:type="spellEnd"/>
      <w:r w:rsidRPr="00135247">
        <w:t xml:space="preserve"> </w:t>
      </w:r>
      <w:proofErr w:type="spellStart"/>
      <w:r w:rsidRPr="00135247">
        <w:t>là</w:t>
      </w:r>
      <w:proofErr w:type="spellEnd"/>
      <w:r w:rsidRPr="00135247">
        <w:t xml:space="preserve"> </w:t>
      </w:r>
      <w:proofErr w:type="spellStart"/>
      <w:r w:rsidRPr="00135247">
        <w:t>một</w:t>
      </w:r>
      <w:proofErr w:type="spellEnd"/>
      <w:r w:rsidRPr="00135247">
        <w:t xml:space="preserve"> </w:t>
      </w:r>
      <w:proofErr w:type="spellStart"/>
      <w:r w:rsidRPr="00135247">
        <w:t>sự</w:t>
      </w:r>
      <w:proofErr w:type="spellEnd"/>
      <w:r w:rsidRPr="00135247">
        <w:t xml:space="preserve"> </w:t>
      </w:r>
      <w:proofErr w:type="spellStart"/>
      <w:r w:rsidRPr="00135247">
        <w:t>cải</w:t>
      </w:r>
      <w:proofErr w:type="spellEnd"/>
      <w:r w:rsidRPr="00135247">
        <w:t xml:space="preserve"> </w:t>
      </w:r>
      <w:proofErr w:type="spellStart"/>
      <w:r w:rsidRPr="00135247">
        <w:t>tiến</w:t>
      </w:r>
      <w:proofErr w:type="spellEnd"/>
      <w:r w:rsidRPr="00135247">
        <w:t xml:space="preserve"> </w:t>
      </w:r>
      <w:proofErr w:type="spellStart"/>
      <w:r w:rsidRPr="00135247">
        <w:t>đáng</w:t>
      </w:r>
      <w:proofErr w:type="spellEnd"/>
      <w:r w:rsidRPr="00135247">
        <w:t xml:space="preserve"> </w:t>
      </w:r>
      <w:proofErr w:type="spellStart"/>
      <w:r w:rsidRPr="00135247">
        <w:t>kể</w:t>
      </w:r>
      <w:proofErr w:type="spellEnd"/>
      <w:r w:rsidRPr="00135247">
        <w:t xml:space="preserve"> </w:t>
      </w:r>
      <w:proofErr w:type="spellStart"/>
      <w:r w:rsidRPr="00135247">
        <w:t>trong</w:t>
      </w:r>
      <w:proofErr w:type="spellEnd"/>
      <w:r w:rsidRPr="00135247">
        <w:t xml:space="preserve"> </w:t>
      </w:r>
      <w:proofErr w:type="spellStart"/>
      <w:r w:rsidRPr="00135247">
        <w:t>việc</w:t>
      </w:r>
      <w:proofErr w:type="spellEnd"/>
      <w:r w:rsidRPr="00135247">
        <w:t xml:space="preserve"> </w:t>
      </w:r>
      <w:proofErr w:type="spellStart"/>
      <w:r w:rsidRPr="00135247">
        <w:t>biểu</w:t>
      </w:r>
      <w:proofErr w:type="spellEnd"/>
      <w:r w:rsidRPr="00135247">
        <w:t xml:space="preserve"> </w:t>
      </w:r>
      <w:proofErr w:type="spellStart"/>
      <w:r w:rsidRPr="00135247">
        <w:t>diễn</w:t>
      </w:r>
      <w:proofErr w:type="spellEnd"/>
      <w:r w:rsidRPr="00135247">
        <w:t xml:space="preserve"> </w:t>
      </w:r>
      <w:proofErr w:type="spellStart"/>
      <w:r w:rsidRPr="00135247">
        <w:t>tiếng</w:t>
      </w:r>
      <w:proofErr w:type="spellEnd"/>
      <w:r w:rsidRPr="00135247">
        <w:t xml:space="preserve"> </w:t>
      </w:r>
      <w:proofErr w:type="spellStart"/>
      <w:r w:rsidRPr="00135247">
        <w:t>Việt</w:t>
      </w:r>
      <w:proofErr w:type="spellEnd"/>
      <w:r w:rsidRPr="00135247">
        <w:t xml:space="preserve"> </w:t>
      </w:r>
      <w:proofErr w:type="spellStart"/>
      <w:r w:rsidRPr="00135247">
        <w:t>bằng</w:t>
      </w:r>
      <w:proofErr w:type="spellEnd"/>
      <w:r w:rsidRPr="00135247">
        <w:t xml:space="preserve"> </w:t>
      </w:r>
      <w:proofErr w:type="spellStart"/>
      <w:r w:rsidRPr="00135247">
        <w:t>một</w:t>
      </w:r>
      <w:proofErr w:type="spellEnd"/>
      <w:r w:rsidRPr="00135247">
        <w:t xml:space="preserve"> </w:t>
      </w:r>
      <w:proofErr w:type="spellStart"/>
      <w:r w:rsidRPr="00135247">
        <w:t>hệ</w:t>
      </w:r>
      <w:proofErr w:type="spellEnd"/>
      <w:r w:rsidRPr="00135247">
        <w:t xml:space="preserve"> </w:t>
      </w:r>
      <w:proofErr w:type="spellStart"/>
      <w:r w:rsidRPr="00135247">
        <w:t>thống</w:t>
      </w:r>
      <w:proofErr w:type="spellEnd"/>
      <w:r w:rsidRPr="00135247">
        <w:t xml:space="preserve"> </w:t>
      </w:r>
      <w:proofErr w:type="spellStart"/>
      <w:r w:rsidRPr="00135247">
        <w:t>chữ</w:t>
      </w:r>
      <w:proofErr w:type="spellEnd"/>
      <w:r w:rsidRPr="00135247">
        <w:t xml:space="preserve"> </w:t>
      </w:r>
      <w:proofErr w:type="spellStart"/>
      <w:r w:rsidRPr="00135247">
        <w:t>viết</w:t>
      </w:r>
      <w:proofErr w:type="spellEnd"/>
      <w:r w:rsidRPr="00135247">
        <w:t xml:space="preserve"> </w:t>
      </w:r>
      <w:proofErr w:type="spellStart"/>
      <w:r w:rsidRPr="00135247">
        <w:t>hiệu</w:t>
      </w:r>
      <w:proofErr w:type="spellEnd"/>
      <w:r w:rsidRPr="00135247">
        <w:t xml:space="preserve"> </w:t>
      </w:r>
      <w:proofErr w:type="spellStart"/>
      <w:r w:rsidRPr="00135247">
        <w:t>quả</w:t>
      </w:r>
      <w:proofErr w:type="spellEnd"/>
      <w:r w:rsidRPr="00135247">
        <w:t xml:space="preserve"> </w:t>
      </w:r>
      <w:proofErr w:type="spellStart"/>
      <w:r w:rsidRPr="00135247">
        <w:t>và</w:t>
      </w:r>
      <w:proofErr w:type="spellEnd"/>
      <w:r w:rsidRPr="00135247">
        <w:t xml:space="preserve"> </w:t>
      </w:r>
      <w:proofErr w:type="spellStart"/>
      <w:r w:rsidRPr="00135247">
        <w:t>dễ</w:t>
      </w:r>
      <w:proofErr w:type="spellEnd"/>
      <w:r w:rsidRPr="00135247">
        <w:t xml:space="preserve"> </w:t>
      </w:r>
      <w:proofErr w:type="spellStart"/>
      <w:r w:rsidRPr="00135247">
        <w:t>tiếp</w:t>
      </w:r>
      <w:proofErr w:type="spellEnd"/>
      <w:r w:rsidRPr="00135247">
        <w:t xml:space="preserve"> </w:t>
      </w:r>
      <w:proofErr w:type="spellStart"/>
      <w:r w:rsidRPr="00135247">
        <w:t>cận</w:t>
      </w:r>
      <w:proofErr w:type="spellEnd"/>
      <w:r w:rsidRPr="00135247">
        <w:t xml:space="preserve">. </w:t>
      </w:r>
      <w:proofErr w:type="spellStart"/>
      <w:r w:rsidRPr="00135247">
        <w:t>Trước</w:t>
      </w:r>
      <w:proofErr w:type="spellEnd"/>
      <w:r w:rsidRPr="00135247">
        <w:t xml:space="preserve"> </w:t>
      </w:r>
      <w:proofErr w:type="spellStart"/>
      <w:r w:rsidRPr="00135247">
        <w:t>đây</w:t>
      </w:r>
      <w:proofErr w:type="spellEnd"/>
      <w:r w:rsidRPr="00135247">
        <w:t xml:space="preserve">, </w:t>
      </w:r>
      <w:proofErr w:type="spellStart"/>
      <w:r w:rsidRPr="00135247">
        <w:t>việc</w:t>
      </w:r>
      <w:proofErr w:type="spellEnd"/>
      <w:r w:rsidRPr="00135247">
        <w:t xml:space="preserve"> </w:t>
      </w:r>
      <w:proofErr w:type="spellStart"/>
      <w:r w:rsidRPr="00135247">
        <w:t>ghi</w:t>
      </w:r>
      <w:proofErr w:type="spellEnd"/>
      <w:r w:rsidRPr="00135247">
        <w:t xml:space="preserve"> </w:t>
      </w:r>
      <w:proofErr w:type="spellStart"/>
      <w:r w:rsidRPr="00135247">
        <w:t>lại</w:t>
      </w:r>
      <w:proofErr w:type="spellEnd"/>
      <w:r w:rsidRPr="00135247">
        <w:t xml:space="preserve"> </w:t>
      </w:r>
      <w:proofErr w:type="spellStart"/>
      <w:r w:rsidRPr="00135247">
        <w:t>và</w:t>
      </w:r>
      <w:proofErr w:type="spellEnd"/>
      <w:r w:rsidRPr="00135247">
        <w:t xml:space="preserve"> </w:t>
      </w:r>
      <w:proofErr w:type="spellStart"/>
      <w:r w:rsidRPr="00135247">
        <w:t>truyền</w:t>
      </w:r>
      <w:proofErr w:type="spellEnd"/>
      <w:r w:rsidRPr="00135247">
        <w:t xml:space="preserve"> </w:t>
      </w:r>
      <w:proofErr w:type="spellStart"/>
      <w:r w:rsidRPr="00135247">
        <w:t>tải</w:t>
      </w:r>
      <w:proofErr w:type="spellEnd"/>
      <w:r w:rsidRPr="00135247">
        <w:t xml:space="preserve"> </w:t>
      </w:r>
      <w:proofErr w:type="spellStart"/>
      <w:r w:rsidRPr="00135247">
        <w:t>ngôn</w:t>
      </w:r>
      <w:proofErr w:type="spellEnd"/>
      <w:r w:rsidRPr="00135247">
        <w:t xml:space="preserve"> </w:t>
      </w:r>
      <w:proofErr w:type="spellStart"/>
      <w:r w:rsidRPr="00135247">
        <w:t>ngữ</w:t>
      </w:r>
      <w:proofErr w:type="spellEnd"/>
      <w:r w:rsidRPr="00135247">
        <w:t xml:space="preserve"> </w:t>
      </w:r>
      <w:proofErr w:type="spellStart"/>
      <w:r w:rsidRPr="00135247">
        <w:t>Việt</w:t>
      </w:r>
      <w:proofErr w:type="spellEnd"/>
      <w:r w:rsidRPr="00135247">
        <w:t xml:space="preserve"> </w:t>
      </w:r>
      <w:proofErr w:type="spellStart"/>
      <w:r w:rsidRPr="00135247">
        <w:t>thường</w:t>
      </w:r>
      <w:proofErr w:type="spellEnd"/>
      <w:r w:rsidRPr="00135247">
        <w:t xml:space="preserve"> </w:t>
      </w:r>
      <w:proofErr w:type="spellStart"/>
      <w:r w:rsidRPr="00135247">
        <w:t>dựa</w:t>
      </w:r>
      <w:proofErr w:type="spellEnd"/>
      <w:r w:rsidRPr="00135247">
        <w:t xml:space="preserve"> </w:t>
      </w:r>
      <w:proofErr w:type="spellStart"/>
      <w:r w:rsidRPr="00135247">
        <w:t>trên</w:t>
      </w:r>
      <w:proofErr w:type="spellEnd"/>
      <w:r w:rsidRPr="00135247">
        <w:t xml:space="preserve"> </w:t>
      </w:r>
      <w:proofErr w:type="spellStart"/>
      <w:r w:rsidRPr="00135247">
        <w:t>chữ</w:t>
      </w:r>
      <w:proofErr w:type="spellEnd"/>
      <w:r w:rsidRPr="00135247">
        <w:t xml:space="preserve"> </w:t>
      </w:r>
      <w:proofErr w:type="spellStart"/>
      <w:r w:rsidRPr="00135247">
        <w:t>Hán</w:t>
      </w:r>
      <w:proofErr w:type="spellEnd"/>
      <w:r w:rsidRPr="00135247">
        <w:t xml:space="preserve"> </w:t>
      </w:r>
      <w:proofErr w:type="spellStart"/>
      <w:r w:rsidRPr="00135247">
        <w:t>và</w:t>
      </w:r>
      <w:proofErr w:type="spellEnd"/>
      <w:r w:rsidRPr="00135247">
        <w:t xml:space="preserve"> </w:t>
      </w:r>
      <w:proofErr w:type="spellStart"/>
      <w:r w:rsidRPr="00135247">
        <w:t>chữ</w:t>
      </w:r>
      <w:proofErr w:type="spellEnd"/>
      <w:r w:rsidRPr="00135247">
        <w:t xml:space="preserve"> </w:t>
      </w:r>
      <w:proofErr w:type="spellStart"/>
      <w:r w:rsidRPr="00135247">
        <w:t>Nôm</w:t>
      </w:r>
      <w:proofErr w:type="spellEnd"/>
      <w:r w:rsidRPr="00135247">
        <w:t xml:space="preserve">, </w:t>
      </w:r>
      <w:proofErr w:type="spellStart"/>
      <w:r w:rsidRPr="00135247">
        <w:t>đòi</w:t>
      </w:r>
      <w:proofErr w:type="spellEnd"/>
      <w:r w:rsidRPr="00135247">
        <w:t xml:space="preserve"> </w:t>
      </w:r>
      <w:proofErr w:type="spellStart"/>
      <w:r w:rsidRPr="00135247">
        <w:t>hỏi</w:t>
      </w:r>
      <w:proofErr w:type="spellEnd"/>
      <w:r w:rsidRPr="00135247">
        <w:t xml:space="preserve"> </w:t>
      </w:r>
      <w:proofErr w:type="spellStart"/>
      <w:r w:rsidRPr="00135247">
        <w:t>kiến</w:t>
      </w:r>
      <w:proofErr w:type="spellEnd"/>
      <w:r w:rsidRPr="00135247">
        <w:t xml:space="preserve"> </w:t>
      </w:r>
      <w:proofErr w:type="spellStart"/>
      <w:r w:rsidRPr="00135247">
        <w:t>thức</w:t>
      </w:r>
      <w:proofErr w:type="spellEnd"/>
      <w:r w:rsidRPr="00135247">
        <w:t xml:space="preserve"> </w:t>
      </w:r>
      <w:proofErr w:type="spellStart"/>
      <w:r w:rsidRPr="00135247">
        <w:t>phức</w:t>
      </w:r>
      <w:proofErr w:type="spellEnd"/>
      <w:r w:rsidRPr="00135247">
        <w:t xml:space="preserve"> </w:t>
      </w:r>
      <w:proofErr w:type="spellStart"/>
      <w:r w:rsidRPr="00135247">
        <w:t>tạp</w:t>
      </w:r>
      <w:proofErr w:type="spellEnd"/>
      <w:r w:rsidRPr="00135247">
        <w:t xml:space="preserve"> </w:t>
      </w:r>
      <w:proofErr w:type="spellStart"/>
      <w:r w:rsidRPr="00135247">
        <w:t>và</w:t>
      </w:r>
      <w:proofErr w:type="spellEnd"/>
      <w:r w:rsidRPr="00135247">
        <w:t xml:space="preserve"> </w:t>
      </w:r>
      <w:proofErr w:type="spellStart"/>
      <w:r w:rsidRPr="00135247">
        <w:t>tốn</w:t>
      </w:r>
      <w:proofErr w:type="spellEnd"/>
      <w:r w:rsidRPr="00135247">
        <w:t xml:space="preserve"> </w:t>
      </w:r>
      <w:proofErr w:type="spellStart"/>
      <w:r w:rsidRPr="00135247">
        <w:t>nhiều</w:t>
      </w:r>
      <w:proofErr w:type="spellEnd"/>
      <w:r w:rsidRPr="00135247">
        <w:t xml:space="preserve"> </w:t>
      </w:r>
      <w:proofErr w:type="spellStart"/>
      <w:r w:rsidRPr="00135247">
        <w:t>thời</w:t>
      </w:r>
      <w:proofErr w:type="spellEnd"/>
      <w:r w:rsidRPr="00135247">
        <w:t xml:space="preserve"> </w:t>
      </w:r>
      <w:proofErr w:type="spellStart"/>
      <w:r w:rsidRPr="00135247">
        <w:t>gian</w:t>
      </w:r>
      <w:proofErr w:type="spellEnd"/>
      <w:r w:rsidRPr="00135247">
        <w:t xml:space="preserve"> </w:t>
      </w:r>
      <w:proofErr w:type="spellStart"/>
      <w:r w:rsidRPr="00135247">
        <w:t>để</w:t>
      </w:r>
      <w:proofErr w:type="spellEnd"/>
      <w:r w:rsidRPr="00135247">
        <w:t xml:space="preserve"> </w:t>
      </w:r>
      <w:proofErr w:type="spellStart"/>
      <w:r w:rsidRPr="00135247">
        <w:t>học</w:t>
      </w:r>
      <w:proofErr w:type="spellEnd"/>
      <w:r w:rsidRPr="00135247">
        <w:t xml:space="preserve">. </w:t>
      </w:r>
      <w:proofErr w:type="spellStart"/>
      <w:r w:rsidRPr="00135247">
        <w:t>Với</w:t>
      </w:r>
      <w:proofErr w:type="spellEnd"/>
      <w:r w:rsidRPr="00135247">
        <w:t xml:space="preserve"> </w:t>
      </w:r>
      <w:proofErr w:type="spellStart"/>
      <w:r w:rsidRPr="00135247">
        <w:t>sự</w:t>
      </w:r>
      <w:proofErr w:type="spellEnd"/>
      <w:r w:rsidRPr="00135247">
        <w:t xml:space="preserve"> </w:t>
      </w:r>
      <w:proofErr w:type="spellStart"/>
      <w:r w:rsidRPr="00135247">
        <w:t>ra</w:t>
      </w:r>
      <w:proofErr w:type="spellEnd"/>
      <w:r w:rsidRPr="00135247">
        <w:t xml:space="preserve"> </w:t>
      </w:r>
      <w:proofErr w:type="spellStart"/>
      <w:r w:rsidRPr="00135247">
        <w:t>đời</w:t>
      </w:r>
      <w:proofErr w:type="spellEnd"/>
      <w:r w:rsidRPr="00135247">
        <w:t xml:space="preserve"> </w:t>
      </w:r>
      <w:proofErr w:type="spellStart"/>
      <w:r w:rsidRPr="00135247">
        <w:t>của</w:t>
      </w:r>
      <w:proofErr w:type="spellEnd"/>
      <w:r w:rsidRPr="00135247">
        <w:t xml:space="preserve"> </w:t>
      </w:r>
      <w:proofErr w:type="spellStart"/>
      <w:r w:rsidRPr="00135247">
        <w:t>chữ</w:t>
      </w:r>
      <w:proofErr w:type="spellEnd"/>
      <w:r w:rsidRPr="00135247">
        <w:t xml:space="preserve"> </w:t>
      </w:r>
      <w:proofErr w:type="spellStart"/>
      <w:r w:rsidRPr="00135247">
        <w:t>Quốc</w:t>
      </w:r>
      <w:proofErr w:type="spellEnd"/>
      <w:r w:rsidRPr="00135247">
        <w:t xml:space="preserve"> </w:t>
      </w:r>
      <w:proofErr w:type="spellStart"/>
      <w:r w:rsidRPr="00135247">
        <w:t>ngữ</w:t>
      </w:r>
      <w:proofErr w:type="spellEnd"/>
      <w:r w:rsidRPr="00135247">
        <w:t xml:space="preserve">, </w:t>
      </w:r>
      <w:proofErr w:type="spellStart"/>
      <w:r w:rsidRPr="00135247">
        <w:t>việc</w:t>
      </w:r>
      <w:proofErr w:type="spellEnd"/>
      <w:r w:rsidRPr="00135247">
        <w:t xml:space="preserve"> </w:t>
      </w:r>
      <w:proofErr w:type="spellStart"/>
      <w:r w:rsidRPr="00135247">
        <w:t>học</w:t>
      </w:r>
      <w:proofErr w:type="spellEnd"/>
      <w:r w:rsidRPr="00135247">
        <w:t xml:space="preserve"> </w:t>
      </w:r>
      <w:proofErr w:type="spellStart"/>
      <w:r w:rsidRPr="00135247">
        <w:t>và</w:t>
      </w:r>
      <w:proofErr w:type="spellEnd"/>
      <w:r w:rsidRPr="00135247">
        <w:t xml:space="preserve"> </w:t>
      </w:r>
      <w:proofErr w:type="spellStart"/>
      <w:r w:rsidRPr="00135247">
        <w:t>sử</w:t>
      </w:r>
      <w:proofErr w:type="spellEnd"/>
      <w:r w:rsidRPr="00135247">
        <w:t xml:space="preserve"> </w:t>
      </w:r>
      <w:proofErr w:type="spellStart"/>
      <w:r w:rsidRPr="00135247">
        <w:t>dụng</w:t>
      </w:r>
      <w:proofErr w:type="spellEnd"/>
      <w:r w:rsidRPr="00135247">
        <w:t xml:space="preserve"> </w:t>
      </w:r>
      <w:proofErr w:type="spellStart"/>
      <w:r w:rsidRPr="00135247">
        <w:t>tiếng</w:t>
      </w:r>
      <w:proofErr w:type="spellEnd"/>
      <w:r w:rsidRPr="00135247">
        <w:t xml:space="preserve"> </w:t>
      </w:r>
      <w:proofErr w:type="spellStart"/>
      <w:r w:rsidRPr="00135247">
        <w:t>Việt</w:t>
      </w:r>
      <w:proofErr w:type="spellEnd"/>
      <w:r w:rsidRPr="00135247">
        <w:t xml:space="preserve"> </w:t>
      </w:r>
      <w:proofErr w:type="spellStart"/>
      <w:r w:rsidRPr="00135247">
        <w:t>trở</w:t>
      </w:r>
      <w:proofErr w:type="spellEnd"/>
      <w:r w:rsidRPr="00135247">
        <w:t xml:space="preserve"> </w:t>
      </w:r>
      <w:proofErr w:type="spellStart"/>
      <w:r w:rsidRPr="00135247">
        <w:t>nên</w:t>
      </w:r>
      <w:proofErr w:type="spellEnd"/>
      <w:r w:rsidRPr="00135247">
        <w:t xml:space="preserve"> </w:t>
      </w:r>
      <w:proofErr w:type="spellStart"/>
      <w:r w:rsidRPr="00135247">
        <w:t>đơn</w:t>
      </w:r>
      <w:proofErr w:type="spellEnd"/>
      <w:r w:rsidRPr="00135247">
        <w:t xml:space="preserve"> </w:t>
      </w:r>
      <w:proofErr w:type="spellStart"/>
      <w:r w:rsidRPr="00135247">
        <w:t>giản</w:t>
      </w:r>
      <w:proofErr w:type="spellEnd"/>
      <w:r w:rsidRPr="00135247">
        <w:t xml:space="preserve"> </w:t>
      </w:r>
      <w:proofErr w:type="spellStart"/>
      <w:r w:rsidRPr="00135247">
        <w:t>hơn</w:t>
      </w:r>
      <w:proofErr w:type="spellEnd"/>
      <w:r w:rsidRPr="00135247">
        <w:t xml:space="preserve">, </w:t>
      </w:r>
      <w:proofErr w:type="spellStart"/>
      <w:r w:rsidRPr="00135247">
        <w:t>mở</w:t>
      </w:r>
      <w:proofErr w:type="spellEnd"/>
      <w:r w:rsidRPr="00135247">
        <w:t xml:space="preserve"> </w:t>
      </w:r>
      <w:proofErr w:type="spellStart"/>
      <w:r w:rsidRPr="00135247">
        <w:t>ra</w:t>
      </w:r>
      <w:proofErr w:type="spellEnd"/>
      <w:r w:rsidRPr="00135247">
        <w:t xml:space="preserve"> </w:t>
      </w:r>
      <w:proofErr w:type="spellStart"/>
      <w:r w:rsidRPr="00135247">
        <w:t>nhiều</w:t>
      </w:r>
      <w:proofErr w:type="spellEnd"/>
      <w:r w:rsidRPr="00135247">
        <w:t xml:space="preserve"> </w:t>
      </w:r>
      <w:proofErr w:type="spellStart"/>
      <w:r w:rsidRPr="00135247">
        <w:t>cơ</w:t>
      </w:r>
      <w:proofErr w:type="spellEnd"/>
      <w:r w:rsidRPr="00135247">
        <w:t xml:space="preserve"> </w:t>
      </w:r>
      <w:proofErr w:type="spellStart"/>
      <w:r w:rsidRPr="00135247">
        <w:t>hội</w:t>
      </w:r>
      <w:proofErr w:type="spellEnd"/>
      <w:r w:rsidRPr="00135247">
        <w:t xml:space="preserve"> </w:t>
      </w:r>
      <w:proofErr w:type="spellStart"/>
      <w:r w:rsidRPr="00135247">
        <w:t>tiếp</w:t>
      </w:r>
      <w:proofErr w:type="spellEnd"/>
      <w:r w:rsidRPr="00135247">
        <w:t xml:space="preserve"> </w:t>
      </w:r>
      <w:proofErr w:type="spellStart"/>
      <w:r w:rsidRPr="00135247">
        <w:t>cận</w:t>
      </w:r>
      <w:proofErr w:type="spellEnd"/>
      <w:r w:rsidRPr="00135247">
        <w:t xml:space="preserve"> </w:t>
      </w:r>
      <w:proofErr w:type="spellStart"/>
      <w:r w:rsidRPr="00135247">
        <w:t>kiến</w:t>
      </w:r>
      <w:proofErr w:type="spellEnd"/>
      <w:r w:rsidRPr="00135247">
        <w:t xml:space="preserve"> </w:t>
      </w:r>
      <w:proofErr w:type="spellStart"/>
      <w:r w:rsidRPr="00135247">
        <w:t>thức</w:t>
      </w:r>
      <w:proofErr w:type="spellEnd"/>
      <w:r w:rsidRPr="00135247">
        <w:t xml:space="preserve"> </w:t>
      </w:r>
      <w:proofErr w:type="spellStart"/>
      <w:r w:rsidRPr="00135247">
        <w:t>và</w:t>
      </w:r>
      <w:proofErr w:type="spellEnd"/>
      <w:r w:rsidRPr="00135247">
        <w:t xml:space="preserve"> </w:t>
      </w:r>
      <w:proofErr w:type="spellStart"/>
      <w:r w:rsidRPr="00135247">
        <w:t>giao</w:t>
      </w:r>
      <w:proofErr w:type="spellEnd"/>
      <w:r w:rsidRPr="00135247">
        <w:t xml:space="preserve"> </w:t>
      </w:r>
      <w:proofErr w:type="spellStart"/>
      <w:r w:rsidRPr="00135247">
        <w:t>tiếp</w:t>
      </w:r>
      <w:proofErr w:type="spellEnd"/>
      <w:r w:rsidRPr="00135247">
        <w:t xml:space="preserve"> </w:t>
      </w:r>
      <w:proofErr w:type="spellStart"/>
      <w:r w:rsidRPr="00135247">
        <w:t>với</w:t>
      </w:r>
      <w:proofErr w:type="spellEnd"/>
      <w:r w:rsidRPr="00135247">
        <w:t xml:space="preserve"> </w:t>
      </w:r>
      <w:proofErr w:type="spellStart"/>
      <w:r w:rsidRPr="00135247">
        <w:t>thế</w:t>
      </w:r>
      <w:proofErr w:type="spellEnd"/>
      <w:r w:rsidRPr="00135247">
        <w:t xml:space="preserve"> </w:t>
      </w:r>
      <w:proofErr w:type="spellStart"/>
      <w:r w:rsidRPr="00135247">
        <w:t>giới</w:t>
      </w:r>
      <w:proofErr w:type="spellEnd"/>
      <w:r w:rsidRPr="00135247">
        <w:t>.</w:t>
      </w:r>
    </w:p>
    <w:p w14:paraId="1F874645" w14:textId="05C6D231" w:rsidR="006B4AFB" w:rsidRPr="00513FDD" w:rsidRDefault="006B4AFB" w:rsidP="007D2A5C">
      <w:pPr>
        <w:pStyle w:val="NormalText"/>
        <w:jc w:val="both"/>
      </w:pPr>
      <w:proofErr w:type="spellStart"/>
      <w:r w:rsidRPr="00135247">
        <w:t>Chữ</w:t>
      </w:r>
      <w:proofErr w:type="spellEnd"/>
      <w:r w:rsidRPr="00135247">
        <w:t xml:space="preserve"> </w:t>
      </w:r>
      <w:proofErr w:type="spellStart"/>
      <w:r w:rsidRPr="00135247">
        <w:t>Quốc</w:t>
      </w:r>
      <w:proofErr w:type="spellEnd"/>
      <w:r w:rsidRPr="00135247">
        <w:t xml:space="preserve"> </w:t>
      </w:r>
      <w:proofErr w:type="spellStart"/>
      <w:r w:rsidRPr="00135247">
        <w:t>ngữ</w:t>
      </w:r>
      <w:proofErr w:type="spellEnd"/>
      <w:r w:rsidRPr="00135247">
        <w:t xml:space="preserve"> </w:t>
      </w:r>
      <w:proofErr w:type="spellStart"/>
      <w:r w:rsidRPr="00135247">
        <w:t>đã</w:t>
      </w:r>
      <w:proofErr w:type="spellEnd"/>
      <w:r w:rsidRPr="00135247">
        <w:t xml:space="preserve"> </w:t>
      </w:r>
      <w:proofErr w:type="spellStart"/>
      <w:r w:rsidRPr="00135247">
        <w:t>trở</w:t>
      </w:r>
      <w:proofErr w:type="spellEnd"/>
      <w:r w:rsidRPr="00135247">
        <w:t xml:space="preserve"> </w:t>
      </w:r>
      <w:proofErr w:type="spellStart"/>
      <w:r w:rsidRPr="00135247">
        <w:t>thành</w:t>
      </w:r>
      <w:proofErr w:type="spellEnd"/>
      <w:r w:rsidRPr="00135247">
        <w:t xml:space="preserve"> </w:t>
      </w:r>
      <w:proofErr w:type="spellStart"/>
      <w:r w:rsidRPr="00135247">
        <w:t>hệ</w:t>
      </w:r>
      <w:proofErr w:type="spellEnd"/>
      <w:r w:rsidRPr="00135247">
        <w:t xml:space="preserve"> </w:t>
      </w:r>
      <w:proofErr w:type="spellStart"/>
      <w:r w:rsidRPr="00135247">
        <w:t>thống</w:t>
      </w:r>
      <w:proofErr w:type="spellEnd"/>
      <w:r w:rsidRPr="00135247">
        <w:t xml:space="preserve"> </w:t>
      </w:r>
      <w:proofErr w:type="spellStart"/>
      <w:r w:rsidRPr="00135247">
        <w:t>chữ</w:t>
      </w:r>
      <w:proofErr w:type="spellEnd"/>
      <w:r w:rsidRPr="00135247">
        <w:t xml:space="preserve"> </w:t>
      </w:r>
      <w:proofErr w:type="spellStart"/>
      <w:r w:rsidRPr="00135247">
        <w:t>viết</w:t>
      </w:r>
      <w:proofErr w:type="spellEnd"/>
      <w:r w:rsidRPr="00135247">
        <w:t xml:space="preserve"> </w:t>
      </w:r>
      <w:proofErr w:type="spellStart"/>
      <w:r w:rsidRPr="00135247">
        <w:t>chính</w:t>
      </w:r>
      <w:proofErr w:type="spellEnd"/>
      <w:r w:rsidRPr="00135247">
        <w:t xml:space="preserve"> </w:t>
      </w:r>
      <w:proofErr w:type="spellStart"/>
      <w:r w:rsidRPr="00135247">
        <w:t>thức</w:t>
      </w:r>
      <w:proofErr w:type="spellEnd"/>
      <w:r w:rsidRPr="00135247">
        <w:t xml:space="preserve"> </w:t>
      </w:r>
      <w:proofErr w:type="spellStart"/>
      <w:r w:rsidRPr="00135247">
        <w:t>và</w:t>
      </w:r>
      <w:proofErr w:type="spellEnd"/>
      <w:r w:rsidRPr="00135247">
        <w:t xml:space="preserve"> </w:t>
      </w:r>
      <w:proofErr w:type="spellStart"/>
      <w:r w:rsidRPr="00135247">
        <w:t>phổ</w:t>
      </w:r>
      <w:proofErr w:type="spellEnd"/>
      <w:r w:rsidRPr="00135247">
        <w:t xml:space="preserve"> </w:t>
      </w:r>
      <w:proofErr w:type="spellStart"/>
      <w:r w:rsidRPr="00135247">
        <w:t>biến</w:t>
      </w:r>
      <w:proofErr w:type="spellEnd"/>
      <w:r w:rsidRPr="00135247">
        <w:t xml:space="preserve"> </w:t>
      </w:r>
      <w:proofErr w:type="spellStart"/>
      <w:r w:rsidRPr="00135247">
        <w:t>nhất</w:t>
      </w:r>
      <w:proofErr w:type="spellEnd"/>
      <w:r w:rsidRPr="00135247">
        <w:t xml:space="preserve"> </w:t>
      </w:r>
      <w:proofErr w:type="spellStart"/>
      <w:r w:rsidRPr="00135247">
        <w:t>trong</w:t>
      </w:r>
      <w:proofErr w:type="spellEnd"/>
      <w:r w:rsidRPr="00135247">
        <w:t xml:space="preserve"> </w:t>
      </w:r>
      <w:proofErr w:type="spellStart"/>
      <w:r w:rsidRPr="00135247">
        <w:t>tiếng</w:t>
      </w:r>
      <w:proofErr w:type="spellEnd"/>
      <w:r w:rsidRPr="00135247">
        <w:t xml:space="preserve"> </w:t>
      </w:r>
      <w:proofErr w:type="spellStart"/>
      <w:r w:rsidRPr="00135247">
        <w:t>Việt</w:t>
      </w:r>
      <w:proofErr w:type="spellEnd"/>
      <w:r w:rsidRPr="00135247">
        <w:t xml:space="preserve"> </w:t>
      </w:r>
      <w:proofErr w:type="spellStart"/>
      <w:r w:rsidRPr="00135247">
        <w:t>từ</w:t>
      </w:r>
      <w:proofErr w:type="spellEnd"/>
      <w:r w:rsidRPr="00135247">
        <w:t xml:space="preserve"> </w:t>
      </w:r>
      <w:proofErr w:type="spellStart"/>
      <w:r w:rsidRPr="00135247">
        <w:t>thế</w:t>
      </w:r>
      <w:proofErr w:type="spellEnd"/>
      <w:r w:rsidRPr="00135247">
        <w:t xml:space="preserve"> </w:t>
      </w:r>
      <w:proofErr w:type="spellStart"/>
      <w:r w:rsidRPr="00135247">
        <w:t>kỷ</w:t>
      </w:r>
      <w:proofErr w:type="spellEnd"/>
      <w:r w:rsidRPr="00135247">
        <w:t xml:space="preserve"> </w:t>
      </w:r>
      <w:r>
        <w:t>XX</w:t>
      </w:r>
      <w:r w:rsidRPr="00135247">
        <w:t xml:space="preserve"> </w:t>
      </w:r>
      <w:proofErr w:type="spellStart"/>
      <w:r w:rsidRPr="00135247">
        <w:t>đến</w:t>
      </w:r>
      <w:proofErr w:type="spellEnd"/>
      <w:r w:rsidRPr="00135247">
        <w:t xml:space="preserve"> nay. </w:t>
      </w:r>
      <w:proofErr w:type="spellStart"/>
      <w:r w:rsidRPr="00135247">
        <w:t>Nó</w:t>
      </w:r>
      <w:proofErr w:type="spellEnd"/>
      <w:r w:rsidRPr="00135247">
        <w:t xml:space="preserve"> </w:t>
      </w:r>
      <w:proofErr w:type="spellStart"/>
      <w:r w:rsidRPr="00135247">
        <w:t>đã</w:t>
      </w:r>
      <w:proofErr w:type="spellEnd"/>
      <w:r w:rsidRPr="00135247">
        <w:t xml:space="preserve"> </w:t>
      </w:r>
      <w:proofErr w:type="spellStart"/>
      <w:r w:rsidRPr="00135247">
        <w:t>đóng</w:t>
      </w:r>
      <w:proofErr w:type="spellEnd"/>
      <w:r w:rsidRPr="00135247">
        <w:t xml:space="preserve"> </w:t>
      </w:r>
      <w:proofErr w:type="spellStart"/>
      <w:r w:rsidRPr="00135247">
        <w:t>vai</w:t>
      </w:r>
      <w:proofErr w:type="spellEnd"/>
      <w:r w:rsidRPr="00135247">
        <w:t xml:space="preserve"> </w:t>
      </w:r>
      <w:proofErr w:type="spellStart"/>
      <w:r w:rsidRPr="00135247">
        <w:t>trò</w:t>
      </w:r>
      <w:proofErr w:type="spellEnd"/>
      <w:r w:rsidRPr="00135247">
        <w:t xml:space="preserve"> </w:t>
      </w:r>
      <w:proofErr w:type="spellStart"/>
      <w:r w:rsidRPr="00135247">
        <w:t>quan</w:t>
      </w:r>
      <w:proofErr w:type="spellEnd"/>
      <w:r w:rsidRPr="00135247">
        <w:t xml:space="preserve"> </w:t>
      </w:r>
      <w:proofErr w:type="spellStart"/>
      <w:r w:rsidRPr="00135247">
        <w:t>trọng</w:t>
      </w:r>
      <w:proofErr w:type="spellEnd"/>
      <w:r w:rsidRPr="00135247">
        <w:t xml:space="preserve"> </w:t>
      </w:r>
      <w:proofErr w:type="spellStart"/>
      <w:r w:rsidRPr="00135247">
        <w:t>trong</w:t>
      </w:r>
      <w:proofErr w:type="spellEnd"/>
      <w:r w:rsidRPr="00135247">
        <w:t xml:space="preserve"> </w:t>
      </w:r>
      <w:proofErr w:type="spellStart"/>
      <w:r w:rsidRPr="00135247">
        <w:t>việc</w:t>
      </w:r>
      <w:proofErr w:type="spellEnd"/>
      <w:r w:rsidRPr="00135247">
        <w:t xml:space="preserve"> </w:t>
      </w:r>
      <w:proofErr w:type="spellStart"/>
      <w:r w:rsidRPr="00135247">
        <w:t>phát</w:t>
      </w:r>
      <w:proofErr w:type="spellEnd"/>
      <w:r w:rsidRPr="00135247">
        <w:t xml:space="preserve"> </w:t>
      </w:r>
      <w:proofErr w:type="spellStart"/>
      <w:r w:rsidRPr="00135247">
        <w:t>triển</w:t>
      </w:r>
      <w:proofErr w:type="spellEnd"/>
      <w:r w:rsidRPr="00135247">
        <w:t xml:space="preserve"> </w:t>
      </w:r>
      <w:proofErr w:type="spellStart"/>
      <w:r w:rsidRPr="00135247">
        <w:t>giáo</w:t>
      </w:r>
      <w:proofErr w:type="spellEnd"/>
      <w:r w:rsidRPr="00135247">
        <w:t xml:space="preserve"> </w:t>
      </w:r>
      <w:proofErr w:type="spellStart"/>
      <w:r w:rsidRPr="00135247">
        <w:t>dục</w:t>
      </w:r>
      <w:proofErr w:type="spellEnd"/>
      <w:r w:rsidRPr="00135247">
        <w:t xml:space="preserve">, </w:t>
      </w:r>
      <w:proofErr w:type="spellStart"/>
      <w:r w:rsidRPr="00135247">
        <w:t>truyền</w:t>
      </w:r>
      <w:proofErr w:type="spellEnd"/>
      <w:r w:rsidRPr="00135247">
        <w:t xml:space="preserve"> </w:t>
      </w:r>
      <w:proofErr w:type="spellStart"/>
      <w:r w:rsidRPr="00135247">
        <w:t>thông</w:t>
      </w:r>
      <w:proofErr w:type="spellEnd"/>
      <w:r w:rsidRPr="00135247">
        <w:t xml:space="preserve">, </w:t>
      </w:r>
      <w:proofErr w:type="spellStart"/>
      <w:r w:rsidRPr="00135247">
        <w:t>xuất</w:t>
      </w:r>
      <w:proofErr w:type="spellEnd"/>
      <w:r w:rsidRPr="00135247">
        <w:t xml:space="preserve"> </w:t>
      </w:r>
      <w:proofErr w:type="spellStart"/>
      <w:r w:rsidRPr="00135247">
        <w:t>bản</w:t>
      </w:r>
      <w:proofErr w:type="spellEnd"/>
      <w:r w:rsidRPr="00135247">
        <w:t xml:space="preserve"> </w:t>
      </w:r>
      <w:proofErr w:type="spellStart"/>
      <w:r w:rsidRPr="00135247">
        <w:t>và</w:t>
      </w:r>
      <w:proofErr w:type="spellEnd"/>
      <w:r w:rsidRPr="00135247">
        <w:t xml:space="preserve"> </w:t>
      </w:r>
      <w:proofErr w:type="spellStart"/>
      <w:r w:rsidRPr="00135247">
        <w:t>giao</w:t>
      </w:r>
      <w:proofErr w:type="spellEnd"/>
      <w:r w:rsidRPr="00135247">
        <w:t xml:space="preserve"> </w:t>
      </w:r>
      <w:proofErr w:type="spellStart"/>
      <w:r w:rsidRPr="00135247">
        <w:t>tiếp</w:t>
      </w:r>
      <w:proofErr w:type="spellEnd"/>
      <w:r w:rsidRPr="00135247">
        <w:t xml:space="preserve"> </w:t>
      </w:r>
      <w:proofErr w:type="spellStart"/>
      <w:r w:rsidRPr="00135247">
        <w:t>trong</w:t>
      </w:r>
      <w:proofErr w:type="spellEnd"/>
      <w:r w:rsidRPr="00135247">
        <w:t xml:space="preserve"> </w:t>
      </w:r>
      <w:proofErr w:type="spellStart"/>
      <w:r w:rsidRPr="00135247">
        <w:t>cộng</w:t>
      </w:r>
      <w:proofErr w:type="spellEnd"/>
      <w:r w:rsidRPr="00135247">
        <w:t xml:space="preserve"> </w:t>
      </w:r>
      <w:proofErr w:type="spellStart"/>
      <w:r w:rsidRPr="00135247">
        <w:t>đồng</w:t>
      </w:r>
      <w:proofErr w:type="spellEnd"/>
      <w:r w:rsidRPr="00135247">
        <w:t xml:space="preserve"> </w:t>
      </w:r>
      <w:proofErr w:type="spellStart"/>
      <w:r w:rsidRPr="00135247">
        <w:t>quốc</w:t>
      </w:r>
      <w:proofErr w:type="spellEnd"/>
      <w:r w:rsidRPr="00135247">
        <w:t xml:space="preserve"> </w:t>
      </w:r>
      <w:proofErr w:type="spellStart"/>
      <w:r w:rsidRPr="00135247">
        <w:t>tế</w:t>
      </w:r>
      <w:proofErr w:type="spellEnd"/>
      <w:r w:rsidRPr="00135247">
        <w:t xml:space="preserve">. </w:t>
      </w:r>
      <w:proofErr w:type="spellStart"/>
      <w:r w:rsidRPr="00135247">
        <w:t>Đồng</w:t>
      </w:r>
      <w:proofErr w:type="spellEnd"/>
      <w:r w:rsidRPr="00135247">
        <w:t xml:space="preserve"> </w:t>
      </w:r>
      <w:proofErr w:type="spellStart"/>
      <w:r w:rsidRPr="00135247">
        <w:t>thời</w:t>
      </w:r>
      <w:proofErr w:type="spellEnd"/>
      <w:r w:rsidRPr="00135247">
        <w:t xml:space="preserve">, </w:t>
      </w:r>
      <w:proofErr w:type="spellStart"/>
      <w:r w:rsidRPr="00135247">
        <w:t>việc</w:t>
      </w:r>
      <w:proofErr w:type="spellEnd"/>
      <w:r w:rsidRPr="00135247">
        <w:t xml:space="preserve"> </w:t>
      </w:r>
      <w:proofErr w:type="spellStart"/>
      <w:r w:rsidRPr="00135247">
        <w:t>sử</w:t>
      </w:r>
      <w:proofErr w:type="spellEnd"/>
      <w:r w:rsidRPr="00135247">
        <w:t xml:space="preserve"> </w:t>
      </w:r>
      <w:proofErr w:type="spellStart"/>
      <w:r w:rsidRPr="00135247">
        <w:t>dụng</w:t>
      </w:r>
      <w:proofErr w:type="spellEnd"/>
      <w:r w:rsidRPr="00135247">
        <w:t xml:space="preserve"> </w:t>
      </w:r>
      <w:proofErr w:type="spellStart"/>
      <w:r w:rsidRPr="00135247">
        <w:t>chữ</w:t>
      </w:r>
      <w:proofErr w:type="spellEnd"/>
      <w:r w:rsidRPr="00135247">
        <w:t xml:space="preserve"> </w:t>
      </w:r>
      <w:proofErr w:type="spellStart"/>
      <w:r w:rsidRPr="00135247">
        <w:t>Quốc</w:t>
      </w:r>
      <w:proofErr w:type="spellEnd"/>
      <w:r w:rsidRPr="00135247">
        <w:t xml:space="preserve"> </w:t>
      </w:r>
      <w:proofErr w:type="spellStart"/>
      <w:r w:rsidRPr="00135247">
        <w:t>ngữ</w:t>
      </w:r>
      <w:proofErr w:type="spellEnd"/>
      <w:r w:rsidRPr="00135247">
        <w:t xml:space="preserve"> </w:t>
      </w:r>
      <w:proofErr w:type="spellStart"/>
      <w:r w:rsidRPr="00135247">
        <w:t>cũng</w:t>
      </w:r>
      <w:proofErr w:type="spellEnd"/>
      <w:r w:rsidRPr="00135247">
        <w:t xml:space="preserve"> </w:t>
      </w:r>
      <w:proofErr w:type="spellStart"/>
      <w:r w:rsidRPr="00135247">
        <w:t>giúp</w:t>
      </w:r>
      <w:proofErr w:type="spellEnd"/>
      <w:r w:rsidRPr="00135247">
        <w:t xml:space="preserve"> </w:t>
      </w:r>
      <w:proofErr w:type="spellStart"/>
      <w:r w:rsidRPr="00135247">
        <w:t>bảo</w:t>
      </w:r>
      <w:proofErr w:type="spellEnd"/>
      <w:r w:rsidRPr="00135247">
        <w:t xml:space="preserve"> </w:t>
      </w:r>
      <w:proofErr w:type="spellStart"/>
      <w:r w:rsidRPr="00135247">
        <w:t>tồn</w:t>
      </w:r>
      <w:proofErr w:type="spellEnd"/>
      <w:r w:rsidRPr="00135247">
        <w:t xml:space="preserve"> </w:t>
      </w:r>
      <w:proofErr w:type="spellStart"/>
      <w:r w:rsidRPr="00135247">
        <w:t>và</w:t>
      </w:r>
      <w:proofErr w:type="spellEnd"/>
      <w:r w:rsidRPr="00135247">
        <w:t xml:space="preserve"> </w:t>
      </w:r>
      <w:proofErr w:type="spellStart"/>
      <w:r w:rsidRPr="00135247">
        <w:t>phát</w:t>
      </w:r>
      <w:proofErr w:type="spellEnd"/>
      <w:r w:rsidRPr="00135247">
        <w:t xml:space="preserve"> </w:t>
      </w:r>
      <w:proofErr w:type="spellStart"/>
      <w:r w:rsidRPr="00135247">
        <w:t>triển</w:t>
      </w:r>
      <w:proofErr w:type="spellEnd"/>
      <w:r w:rsidRPr="00135247">
        <w:t xml:space="preserve"> </w:t>
      </w:r>
      <w:proofErr w:type="spellStart"/>
      <w:r w:rsidRPr="00135247">
        <w:t>văn</w:t>
      </w:r>
      <w:proofErr w:type="spellEnd"/>
      <w:r w:rsidRPr="00135247">
        <w:t xml:space="preserve"> </w:t>
      </w:r>
      <w:proofErr w:type="spellStart"/>
      <w:r w:rsidRPr="00135247">
        <w:t>hóa</w:t>
      </w:r>
      <w:proofErr w:type="spellEnd"/>
      <w:r w:rsidRPr="00135247">
        <w:t xml:space="preserve">, </w:t>
      </w:r>
      <w:proofErr w:type="spellStart"/>
      <w:r w:rsidRPr="00135247">
        <w:t>văn</w:t>
      </w:r>
      <w:proofErr w:type="spellEnd"/>
      <w:r w:rsidRPr="00135247">
        <w:t xml:space="preserve"> </w:t>
      </w:r>
      <w:proofErr w:type="spellStart"/>
      <w:r w:rsidRPr="00135247">
        <w:t>bản</w:t>
      </w:r>
      <w:proofErr w:type="spellEnd"/>
      <w:r w:rsidRPr="00135247">
        <w:t xml:space="preserve"> </w:t>
      </w:r>
      <w:proofErr w:type="spellStart"/>
      <w:r w:rsidRPr="00135247">
        <w:t>và</w:t>
      </w:r>
      <w:proofErr w:type="spellEnd"/>
      <w:r w:rsidRPr="00135247">
        <w:t xml:space="preserve"> </w:t>
      </w:r>
      <w:proofErr w:type="spellStart"/>
      <w:r w:rsidRPr="00135247">
        <w:t>văn</w:t>
      </w:r>
      <w:proofErr w:type="spellEnd"/>
      <w:r w:rsidRPr="00135247">
        <w:t xml:space="preserve"> </w:t>
      </w:r>
      <w:proofErr w:type="spellStart"/>
      <w:r w:rsidRPr="00135247">
        <w:t>hoá</w:t>
      </w:r>
      <w:proofErr w:type="spellEnd"/>
      <w:r w:rsidRPr="00135247">
        <w:t xml:space="preserve"> </w:t>
      </w:r>
      <w:proofErr w:type="spellStart"/>
      <w:r w:rsidRPr="00135247">
        <w:t>của</w:t>
      </w:r>
      <w:proofErr w:type="spellEnd"/>
      <w:r w:rsidRPr="00135247">
        <w:t xml:space="preserve"> </w:t>
      </w:r>
      <w:proofErr w:type="spellStart"/>
      <w:r w:rsidRPr="00135247">
        <w:t>người</w:t>
      </w:r>
      <w:proofErr w:type="spellEnd"/>
      <w:r w:rsidRPr="00135247">
        <w:t xml:space="preserve"> </w:t>
      </w:r>
      <w:proofErr w:type="spellStart"/>
      <w:r w:rsidRPr="00135247">
        <w:t>Việt</w:t>
      </w:r>
      <w:proofErr w:type="spellEnd"/>
      <w:r w:rsidRPr="00135247">
        <w:t xml:space="preserve"> Nam, </w:t>
      </w:r>
      <w:proofErr w:type="spellStart"/>
      <w:r w:rsidRPr="00135247">
        <w:t>góp</w:t>
      </w:r>
      <w:proofErr w:type="spellEnd"/>
      <w:r w:rsidRPr="00135247">
        <w:t xml:space="preserve"> </w:t>
      </w:r>
      <w:proofErr w:type="spellStart"/>
      <w:r w:rsidRPr="00135247">
        <w:t>phần</w:t>
      </w:r>
      <w:proofErr w:type="spellEnd"/>
      <w:r w:rsidRPr="00135247">
        <w:t xml:space="preserve"> </w:t>
      </w:r>
      <w:proofErr w:type="spellStart"/>
      <w:r w:rsidRPr="00135247">
        <w:t>tạo</w:t>
      </w:r>
      <w:proofErr w:type="spellEnd"/>
      <w:r w:rsidRPr="00135247">
        <w:t xml:space="preserve"> </w:t>
      </w:r>
      <w:proofErr w:type="spellStart"/>
      <w:r w:rsidRPr="00135247">
        <w:t>nên</w:t>
      </w:r>
      <w:proofErr w:type="spellEnd"/>
      <w:r w:rsidRPr="00135247">
        <w:t xml:space="preserve"> </w:t>
      </w:r>
      <w:proofErr w:type="spellStart"/>
      <w:r w:rsidRPr="00135247">
        <w:t>bản</w:t>
      </w:r>
      <w:proofErr w:type="spellEnd"/>
      <w:r w:rsidRPr="00135247">
        <w:t xml:space="preserve"> </w:t>
      </w:r>
      <w:proofErr w:type="spellStart"/>
      <w:r w:rsidRPr="00135247">
        <w:t>sắc</w:t>
      </w:r>
      <w:proofErr w:type="spellEnd"/>
      <w:r w:rsidRPr="00135247">
        <w:t xml:space="preserve"> </w:t>
      </w:r>
      <w:proofErr w:type="spellStart"/>
      <w:r w:rsidRPr="00135247">
        <w:t>và</w:t>
      </w:r>
      <w:proofErr w:type="spellEnd"/>
      <w:r w:rsidRPr="00135247">
        <w:t xml:space="preserve"> </w:t>
      </w:r>
      <w:proofErr w:type="spellStart"/>
      <w:r w:rsidRPr="00135247">
        <w:t>độc</w:t>
      </w:r>
      <w:proofErr w:type="spellEnd"/>
      <w:r w:rsidRPr="00135247">
        <w:t xml:space="preserve"> </w:t>
      </w:r>
      <w:proofErr w:type="spellStart"/>
      <w:r w:rsidRPr="00135247">
        <w:t>đáo</w:t>
      </w:r>
      <w:proofErr w:type="spellEnd"/>
      <w:r w:rsidRPr="00135247">
        <w:t xml:space="preserve"> </w:t>
      </w:r>
      <w:proofErr w:type="spellStart"/>
      <w:r w:rsidRPr="00135247">
        <w:t>của</w:t>
      </w:r>
      <w:proofErr w:type="spellEnd"/>
      <w:r w:rsidRPr="00135247">
        <w:t xml:space="preserve"> </w:t>
      </w:r>
      <w:proofErr w:type="spellStart"/>
      <w:r w:rsidRPr="00135247">
        <w:t>ngôn</w:t>
      </w:r>
      <w:proofErr w:type="spellEnd"/>
      <w:r w:rsidRPr="00135247">
        <w:t xml:space="preserve"> </w:t>
      </w:r>
      <w:proofErr w:type="spellStart"/>
      <w:r w:rsidRPr="00135247">
        <w:t>ngữ</w:t>
      </w:r>
      <w:proofErr w:type="spellEnd"/>
      <w:r w:rsidRPr="00135247">
        <w:t xml:space="preserve"> </w:t>
      </w:r>
      <w:proofErr w:type="spellStart"/>
      <w:r w:rsidRPr="00135247">
        <w:t>và</w:t>
      </w:r>
      <w:proofErr w:type="spellEnd"/>
      <w:r w:rsidRPr="00135247">
        <w:t xml:space="preserve"> </w:t>
      </w:r>
      <w:proofErr w:type="spellStart"/>
      <w:r w:rsidRPr="00135247">
        <w:t>văn</w:t>
      </w:r>
      <w:proofErr w:type="spellEnd"/>
      <w:r w:rsidRPr="00135247">
        <w:t xml:space="preserve"> </w:t>
      </w:r>
      <w:proofErr w:type="spellStart"/>
      <w:r w:rsidRPr="00135247">
        <w:t>hóa</w:t>
      </w:r>
      <w:proofErr w:type="spellEnd"/>
      <w:r w:rsidRPr="00135247">
        <w:t xml:space="preserve"> </w:t>
      </w:r>
      <w:proofErr w:type="spellStart"/>
      <w:r w:rsidRPr="00135247">
        <w:t>Việt</w:t>
      </w:r>
      <w:proofErr w:type="spellEnd"/>
      <w:r w:rsidRPr="00135247">
        <w:t>.</w:t>
      </w:r>
    </w:p>
    <w:p w14:paraId="5806756B" w14:textId="77777777" w:rsidR="00072C8A" w:rsidRDefault="00265A11" w:rsidP="007D2A5C">
      <w:pPr>
        <w:pStyle w:val="NormalText"/>
        <w:jc w:val="both"/>
      </w:pPr>
      <w:proofErr w:type="spellStart"/>
      <w:r>
        <w:t>Như</w:t>
      </w:r>
      <w:proofErr w:type="spellEnd"/>
      <w:r>
        <w:rPr>
          <w:lang w:val="vi-VN"/>
        </w:rPr>
        <w:t xml:space="preserve"> vậy, c</w:t>
      </w:r>
      <w:proofErr w:type="spellStart"/>
      <w:r w:rsidR="00513FDD" w:rsidRPr="00513FDD">
        <w:t>hữ</w:t>
      </w:r>
      <w:proofErr w:type="spellEnd"/>
      <w:r w:rsidR="00513FDD" w:rsidRPr="00513FDD">
        <w:t xml:space="preserve"> </w:t>
      </w:r>
      <w:proofErr w:type="spellStart"/>
      <w:r w:rsidR="00513FDD" w:rsidRPr="00513FDD">
        <w:t>Nôm</w:t>
      </w:r>
      <w:proofErr w:type="spellEnd"/>
      <w:r w:rsidR="00513FDD" w:rsidRPr="00513FDD">
        <w:t xml:space="preserve"> </w:t>
      </w:r>
      <w:proofErr w:type="spellStart"/>
      <w:r w:rsidR="00513FDD" w:rsidRPr="00513FDD">
        <w:t>là</w:t>
      </w:r>
      <w:proofErr w:type="spellEnd"/>
      <w:r w:rsidR="00513FDD" w:rsidRPr="00513FDD">
        <w:t xml:space="preserve"> </w:t>
      </w:r>
      <w:proofErr w:type="spellStart"/>
      <w:r w:rsidR="00513FDD" w:rsidRPr="00513FDD">
        <w:t>hệ</w:t>
      </w:r>
      <w:proofErr w:type="spellEnd"/>
      <w:r w:rsidR="00513FDD" w:rsidRPr="00513FDD">
        <w:t xml:space="preserve"> </w:t>
      </w:r>
      <w:proofErr w:type="spellStart"/>
      <w:r w:rsidR="00513FDD" w:rsidRPr="00513FDD">
        <w:t>thống</w:t>
      </w:r>
      <w:proofErr w:type="spellEnd"/>
      <w:r w:rsidR="00513FDD" w:rsidRPr="00513FDD">
        <w:t xml:space="preserve"> </w:t>
      </w:r>
      <w:proofErr w:type="spellStart"/>
      <w:r w:rsidR="00513FDD" w:rsidRPr="00513FDD">
        <w:t>chữ</w:t>
      </w:r>
      <w:proofErr w:type="spellEnd"/>
      <w:r w:rsidR="00513FDD" w:rsidRPr="00513FDD">
        <w:t xml:space="preserve"> </w:t>
      </w:r>
      <w:proofErr w:type="spellStart"/>
      <w:r w:rsidR="00513FDD" w:rsidRPr="00513FDD">
        <w:t>viết</w:t>
      </w:r>
      <w:proofErr w:type="spellEnd"/>
      <w:r w:rsidR="00513FDD" w:rsidRPr="00513FDD">
        <w:t xml:space="preserve"> </w:t>
      </w:r>
      <w:proofErr w:type="spellStart"/>
      <w:r w:rsidR="00513FDD" w:rsidRPr="00513FDD">
        <w:t>đặc</w:t>
      </w:r>
      <w:proofErr w:type="spellEnd"/>
      <w:r w:rsidR="00513FDD" w:rsidRPr="00513FDD">
        <w:t xml:space="preserve"> </w:t>
      </w:r>
      <w:proofErr w:type="spellStart"/>
      <w:r w:rsidR="00513FDD" w:rsidRPr="00513FDD">
        <w:t>trưng</w:t>
      </w:r>
      <w:proofErr w:type="spellEnd"/>
      <w:r w:rsidR="00513FDD" w:rsidRPr="00513FDD">
        <w:t xml:space="preserve"> </w:t>
      </w:r>
      <w:proofErr w:type="spellStart"/>
      <w:r w:rsidR="00513FDD" w:rsidRPr="00513FDD">
        <w:t>của</w:t>
      </w:r>
      <w:proofErr w:type="spellEnd"/>
      <w:r w:rsidR="00513FDD" w:rsidRPr="00513FDD">
        <w:t xml:space="preserve"> </w:t>
      </w:r>
      <w:proofErr w:type="spellStart"/>
      <w:r w:rsidR="00513FDD" w:rsidRPr="00513FDD">
        <w:t>Việt</w:t>
      </w:r>
      <w:proofErr w:type="spellEnd"/>
      <w:r w:rsidR="00513FDD" w:rsidRPr="00513FDD">
        <w:t xml:space="preserve"> Nam, </w:t>
      </w:r>
      <w:proofErr w:type="spellStart"/>
      <w:r w:rsidR="00513FDD" w:rsidRPr="00513FDD">
        <w:t>mang</w:t>
      </w:r>
      <w:proofErr w:type="spellEnd"/>
      <w:r w:rsidR="00513FDD" w:rsidRPr="00513FDD">
        <w:t xml:space="preserve"> </w:t>
      </w:r>
      <w:proofErr w:type="spellStart"/>
      <w:r w:rsidR="00513FDD" w:rsidRPr="00513FDD">
        <w:t>trong</w:t>
      </w:r>
      <w:proofErr w:type="spellEnd"/>
      <w:r w:rsidR="00513FDD" w:rsidRPr="00513FDD">
        <w:t xml:space="preserve"> </w:t>
      </w:r>
      <w:proofErr w:type="spellStart"/>
      <w:r w:rsidR="00513FDD" w:rsidRPr="00513FDD">
        <w:t>mình</w:t>
      </w:r>
      <w:proofErr w:type="spellEnd"/>
      <w:r w:rsidR="00513FDD" w:rsidRPr="00513FDD">
        <w:t xml:space="preserve"> </w:t>
      </w:r>
      <w:proofErr w:type="spellStart"/>
      <w:r w:rsidR="00513FDD" w:rsidRPr="00513FDD">
        <w:t>những</w:t>
      </w:r>
      <w:proofErr w:type="spellEnd"/>
      <w:r w:rsidR="00513FDD" w:rsidRPr="00513FDD">
        <w:t xml:space="preserve"> </w:t>
      </w:r>
      <w:proofErr w:type="spellStart"/>
      <w:r w:rsidR="00513FDD" w:rsidRPr="00513FDD">
        <w:t>giá</w:t>
      </w:r>
      <w:proofErr w:type="spellEnd"/>
      <w:r w:rsidR="00513FDD" w:rsidRPr="00513FDD">
        <w:t xml:space="preserve"> </w:t>
      </w:r>
      <w:proofErr w:type="spellStart"/>
      <w:r w:rsidR="00513FDD" w:rsidRPr="00513FDD">
        <w:t>trị</w:t>
      </w:r>
      <w:proofErr w:type="spellEnd"/>
      <w:r w:rsidR="00513FDD" w:rsidRPr="00513FDD">
        <w:t xml:space="preserve"> </w:t>
      </w:r>
      <w:proofErr w:type="spellStart"/>
      <w:r w:rsidR="00513FDD" w:rsidRPr="00513FDD">
        <w:t>văn</w:t>
      </w:r>
      <w:proofErr w:type="spellEnd"/>
      <w:r w:rsidR="00513FDD" w:rsidRPr="00513FDD">
        <w:t xml:space="preserve"> </w:t>
      </w:r>
      <w:proofErr w:type="spellStart"/>
      <w:r w:rsidR="00513FDD" w:rsidRPr="00513FDD">
        <w:t>hóa</w:t>
      </w:r>
      <w:proofErr w:type="spellEnd"/>
      <w:r w:rsidR="00513FDD" w:rsidRPr="00513FDD">
        <w:t xml:space="preserve"> </w:t>
      </w:r>
      <w:proofErr w:type="spellStart"/>
      <w:r w:rsidR="00513FDD" w:rsidRPr="00513FDD">
        <w:t>và</w:t>
      </w:r>
      <w:proofErr w:type="spellEnd"/>
      <w:r w:rsidR="00513FDD" w:rsidRPr="00513FDD">
        <w:t xml:space="preserve"> </w:t>
      </w:r>
      <w:proofErr w:type="spellStart"/>
      <w:r w:rsidR="00513FDD" w:rsidRPr="00513FDD">
        <w:t>lịch</w:t>
      </w:r>
      <w:proofErr w:type="spellEnd"/>
      <w:r w:rsidR="00513FDD" w:rsidRPr="00513FDD">
        <w:t xml:space="preserve"> </w:t>
      </w:r>
      <w:proofErr w:type="spellStart"/>
      <w:r w:rsidR="00513FDD" w:rsidRPr="00513FDD">
        <w:t>sử</w:t>
      </w:r>
      <w:proofErr w:type="spellEnd"/>
      <w:r w:rsidR="00513FDD" w:rsidRPr="00513FDD">
        <w:t xml:space="preserve"> </w:t>
      </w:r>
      <w:proofErr w:type="spellStart"/>
      <w:r w:rsidR="00513FDD" w:rsidRPr="00513FDD">
        <w:t>đặc</w:t>
      </w:r>
      <w:proofErr w:type="spellEnd"/>
      <w:r w:rsidR="00513FDD" w:rsidRPr="00513FDD">
        <w:t xml:space="preserve"> </w:t>
      </w:r>
      <w:proofErr w:type="spellStart"/>
      <w:r w:rsidR="00513FDD" w:rsidRPr="00513FDD">
        <w:t>biệt</w:t>
      </w:r>
      <w:proofErr w:type="spellEnd"/>
      <w:r w:rsidR="00513FDD" w:rsidRPr="00513FDD">
        <w:t xml:space="preserve">, </w:t>
      </w:r>
      <w:proofErr w:type="spellStart"/>
      <w:r w:rsidR="00513FDD" w:rsidRPr="00513FDD">
        <w:t>trong</w:t>
      </w:r>
      <w:proofErr w:type="spellEnd"/>
      <w:r w:rsidR="00513FDD" w:rsidRPr="00513FDD">
        <w:t xml:space="preserve"> </w:t>
      </w:r>
      <w:proofErr w:type="spellStart"/>
      <w:r w:rsidR="00513FDD" w:rsidRPr="00513FDD">
        <w:t>khi</w:t>
      </w:r>
      <w:proofErr w:type="spellEnd"/>
      <w:r w:rsidR="00513FDD" w:rsidRPr="00513FDD">
        <w:t xml:space="preserve"> </w:t>
      </w:r>
      <w:proofErr w:type="spellStart"/>
      <w:r w:rsidR="00513FDD" w:rsidRPr="00513FDD">
        <w:t>chữ</w:t>
      </w:r>
      <w:proofErr w:type="spellEnd"/>
      <w:r w:rsidR="00513FDD" w:rsidRPr="00513FDD">
        <w:t xml:space="preserve"> </w:t>
      </w:r>
      <w:proofErr w:type="spellStart"/>
      <w:r w:rsidR="00513FDD" w:rsidRPr="00513FDD">
        <w:t>Quốc</w:t>
      </w:r>
      <w:proofErr w:type="spellEnd"/>
      <w:r w:rsidR="00513FDD" w:rsidRPr="00513FDD">
        <w:t xml:space="preserve"> </w:t>
      </w:r>
      <w:proofErr w:type="spellStart"/>
      <w:r w:rsidR="00513FDD" w:rsidRPr="00513FDD">
        <w:t>ngữ</w:t>
      </w:r>
      <w:proofErr w:type="spellEnd"/>
      <w:r w:rsidR="00513FDD" w:rsidRPr="00513FDD">
        <w:t xml:space="preserve"> </w:t>
      </w:r>
      <w:proofErr w:type="spellStart"/>
      <w:r w:rsidR="00513FDD" w:rsidRPr="00513FDD">
        <w:t>là</w:t>
      </w:r>
      <w:proofErr w:type="spellEnd"/>
      <w:r w:rsidR="00513FDD" w:rsidRPr="00513FDD">
        <w:t xml:space="preserve"> </w:t>
      </w:r>
      <w:proofErr w:type="spellStart"/>
      <w:r w:rsidR="00513FDD" w:rsidRPr="00513FDD">
        <w:t>hệ</w:t>
      </w:r>
      <w:proofErr w:type="spellEnd"/>
      <w:r w:rsidR="00513FDD" w:rsidRPr="00513FDD">
        <w:t xml:space="preserve"> </w:t>
      </w:r>
      <w:proofErr w:type="spellStart"/>
      <w:r w:rsidR="00513FDD" w:rsidRPr="00513FDD">
        <w:t>thống</w:t>
      </w:r>
      <w:proofErr w:type="spellEnd"/>
      <w:r w:rsidR="00513FDD" w:rsidRPr="00513FDD">
        <w:t xml:space="preserve"> </w:t>
      </w:r>
      <w:proofErr w:type="spellStart"/>
      <w:r w:rsidR="00513FDD" w:rsidRPr="00513FDD">
        <w:t>chữ</w:t>
      </w:r>
      <w:proofErr w:type="spellEnd"/>
      <w:r w:rsidR="00513FDD" w:rsidRPr="00513FDD">
        <w:t xml:space="preserve"> </w:t>
      </w:r>
      <w:proofErr w:type="spellStart"/>
      <w:r w:rsidR="00513FDD" w:rsidRPr="00513FDD">
        <w:t>viết</w:t>
      </w:r>
      <w:proofErr w:type="spellEnd"/>
      <w:r w:rsidR="00513FDD" w:rsidRPr="00513FDD">
        <w:t xml:space="preserve"> </w:t>
      </w:r>
      <w:proofErr w:type="spellStart"/>
      <w:r w:rsidR="00513FDD" w:rsidRPr="00513FDD">
        <w:t>hiện</w:t>
      </w:r>
      <w:proofErr w:type="spellEnd"/>
      <w:r w:rsidR="00513FDD" w:rsidRPr="00513FDD">
        <w:t xml:space="preserve"> </w:t>
      </w:r>
    </w:p>
    <w:p w14:paraId="474492E4" w14:textId="77777777" w:rsidR="00072C8A" w:rsidRDefault="00072C8A" w:rsidP="00072C8A">
      <w:pPr>
        <w:pStyle w:val="NormalText"/>
        <w:ind w:firstLine="0"/>
        <w:jc w:val="both"/>
      </w:pPr>
    </w:p>
    <w:p w14:paraId="607E8A1E" w14:textId="60736DB5" w:rsidR="00513FDD" w:rsidRPr="00513FDD" w:rsidRDefault="00513FDD" w:rsidP="00072C8A">
      <w:pPr>
        <w:pStyle w:val="NormalText"/>
        <w:ind w:firstLine="0"/>
        <w:jc w:val="both"/>
      </w:pPr>
      <w:proofErr w:type="spellStart"/>
      <w:r w:rsidRPr="00513FDD">
        <w:t>đại</w:t>
      </w:r>
      <w:proofErr w:type="spellEnd"/>
      <w:r w:rsidRPr="00513FDD">
        <w:t xml:space="preserve"> </w:t>
      </w:r>
      <w:proofErr w:type="spellStart"/>
      <w:r w:rsidRPr="00513FDD">
        <w:t>và</w:t>
      </w:r>
      <w:proofErr w:type="spellEnd"/>
      <w:r w:rsidRPr="00513FDD">
        <w:t xml:space="preserve"> </w:t>
      </w:r>
      <w:proofErr w:type="spellStart"/>
      <w:r w:rsidRPr="00513FDD">
        <w:t>phổ</w:t>
      </w:r>
      <w:proofErr w:type="spellEnd"/>
      <w:r w:rsidRPr="00513FDD">
        <w:t xml:space="preserve"> </w:t>
      </w:r>
      <w:proofErr w:type="spellStart"/>
      <w:r w:rsidRPr="00513FDD">
        <w:t>biến</w:t>
      </w:r>
      <w:proofErr w:type="spellEnd"/>
      <w:r w:rsidRPr="00513FDD">
        <w:t xml:space="preserve">. </w:t>
      </w:r>
      <w:proofErr w:type="spellStart"/>
      <w:r w:rsidRPr="00513FDD">
        <w:t>Sự</w:t>
      </w:r>
      <w:proofErr w:type="spellEnd"/>
      <w:r w:rsidRPr="00513FDD">
        <w:t xml:space="preserve"> </w:t>
      </w:r>
      <w:proofErr w:type="spellStart"/>
      <w:r w:rsidRPr="00513FDD">
        <w:t>đối</w:t>
      </w:r>
      <w:proofErr w:type="spellEnd"/>
      <w:r w:rsidRPr="00513FDD">
        <w:t xml:space="preserve"> </w:t>
      </w:r>
      <w:proofErr w:type="spellStart"/>
      <w:r w:rsidRPr="00513FDD">
        <w:t>chiếu</w:t>
      </w:r>
      <w:proofErr w:type="spellEnd"/>
      <w:r w:rsidRPr="00513FDD">
        <w:t xml:space="preserve"> </w:t>
      </w:r>
      <w:proofErr w:type="spellStart"/>
      <w:r w:rsidRPr="00513FDD">
        <w:t>và</w:t>
      </w:r>
      <w:proofErr w:type="spellEnd"/>
      <w:r w:rsidRPr="00513FDD">
        <w:t xml:space="preserve"> </w:t>
      </w:r>
      <w:proofErr w:type="spellStart"/>
      <w:r w:rsidRPr="00513FDD">
        <w:t>thu</w:t>
      </w:r>
      <w:proofErr w:type="spellEnd"/>
      <w:r w:rsidRPr="00513FDD">
        <w:t xml:space="preserve"> </w:t>
      </w:r>
      <w:proofErr w:type="spellStart"/>
      <w:r w:rsidRPr="00513FDD">
        <w:t>thập</w:t>
      </w:r>
      <w:proofErr w:type="spellEnd"/>
      <w:r w:rsidRPr="00513FDD">
        <w:t xml:space="preserve"> </w:t>
      </w:r>
      <w:proofErr w:type="spellStart"/>
      <w:r w:rsidRPr="00513FDD">
        <w:t>dữ</w:t>
      </w:r>
      <w:proofErr w:type="spellEnd"/>
      <w:r w:rsidRPr="00513FDD">
        <w:t xml:space="preserve"> </w:t>
      </w:r>
      <w:proofErr w:type="spellStart"/>
      <w:r w:rsidRPr="00513FDD">
        <w:t>liệu</w:t>
      </w:r>
      <w:proofErr w:type="spellEnd"/>
      <w:r w:rsidRPr="00513FDD">
        <w:t xml:space="preserve"> song </w:t>
      </w:r>
      <w:proofErr w:type="spellStart"/>
      <w:r w:rsidRPr="00513FDD">
        <w:t>song</w:t>
      </w:r>
      <w:proofErr w:type="spellEnd"/>
      <w:r w:rsidRPr="00513FDD">
        <w:t xml:space="preserve"> </w:t>
      </w:r>
      <w:proofErr w:type="spellStart"/>
      <w:r w:rsidRPr="00513FDD">
        <w:t>giữa</w:t>
      </w:r>
      <w:proofErr w:type="spellEnd"/>
      <w:r w:rsidRPr="00513FDD">
        <w:t xml:space="preserve"> </w:t>
      </w:r>
      <w:proofErr w:type="spellStart"/>
      <w:r w:rsidRPr="00513FDD">
        <w:t>hai</w:t>
      </w:r>
      <w:proofErr w:type="spellEnd"/>
      <w:r w:rsidRPr="00513FDD">
        <w:t xml:space="preserve"> </w:t>
      </w:r>
      <w:proofErr w:type="spellStart"/>
      <w:r w:rsidRPr="00513FDD">
        <w:t>hệ</w:t>
      </w:r>
      <w:proofErr w:type="spellEnd"/>
      <w:r w:rsidRPr="00513FDD">
        <w:t xml:space="preserve"> </w:t>
      </w:r>
      <w:proofErr w:type="spellStart"/>
      <w:r w:rsidRPr="00513FDD">
        <w:t>thống</w:t>
      </w:r>
      <w:proofErr w:type="spellEnd"/>
      <w:r w:rsidRPr="00513FDD">
        <w:t xml:space="preserve"> </w:t>
      </w:r>
      <w:proofErr w:type="spellStart"/>
      <w:r w:rsidRPr="00513FDD">
        <w:t>chữ</w:t>
      </w:r>
      <w:proofErr w:type="spellEnd"/>
      <w:r w:rsidRPr="00513FDD">
        <w:t xml:space="preserve"> </w:t>
      </w:r>
      <w:proofErr w:type="spellStart"/>
      <w:r w:rsidRPr="00513FDD">
        <w:t>này</w:t>
      </w:r>
      <w:proofErr w:type="spellEnd"/>
      <w:r w:rsidRPr="00513FDD">
        <w:t xml:space="preserve"> </w:t>
      </w:r>
      <w:proofErr w:type="spellStart"/>
      <w:r w:rsidRPr="00513FDD">
        <w:t>từ</w:t>
      </w:r>
      <w:proofErr w:type="spellEnd"/>
      <w:r w:rsidRPr="00513FDD">
        <w:t xml:space="preserve"> </w:t>
      </w:r>
      <w:proofErr w:type="spellStart"/>
      <w:r w:rsidRPr="00513FDD">
        <w:t>một</w:t>
      </w:r>
      <w:proofErr w:type="spellEnd"/>
      <w:r w:rsidRPr="00513FDD">
        <w:t xml:space="preserve"> </w:t>
      </w:r>
      <w:proofErr w:type="spellStart"/>
      <w:r w:rsidRPr="00513FDD">
        <w:t>trang</w:t>
      </w:r>
      <w:proofErr w:type="spellEnd"/>
      <w:r w:rsidRPr="00513FDD">
        <w:t xml:space="preserve"> web </w:t>
      </w:r>
      <w:proofErr w:type="spellStart"/>
      <w:r w:rsidRPr="00513FDD">
        <w:t>đa</w:t>
      </w:r>
      <w:proofErr w:type="spellEnd"/>
      <w:r w:rsidRPr="00513FDD">
        <w:t xml:space="preserve"> </w:t>
      </w:r>
      <w:proofErr w:type="spellStart"/>
      <w:r w:rsidRPr="00513FDD">
        <w:t>dạng</w:t>
      </w:r>
      <w:proofErr w:type="spellEnd"/>
      <w:r w:rsidRPr="00513FDD">
        <w:t xml:space="preserve"> </w:t>
      </w:r>
      <w:proofErr w:type="spellStart"/>
      <w:r w:rsidRPr="00513FDD">
        <w:t>và</w:t>
      </w:r>
      <w:proofErr w:type="spellEnd"/>
      <w:r w:rsidRPr="00513FDD">
        <w:t xml:space="preserve"> </w:t>
      </w:r>
      <w:proofErr w:type="spellStart"/>
      <w:r w:rsidRPr="00513FDD">
        <w:t>phong</w:t>
      </w:r>
      <w:proofErr w:type="spellEnd"/>
      <w:r w:rsidRPr="00513FDD">
        <w:t xml:space="preserve"> </w:t>
      </w:r>
      <w:proofErr w:type="spellStart"/>
      <w:r w:rsidRPr="00513FDD">
        <w:t>phú</w:t>
      </w:r>
      <w:proofErr w:type="spellEnd"/>
      <w:r w:rsidRPr="00513FDD">
        <w:t xml:space="preserve"> </w:t>
      </w:r>
      <w:proofErr w:type="spellStart"/>
      <w:r w:rsidRPr="00513FDD">
        <w:t>sẽ</w:t>
      </w:r>
      <w:proofErr w:type="spellEnd"/>
      <w:r w:rsidRPr="00513FDD">
        <w:t xml:space="preserve"> </w:t>
      </w:r>
      <w:proofErr w:type="spellStart"/>
      <w:r w:rsidRPr="00513FDD">
        <w:t>mang</w:t>
      </w:r>
      <w:proofErr w:type="spellEnd"/>
      <w:r w:rsidRPr="00513FDD">
        <w:t xml:space="preserve"> </w:t>
      </w:r>
      <w:proofErr w:type="spellStart"/>
      <w:r w:rsidRPr="00513FDD">
        <w:t>lại</w:t>
      </w:r>
      <w:proofErr w:type="spellEnd"/>
      <w:r w:rsidRPr="00513FDD">
        <w:t xml:space="preserve"> </w:t>
      </w:r>
      <w:proofErr w:type="spellStart"/>
      <w:r w:rsidRPr="00513FDD">
        <w:t>những</w:t>
      </w:r>
      <w:proofErr w:type="spellEnd"/>
      <w:r w:rsidRPr="00513FDD">
        <w:t xml:space="preserve"> </w:t>
      </w:r>
      <w:proofErr w:type="spellStart"/>
      <w:r w:rsidRPr="00513FDD">
        <w:t>thông</w:t>
      </w:r>
      <w:proofErr w:type="spellEnd"/>
      <w:r w:rsidRPr="00513FDD">
        <w:t xml:space="preserve"> tin </w:t>
      </w:r>
      <w:proofErr w:type="spellStart"/>
      <w:r w:rsidRPr="00513FDD">
        <w:t>vô</w:t>
      </w:r>
      <w:proofErr w:type="spellEnd"/>
      <w:r w:rsidRPr="00513FDD">
        <w:t xml:space="preserve"> </w:t>
      </w:r>
      <w:proofErr w:type="spellStart"/>
      <w:r w:rsidRPr="00513FDD">
        <w:t>cùng</w:t>
      </w:r>
      <w:proofErr w:type="spellEnd"/>
      <w:r w:rsidRPr="00513FDD">
        <w:t xml:space="preserve"> </w:t>
      </w:r>
      <w:proofErr w:type="spellStart"/>
      <w:r w:rsidRPr="00513FDD">
        <w:t>giá</w:t>
      </w:r>
      <w:proofErr w:type="spellEnd"/>
      <w:r w:rsidRPr="00513FDD">
        <w:t xml:space="preserve"> </w:t>
      </w:r>
      <w:proofErr w:type="spellStart"/>
      <w:r w:rsidRPr="00513FDD">
        <w:t>trị</w:t>
      </w:r>
      <w:proofErr w:type="spellEnd"/>
      <w:r w:rsidRPr="00513FDD">
        <w:t xml:space="preserve"> </w:t>
      </w:r>
      <w:proofErr w:type="spellStart"/>
      <w:r w:rsidRPr="00513FDD">
        <w:t>cho</w:t>
      </w:r>
      <w:proofErr w:type="spellEnd"/>
      <w:r w:rsidRPr="00513FDD">
        <w:t xml:space="preserve"> </w:t>
      </w:r>
      <w:proofErr w:type="spellStart"/>
      <w:r w:rsidRPr="00513FDD">
        <w:t>việc</w:t>
      </w:r>
      <w:proofErr w:type="spellEnd"/>
      <w:r w:rsidRPr="00513FDD">
        <w:t xml:space="preserve"> </w:t>
      </w:r>
      <w:proofErr w:type="spellStart"/>
      <w:r w:rsidRPr="00513FDD">
        <w:t>khám</w:t>
      </w:r>
      <w:proofErr w:type="spellEnd"/>
      <w:r w:rsidRPr="00513FDD">
        <w:t xml:space="preserve"> </w:t>
      </w:r>
      <w:proofErr w:type="spellStart"/>
      <w:r w:rsidRPr="00513FDD">
        <w:t>phá</w:t>
      </w:r>
      <w:proofErr w:type="spellEnd"/>
      <w:r w:rsidRPr="00513FDD">
        <w:t xml:space="preserve"> </w:t>
      </w:r>
      <w:proofErr w:type="spellStart"/>
      <w:r w:rsidRPr="00513FDD">
        <w:t>và</w:t>
      </w:r>
      <w:proofErr w:type="spellEnd"/>
      <w:r w:rsidRPr="00513FDD">
        <w:t xml:space="preserve"> </w:t>
      </w:r>
      <w:proofErr w:type="spellStart"/>
      <w:r w:rsidRPr="00513FDD">
        <w:t>hiểu</w:t>
      </w:r>
      <w:proofErr w:type="spellEnd"/>
      <w:r w:rsidRPr="00513FDD">
        <w:t xml:space="preserve"> </w:t>
      </w:r>
      <w:proofErr w:type="spellStart"/>
      <w:r w:rsidRPr="00513FDD">
        <w:t>sâu</w:t>
      </w:r>
      <w:proofErr w:type="spellEnd"/>
      <w:r w:rsidRPr="00513FDD">
        <w:t xml:space="preserve"> </w:t>
      </w:r>
      <w:proofErr w:type="spellStart"/>
      <w:r w:rsidRPr="00513FDD">
        <w:t>hơn</w:t>
      </w:r>
      <w:proofErr w:type="spellEnd"/>
      <w:r w:rsidRPr="00513FDD">
        <w:t xml:space="preserve"> </w:t>
      </w:r>
      <w:proofErr w:type="spellStart"/>
      <w:r w:rsidRPr="00513FDD">
        <w:t>về</w:t>
      </w:r>
      <w:proofErr w:type="spellEnd"/>
      <w:r w:rsidRPr="00513FDD">
        <w:t xml:space="preserve"> di </w:t>
      </w:r>
      <w:proofErr w:type="spellStart"/>
      <w:r w:rsidRPr="00513FDD">
        <w:t>sản</w:t>
      </w:r>
      <w:proofErr w:type="spellEnd"/>
      <w:r w:rsidRPr="00513FDD">
        <w:t xml:space="preserve"> </w:t>
      </w:r>
      <w:proofErr w:type="spellStart"/>
      <w:r w:rsidRPr="00513FDD">
        <w:t>văn</w:t>
      </w:r>
      <w:proofErr w:type="spellEnd"/>
      <w:r w:rsidRPr="00513FDD">
        <w:t xml:space="preserve"> </w:t>
      </w:r>
      <w:proofErr w:type="spellStart"/>
      <w:r w:rsidRPr="00513FDD">
        <w:t>hóa</w:t>
      </w:r>
      <w:proofErr w:type="spellEnd"/>
      <w:r w:rsidRPr="00513FDD">
        <w:t xml:space="preserve"> </w:t>
      </w:r>
      <w:proofErr w:type="spellStart"/>
      <w:r w:rsidRPr="00513FDD">
        <w:t>của</w:t>
      </w:r>
      <w:proofErr w:type="spellEnd"/>
      <w:r w:rsidRPr="00513FDD">
        <w:t xml:space="preserve"> </w:t>
      </w:r>
      <w:proofErr w:type="spellStart"/>
      <w:r w:rsidRPr="00513FDD">
        <w:t>đất</w:t>
      </w:r>
      <w:proofErr w:type="spellEnd"/>
      <w:r w:rsidRPr="00513FDD">
        <w:t xml:space="preserve"> </w:t>
      </w:r>
      <w:proofErr w:type="spellStart"/>
      <w:r w:rsidRPr="00513FDD">
        <w:t>nước</w:t>
      </w:r>
      <w:proofErr w:type="spellEnd"/>
      <w:r w:rsidRPr="00513FDD">
        <w:t>.</w:t>
      </w:r>
    </w:p>
    <w:p w14:paraId="37004C6E" w14:textId="77777777" w:rsidR="00FC102A" w:rsidRDefault="00FC102A" w:rsidP="0034593C">
      <w:pPr>
        <w:pBdr>
          <w:top w:val="nil"/>
          <w:left w:val="nil"/>
          <w:bottom w:val="nil"/>
          <w:right w:val="nil"/>
          <w:between w:val="nil"/>
        </w:pBdr>
        <w:spacing w:after="0"/>
        <w:rPr>
          <w:rFonts w:ascii="Times New Roman" w:eastAsia="Times New Roman" w:hAnsi="Times New Roman" w:cs="Times New Roman"/>
          <w:b/>
          <w:sz w:val="26"/>
          <w:szCs w:val="26"/>
        </w:rPr>
      </w:pPr>
    </w:p>
    <w:p w14:paraId="20AB318C" w14:textId="772A358A" w:rsidR="00C307D3" w:rsidRPr="00251680" w:rsidRDefault="003C0260" w:rsidP="00C307D3">
      <w:pPr>
        <w:pStyle w:val="Heading02"/>
      </w:pPr>
      <w:bookmarkStart w:id="12" w:name="_Toc142345529"/>
      <w:bookmarkStart w:id="13" w:name="_Toc142345894"/>
      <w:bookmarkStart w:id="14" w:name="_Toc142736570"/>
      <w:r>
        <w:t>Động lực</w:t>
      </w:r>
      <w:bookmarkEnd w:id="12"/>
      <w:bookmarkEnd w:id="13"/>
      <w:bookmarkEnd w:id="14"/>
    </w:p>
    <w:p w14:paraId="4BD9E1D0" w14:textId="64D19039" w:rsidR="00157CEB" w:rsidRPr="00157CEB" w:rsidRDefault="002179FC" w:rsidP="007D2A5C">
      <w:pPr>
        <w:pStyle w:val="NormalText"/>
        <w:jc w:val="both"/>
        <w:rPr>
          <w:lang w:val="vi-VN"/>
        </w:rPr>
      </w:pPr>
      <w:proofErr w:type="spellStart"/>
      <w:r w:rsidRPr="002179FC">
        <w:t>Trong</w:t>
      </w:r>
      <w:proofErr w:type="spellEnd"/>
      <w:r w:rsidRPr="002179FC">
        <w:t xml:space="preserve"> </w:t>
      </w:r>
      <w:proofErr w:type="spellStart"/>
      <w:r w:rsidRPr="002179FC">
        <w:t>lĩnh</w:t>
      </w:r>
      <w:proofErr w:type="spellEnd"/>
      <w:r w:rsidRPr="002179FC">
        <w:t xml:space="preserve"> </w:t>
      </w:r>
      <w:proofErr w:type="spellStart"/>
      <w:r w:rsidRPr="002179FC">
        <w:t>vực</w:t>
      </w:r>
      <w:proofErr w:type="spellEnd"/>
      <w:r w:rsidRPr="002179FC">
        <w:t xml:space="preserve"> </w:t>
      </w:r>
      <w:proofErr w:type="spellStart"/>
      <w:r w:rsidRPr="002179FC">
        <w:t>nghiên</w:t>
      </w:r>
      <w:proofErr w:type="spellEnd"/>
      <w:r w:rsidRPr="002179FC">
        <w:t xml:space="preserve"> </w:t>
      </w:r>
      <w:proofErr w:type="spellStart"/>
      <w:r w:rsidRPr="002179FC">
        <w:t>cứu</w:t>
      </w:r>
      <w:proofErr w:type="spellEnd"/>
      <w:r w:rsidRPr="002179FC">
        <w:t xml:space="preserve"> </w:t>
      </w:r>
      <w:proofErr w:type="spellStart"/>
      <w:r w:rsidRPr="002179FC">
        <w:t>văn</w:t>
      </w:r>
      <w:proofErr w:type="spellEnd"/>
      <w:r w:rsidRPr="002179FC">
        <w:t xml:space="preserve"> </w:t>
      </w:r>
      <w:proofErr w:type="spellStart"/>
      <w:r w:rsidRPr="002179FC">
        <w:t>hóa</w:t>
      </w:r>
      <w:proofErr w:type="spellEnd"/>
      <w:r w:rsidRPr="002179FC">
        <w:t xml:space="preserve"> </w:t>
      </w:r>
      <w:proofErr w:type="spellStart"/>
      <w:r w:rsidRPr="002179FC">
        <w:t>lịch</w:t>
      </w:r>
      <w:proofErr w:type="spellEnd"/>
      <w:r w:rsidRPr="002179FC">
        <w:t xml:space="preserve"> </w:t>
      </w:r>
      <w:proofErr w:type="spellStart"/>
      <w:r w:rsidRPr="002179FC">
        <w:t>sử</w:t>
      </w:r>
      <w:proofErr w:type="spellEnd"/>
      <w:r w:rsidRPr="002179FC">
        <w:t xml:space="preserve"> </w:t>
      </w:r>
      <w:proofErr w:type="spellStart"/>
      <w:r w:rsidRPr="002179FC">
        <w:t>và</w:t>
      </w:r>
      <w:proofErr w:type="spellEnd"/>
      <w:r w:rsidRPr="002179FC">
        <w:t xml:space="preserve"> </w:t>
      </w:r>
      <w:proofErr w:type="spellStart"/>
      <w:r w:rsidRPr="002179FC">
        <w:t>ngôn</w:t>
      </w:r>
      <w:proofErr w:type="spellEnd"/>
      <w:r w:rsidRPr="002179FC">
        <w:t xml:space="preserve"> </w:t>
      </w:r>
      <w:proofErr w:type="spellStart"/>
      <w:r w:rsidRPr="002179FC">
        <w:t>ngữ</w:t>
      </w:r>
      <w:proofErr w:type="spellEnd"/>
      <w:r w:rsidRPr="002179FC">
        <w:t xml:space="preserve"> </w:t>
      </w:r>
      <w:proofErr w:type="spellStart"/>
      <w:r w:rsidRPr="002179FC">
        <w:t>của</w:t>
      </w:r>
      <w:proofErr w:type="spellEnd"/>
      <w:r w:rsidRPr="002179FC">
        <w:t xml:space="preserve"> </w:t>
      </w:r>
      <w:proofErr w:type="spellStart"/>
      <w:r w:rsidRPr="002179FC">
        <w:t>Việt</w:t>
      </w:r>
      <w:proofErr w:type="spellEnd"/>
      <w:r w:rsidRPr="002179FC">
        <w:t xml:space="preserve"> Nam, </w:t>
      </w:r>
      <w:proofErr w:type="spellStart"/>
      <w:r w:rsidRPr="002179FC">
        <w:t>việc</w:t>
      </w:r>
      <w:proofErr w:type="spellEnd"/>
      <w:r w:rsidRPr="002179FC">
        <w:t xml:space="preserve"> </w:t>
      </w:r>
      <w:proofErr w:type="spellStart"/>
      <w:r w:rsidRPr="002179FC">
        <w:t>thu</w:t>
      </w:r>
      <w:proofErr w:type="spellEnd"/>
      <w:r w:rsidRPr="002179FC">
        <w:t xml:space="preserve"> </w:t>
      </w:r>
      <w:proofErr w:type="spellStart"/>
      <w:r w:rsidRPr="002179FC">
        <w:t>thập</w:t>
      </w:r>
      <w:proofErr w:type="spellEnd"/>
      <w:r w:rsidRPr="002179FC">
        <w:t xml:space="preserve"> </w:t>
      </w:r>
      <w:proofErr w:type="spellStart"/>
      <w:r w:rsidRPr="002179FC">
        <w:t>dữ</w:t>
      </w:r>
      <w:proofErr w:type="spellEnd"/>
      <w:r w:rsidRPr="002179FC">
        <w:t xml:space="preserve"> </w:t>
      </w:r>
      <w:proofErr w:type="spellStart"/>
      <w:r w:rsidRPr="002179FC">
        <w:t>liệu</w:t>
      </w:r>
      <w:proofErr w:type="spellEnd"/>
      <w:r w:rsidRPr="002179FC">
        <w:t xml:space="preserve"> </w:t>
      </w:r>
      <w:proofErr w:type="spellStart"/>
      <w:r w:rsidRPr="002179FC">
        <w:t>chữ</w:t>
      </w:r>
      <w:proofErr w:type="spellEnd"/>
      <w:r w:rsidRPr="002179FC">
        <w:t xml:space="preserve"> </w:t>
      </w:r>
      <w:proofErr w:type="spellStart"/>
      <w:r w:rsidRPr="002179FC">
        <w:t>Nôm</w:t>
      </w:r>
      <w:proofErr w:type="spellEnd"/>
      <w:r w:rsidRPr="002179FC">
        <w:t xml:space="preserve"> </w:t>
      </w:r>
      <w:proofErr w:type="spellStart"/>
      <w:r w:rsidRPr="002179FC">
        <w:t>và</w:t>
      </w:r>
      <w:proofErr w:type="spellEnd"/>
      <w:r w:rsidRPr="002179FC">
        <w:t xml:space="preserve"> </w:t>
      </w:r>
      <w:proofErr w:type="spellStart"/>
      <w:r w:rsidRPr="002179FC">
        <w:t>chữ</w:t>
      </w:r>
      <w:proofErr w:type="spellEnd"/>
      <w:r w:rsidRPr="002179FC">
        <w:t xml:space="preserve"> </w:t>
      </w:r>
      <w:proofErr w:type="spellStart"/>
      <w:r w:rsidRPr="002179FC">
        <w:t>Quốc</w:t>
      </w:r>
      <w:proofErr w:type="spellEnd"/>
      <w:r w:rsidRPr="002179FC">
        <w:t xml:space="preserve"> </w:t>
      </w:r>
      <w:proofErr w:type="spellStart"/>
      <w:r w:rsidRPr="002179FC">
        <w:t>ngữ</w:t>
      </w:r>
      <w:proofErr w:type="spellEnd"/>
      <w:r w:rsidRPr="002179FC">
        <w:t xml:space="preserve"> </w:t>
      </w:r>
      <w:proofErr w:type="spellStart"/>
      <w:r w:rsidRPr="002179FC">
        <w:t>từ</w:t>
      </w:r>
      <w:proofErr w:type="spellEnd"/>
      <w:r w:rsidRPr="002179FC">
        <w:t xml:space="preserve"> </w:t>
      </w:r>
      <w:proofErr w:type="spellStart"/>
      <w:r w:rsidRPr="002179FC">
        <w:t>các</w:t>
      </w:r>
      <w:proofErr w:type="spellEnd"/>
      <w:r w:rsidRPr="002179FC">
        <w:t xml:space="preserve"> </w:t>
      </w:r>
      <w:proofErr w:type="spellStart"/>
      <w:r w:rsidRPr="002179FC">
        <w:t>nguồn</w:t>
      </w:r>
      <w:proofErr w:type="spellEnd"/>
      <w:r w:rsidRPr="002179FC">
        <w:t xml:space="preserve"> </w:t>
      </w:r>
      <w:proofErr w:type="spellStart"/>
      <w:r w:rsidRPr="002179FC">
        <w:t>trực</w:t>
      </w:r>
      <w:proofErr w:type="spellEnd"/>
      <w:r w:rsidRPr="002179FC">
        <w:t xml:space="preserve"> </w:t>
      </w:r>
      <w:proofErr w:type="spellStart"/>
      <w:r w:rsidRPr="002179FC">
        <w:t>tuyến</w:t>
      </w:r>
      <w:proofErr w:type="spellEnd"/>
      <w:r w:rsidRPr="002179FC">
        <w:t xml:space="preserve"> </w:t>
      </w:r>
      <w:proofErr w:type="spellStart"/>
      <w:r w:rsidRPr="002179FC">
        <w:t>đóng</w:t>
      </w:r>
      <w:proofErr w:type="spellEnd"/>
      <w:r w:rsidRPr="002179FC">
        <w:t xml:space="preserve"> </w:t>
      </w:r>
      <w:proofErr w:type="spellStart"/>
      <w:r w:rsidRPr="002179FC">
        <w:t>một</w:t>
      </w:r>
      <w:proofErr w:type="spellEnd"/>
      <w:r w:rsidRPr="002179FC">
        <w:t xml:space="preserve"> </w:t>
      </w:r>
      <w:proofErr w:type="spellStart"/>
      <w:r w:rsidRPr="002179FC">
        <w:t>vai</w:t>
      </w:r>
      <w:proofErr w:type="spellEnd"/>
      <w:r w:rsidRPr="002179FC">
        <w:t xml:space="preserve"> </w:t>
      </w:r>
      <w:proofErr w:type="spellStart"/>
      <w:r w:rsidRPr="002179FC">
        <w:t>trò</w:t>
      </w:r>
      <w:proofErr w:type="spellEnd"/>
      <w:r w:rsidRPr="002179FC">
        <w:t xml:space="preserve"> </w:t>
      </w:r>
      <w:proofErr w:type="spellStart"/>
      <w:r w:rsidRPr="002179FC">
        <w:t>vô</w:t>
      </w:r>
      <w:proofErr w:type="spellEnd"/>
      <w:r w:rsidRPr="002179FC">
        <w:t xml:space="preserve"> </w:t>
      </w:r>
      <w:proofErr w:type="spellStart"/>
      <w:r w:rsidRPr="002179FC">
        <w:t>cùng</w:t>
      </w:r>
      <w:proofErr w:type="spellEnd"/>
      <w:r w:rsidRPr="002179FC">
        <w:t xml:space="preserve"> </w:t>
      </w:r>
      <w:proofErr w:type="spellStart"/>
      <w:r w:rsidRPr="002179FC">
        <w:t>quan</w:t>
      </w:r>
      <w:proofErr w:type="spellEnd"/>
      <w:r w:rsidRPr="002179FC">
        <w:t xml:space="preserve"> </w:t>
      </w:r>
      <w:proofErr w:type="spellStart"/>
      <w:r w:rsidRPr="002179FC">
        <w:t>trọng</w:t>
      </w:r>
      <w:proofErr w:type="spellEnd"/>
      <w:r w:rsidRPr="002179FC">
        <w:t xml:space="preserve"> </w:t>
      </w:r>
      <w:proofErr w:type="spellStart"/>
      <w:r w:rsidRPr="002179FC">
        <w:t>và</w:t>
      </w:r>
      <w:proofErr w:type="spellEnd"/>
      <w:r w:rsidRPr="002179FC">
        <w:t xml:space="preserve"> </w:t>
      </w:r>
      <w:proofErr w:type="spellStart"/>
      <w:r w:rsidRPr="002179FC">
        <w:t>hấp</w:t>
      </w:r>
      <w:proofErr w:type="spellEnd"/>
      <w:r w:rsidRPr="002179FC">
        <w:t xml:space="preserve"> </w:t>
      </w:r>
      <w:proofErr w:type="spellStart"/>
      <w:r w:rsidRPr="002179FC">
        <w:t>dẫn</w:t>
      </w:r>
      <w:proofErr w:type="spellEnd"/>
      <w:r w:rsidRPr="002179FC">
        <w:t xml:space="preserve"> </w:t>
      </w:r>
      <w:proofErr w:type="spellStart"/>
      <w:r w:rsidR="00396CE7">
        <w:t>nhằm</w:t>
      </w:r>
      <w:proofErr w:type="spellEnd"/>
      <w:r w:rsidR="00396CE7">
        <w:rPr>
          <w:lang w:val="vi-VN"/>
        </w:rPr>
        <w:t>:</w:t>
      </w:r>
    </w:p>
    <w:p w14:paraId="4932302B" w14:textId="46611FEE" w:rsidR="00157CEB" w:rsidRPr="00157CEB" w:rsidRDefault="00157CEB" w:rsidP="007D2A5C">
      <w:pPr>
        <w:pStyle w:val="NormalText"/>
        <w:numPr>
          <w:ilvl w:val="0"/>
          <w:numId w:val="12"/>
        </w:numPr>
        <w:jc w:val="both"/>
        <w:rPr>
          <w:lang w:val="vi-VN"/>
        </w:rPr>
      </w:pPr>
      <w:r w:rsidRPr="00157CEB">
        <w:rPr>
          <w:i/>
          <w:iCs/>
          <w:lang w:val="vi-VN"/>
        </w:rPr>
        <w:t>Bảo tồn và khám phá di sản văn hóa</w:t>
      </w:r>
      <w:r w:rsidRPr="00157CEB">
        <w:rPr>
          <w:lang w:val="vi-VN"/>
        </w:rPr>
        <w:t>: Chữ Nôm là một hệ thống chữ viết độc đáo của Việt Nam, chứa đựng những giá trị văn hóa lịch sử quý giá. Việc thu thập dữ liệu chữ Nôm từ các trang web giúp bảo tồn và khôi phục những tác phẩm văn học, thơ ca, và kiến thức truyền thống đã được truyền từ đời này sang đời khác. Đồng thời, việc thu thập dữ liệu chữ Quốc ngữ cung cấp một cơ hội phát triển nghiên cứu ngôn ngữ hiện đại và nguồn thông tin văn học đa dạng từ các nguồn trực tuyến.</w:t>
      </w:r>
    </w:p>
    <w:p w14:paraId="26F77A07" w14:textId="43398464" w:rsidR="00157CEB" w:rsidRPr="00157CEB" w:rsidRDefault="00157CEB" w:rsidP="007D2A5C">
      <w:pPr>
        <w:pStyle w:val="NormalText"/>
        <w:numPr>
          <w:ilvl w:val="0"/>
          <w:numId w:val="12"/>
        </w:numPr>
        <w:jc w:val="both"/>
        <w:rPr>
          <w:lang w:val="vi-VN"/>
        </w:rPr>
      </w:pPr>
      <w:r w:rsidRPr="00157CEB">
        <w:rPr>
          <w:i/>
          <w:iCs/>
          <w:lang w:val="vi-VN"/>
        </w:rPr>
        <w:t>Nghiên cứu văn hóa và ngôn ngữ đa chiều</w:t>
      </w:r>
      <w:r w:rsidRPr="00157CEB">
        <w:rPr>
          <w:lang w:val="vi-VN"/>
        </w:rPr>
        <w:t>: Thu thập dữ liệu chữ Nôm và chữ Quốc ngữ từ trang web cho phép nhà nghiên cứu xây dựng cơ sở dữ liệu đáng tin cậy và đầy đủ về ngôn ngữ và văn hóa của Việt Nam. Từ những dữ liệu thu thập được, nhà nghiên cứu có thể thực hiện phân tích, so sánh, và nghiên cứu đa chiều về diễn đạt, ngữ nghĩa, và sự phát triển của ngôn ngữ và văn hóa trong lịch sử và hiện tại.</w:t>
      </w:r>
    </w:p>
    <w:p w14:paraId="4F2641E2" w14:textId="77E2F9D3" w:rsidR="00157CEB" w:rsidRPr="00157CEB" w:rsidRDefault="00157CEB" w:rsidP="007D2A5C">
      <w:pPr>
        <w:pStyle w:val="NormalText"/>
        <w:numPr>
          <w:ilvl w:val="0"/>
          <w:numId w:val="12"/>
        </w:numPr>
        <w:jc w:val="both"/>
        <w:rPr>
          <w:lang w:val="vi-VN"/>
        </w:rPr>
      </w:pPr>
      <w:r w:rsidRPr="00291219">
        <w:rPr>
          <w:i/>
          <w:iCs/>
          <w:lang w:val="vi-VN"/>
        </w:rPr>
        <w:t>Đóng góp vào nghiên cứu khoa học và giáo dục</w:t>
      </w:r>
      <w:r w:rsidRPr="00157CEB">
        <w:rPr>
          <w:lang w:val="vi-VN"/>
        </w:rPr>
        <w:t>: Các bài báo cáo và nghiên cứu dựa trên dữ liệu thu thập từ trang web có thể đóng góp vào việc nâng cao nhận thức và hiểu biết về chữ Nôm, chữ Quốc ngữ, và di sản văn hóa của Việt Nam. Những thông tin này không chỉ hỗ trợ các nhà nghiên cứu trong việc làm sáng tỏ các khía cạnh lịch sử và văn hóa, mà còn có thể áp dụng trong giáo dục và truyền thông, góp phần nâng cao chất lượng giáo dục và tăng cường ý thức văn hóa cho cộng đồng.</w:t>
      </w:r>
    </w:p>
    <w:p w14:paraId="4ABB85D8" w14:textId="4FC914C0" w:rsidR="00157CEB" w:rsidRPr="00157CEB" w:rsidRDefault="00157CEB" w:rsidP="007D2A5C">
      <w:pPr>
        <w:pStyle w:val="NormalText"/>
        <w:numPr>
          <w:ilvl w:val="0"/>
          <w:numId w:val="12"/>
        </w:numPr>
        <w:jc w:val="both"/>
        <w:rPr>
          <w:lang w:val="vi-VN"/>
        </w:rPr>
      </w:pPr>
      <w:r w:rsidRPr="00C25D98">
        <w:rPr>
          <w:i/>
          <w:iCs/>
          <w:lang w:val="vi-VN"/>
        </w:rPr>
        <w:t>Khám phá những thách thức và cơ hội mới</w:t>
      </w:r>
      <w:r w:rsidRPr="00157CEB">
        <w:rPr>
          <w:lang w:val="vi-VN"/>
        </w:rPr>
        <w:t>: Quá trình thu thập dữ liệu từ trang web có thể đưa ra những thách thức đối với nhà nghiên cứu, như tính chất phong phú và đa dạng của dữ liệu, tính chính xác và đáng tin cậy của nguồn thông tin. Tuy nhiên, đồng thời cũng mở ra cơ hội để phát triển và ứng dụng các công cụ và phương pháp mới trong việc thu thập và xử lý dữ liệu, cải thiện hiệu quả và chất lượng của nghiên cứu.</w:t>
      </w:r>
    </w:p>
    <w:p w14:paraId="7B6785C7" w14:textId="77777777" w:rsidR="00072C8A" w:rsidRDefault="00157CEB" w:rsidP="007D2A5C">
      <w:pPr>
        <w:pStyle w:val="NormalText"/>
        <w:jc w:val="both"/>
        <w:rPr>
          <w:lang w:val="vi-VN"/>
        </w:rPr>
      </w:pPr>
      <w:r w:rsidRPr="00157CEB">
        <w:rPr>
          <w:lang w:val="vi-VN"/>
        </w:rPr>
        <w:t xml:space="preserve">Tóm lại, việc thu thập dữ liệu chữ Nôm và chữ Quốc ngữ từ trang web không chỉ đơn thuần là công việc nghiên cứu mà còn là một hành trình khám phá và bảo tồn di sản văn hóa của quốc gia. Đây là cơ hội để </w:t>
      </w:r>
      <w:r w:rsidR="004D5292">
        <w:rPr>
          <w:lang w:val="vi-VN"/>
        </w:rPr>
        <w:t xml:space="preserve">chúng em </w:t>
      </w:r>
      <w:r w:rsidRPr="00157CEB">
        <w:rPr>
          <w:lang w:val="vi-VN"/>
        </w:rPr>
        <w:t xml:space="preserve">đóng góp vào sự phát triển của nghiên cứu </w:t>
      </w:r>
    </w:p>
    <w:p w14:paraId="0DEBD9B6" w14:textId="77777777" w:rsidR="00072C8A" w:rsidRDefault="00072C8A" w:rsidP="00072C8A">
      <w:pPr>
        <w:pStyle w:val="NormalText"/>
        <w:ind w:firstLine="0"/>
        <w:jc w:val="both"/>
        <w:rPr>
          <w:lang w:val="vi-VN"/>
        </w:rPr>
      </w:pPr>
    </w:p>
    <w:p w14:paraId="591350D8" w14:textId="1068575A" w:rsidR="00396CE7" w:rsidRPr="00396CE7" w:rsidRDefault="00157CEB" w:rsidP="00072C8A">
      <w:pPr>
        <w:pStyle w:val="NormalText"/>
        <w:ind w:firstLine="0"/>
        <w:jc w:val="both"/>
        <w:rPr>
          <w:lang w:val="vi-VN"/>
        </w:rPr>
      </w:pPr>
      <w:r w:rsidRPr="00157CEB">
        <w:rPr>
          <w:lang w:val="vi-VN"/>
        </w:rPr>
        <w:t>khoa học, giáo dục, và bảo tồn văn hóa, mang lại những giá trị tích cực cho cộng đồng và xã hội.</w:t>
      </w:r>
    </w:p>
    <w:p w14:paraId="5FAB9859" w14:textId="1FDF43C8" w:rsidR="00FC102A" w:rsidRPr="003A7466" w:rsidRDefault="003A7466">
      <w:pPr>
        <w:pBdr>
          <w:top w:val="nil"/>
          <w:left w:val="nil"/>
          <w:bottom w:val="nil"/>
          <w:right w:val="nil"/>
          <w:between w:val="nil"/>
        </w:pBdr>
        <w:spacing w:after="0"/>
        <w:rPr>
          <w:rFonts w:ascii="Times New Roman" w:eastAsia="Times New Roman" w:hAnsi="Times New Roman" w:cs="Times New Roman"/>
          <w:color w:val="000000"/>
          <w:sz w:val="26"/>
          <w:szCs w:val="26"/>
          <w:lang w:val="vi-VN"/>
        </w:rPr>
      </w:pPr>
      <w:r>
        <w:rPr>
          <w:rFonts w:ascii="Times New Roman" w:eastAsia="Times New Roman" w:hAnsi="Times New Roman" w:cs="Times New Roman"/>
          <w:sz w:val="26"/>
          <w:szCs w:val="26"/>
          <w:lang w:val="vi-VN"/>
        </w:rPr>
        <w:t xml:space="preserve"> </w:t>
      </w:r>
    </w:p>
    <w:p w14:paraId="4255B997" w14:textId="41C333B8" w:rsidR="003C2379" w:rsidRPr="003C2379" w:rsidRDefault="003C0260" w:rsidP="00E53EE3">
      <w:pPr>
        <w:pStyle w:val="Heading02"/>
      </w:pPr>
      <w:bookmarkStart w:id="15" w:name="_Toc142345530"/>
      <w:bookmarkStart w:id="16" w:name="_Toc142345895"/>
      <w:bookmarkStart w:id="17" w:name="_Toc142736571"/>
      <w:r>
        <w:t>Mô tả bài toán</w:t>
      </w:r>
      <w:bookmarkEnd w:id="15"/>
      <w:bookmarkEnd w:id="16"/>
      <w:bookmarkEnd w:id="17"/>
    </w:p>
    <w:p w14:paraId="7EAE24C8" w14:textId="77777777" w:rsidR="00D658BD" w:rsidRDefault="0058103B" w:rsidP="007D2A5C">
      <w:pPr>
        <w:pStyle w:val="NormalText"/>
        <w:jc w:val="both"/>
        <w:rPr>
          <w:lang w:val="vi-VN"/>
        </w:rPr>
      </w:pPr>
      <w:proofErr w:type="spellStart"/>
      <w:r>
        <w:t>Với</w:t>
      </w:r>
      <w:proofErr w:type="spellEnd"/>
      <w:r>
        <w:rPr>
          <w:lang w:val="vi-VN"/>
        </w:rPr>
        <w:t xml:space="preserve"> </w:t>
      </w:r>
      <w:r w:rsidR="00F5371F">
        <w:rPr>
          <w:lang w:val="vi-VN"/>
        </w:rPr>
        <w:t xml:space="preserve">ý nghĩa và </w:t>
      </w:r>
      <w:r>
        <w:rPr>
          <w:lang w:val="vi-VN"/>
        </w:rPr>
        <w:t>nhu cầu thu thập dữ liệ</w:t>
      </w:r>
      <w:r w:rsidR="00F5371F">
        <w:rPr>
          <w:lang w:val="vi-VN"/>
        </w:rPr>
        <w:t>u song ngữ chữ Nôm và chữ Quốc ngữ</w:t>
      </w:r>
      <w:r w:rsidR="00F97E55">
        <w:rPr>
          <w:lang w:val="vi-VN"/>
        </w:rPr>
        <w:t xml:space="preserve"> như hiện nay, </w:t>
      </w:r>
      <w:r w:rsidR="00E010E2">
        <w:rPr>
          <w:lang w:val="vi-VN"/>
        </w:rPr>
        <w:t xml:space="preserve">nhóm chúng em tập trung vào hai nhiệm vụ chính </w:t>
      </w:r>
      <w:r w:rsidR="00D21BCB">
        <w:rPr>
          <w:lang w:val="vi-VN"/>
        </w:rPr>
        <w:t xml:space="preserve">trong báo cáo này bao gồm </w:t>
      </w:r>
      <w:r w:rsidR="00E50FB6">
        <w:rPr>
          <w:lang w:val="vi-VN"/>
        </w:rPr>
        <w:t xml:space="preserve">xây dựng trình </w:t>
      </w:r>
      <w:r w:rsidR="00D21BCB">
        <w:rPr>
          <w:lang w:val="vi-VN"/>
        </w:rPr>
        <w:t xml:space="preserve">thu thập dữ liệu từ một trang web và </w:t>
      </w:r>
      <w:r w:rsidR="00E50FB6">
        <w:rPr>
          <w:lang w:val="vi-VN"/>
        </w:rPr>
        <w:t xml:space="preserve">chương trình </w:t>
      </w:r>
      <w:r w:rsidR="00D21BCB">
        <w:rPr>
          <w:lang w:val="vi-VN"/>
        </w:rPr>
        <w:t xml:space="preserve">xử </w:t>
      </w:r>
      <w:r w:rsidR="00E50FB6">
        <w:rPr>
          <w:lang w:val="vi-VN"/>
        </w:rPr>
        <w:t xml:space="preserve">lý dữ liệu vừa thu thập thành </w:t>
      </w:r>
      <w:r w:rsidR="00D658BD">
        <w:rPr>
          <w:lang w:val="vi-VN"/>
        </w:rPr>
        <w:t>dạng bảng, mô tả bài toán cụ thể như sau:</w:t>
      </w:r>
    </w:p>
    <w:p w14:paraId="1F0CE3E2" w14:textId="7BDDF8DB" w:rsidR="003C2379" w:rsidRPr="00047691" w:rsidRDefault="00047691" w:rsidP="007D2A5C">
      <w:pPr>
        <w:pStyle w:val="NormalText"/>
        <w:jc w:val="both"/>
        <w:rPr>
          <w:lang w:val="vi-VN"/>
        </w:rPr>
      </w:pPr>
      <w:proofErr w:type="spellStart"/>
      <w:r w:rsidRPr="36861831">
        <w:rPr>
          <w:i/>
          <w:iCs/>
        </w:rPr>
        <w:t>Đầu</w:t>
      </w:r>
      <w:proofErr w:type="spellEnd"/>
      <w:r w:rsidRPr="36861831">
        <w:rPr>
          <w:i/>
          <w:iCs/>
          <w:lang w:val="vi-VN"/>
        </w:rPr>
        <w:t xml:space="preserve"> vào:</w:t>
      </w:r>
      <w:r w:rsidR="003C2379" w:rsidRPr="36861831">
        <w:t xml:space="preserve"> </w:t>
      </w:r>
    </w:p>
    <w:p w14:paraId="19126F74" w14:textId="09069DD5" w:rsidR="003C2379" w:rsidRPr="00047691" w:rsidRDefault="003C2379" w:rsidP="007D2A5C">
      <w:pPr>
        <w:pStyle w:val="NormalText"/>
        <w:jc w:val="both"/>
        <w:rPr>
          <w:lang w:val="vi-VN"/>
        </w:rPr>
      </w:pPr>
      <w:r w:rsidRPr="003C2379">
        <w:t xml:space="preserve">Trang web https://www.scribd.com/lists/21643875/Th%C6%A1-V%C4%83n-Han-Nom </w:t>
      </w:r>
      <w:proofErr w:type="spellStart"/>
      <w:r w:rsidRPr="003C2379">
        <w:t>chứa</w:t>
      </w:r>
      <w:proofErr w:type="spellEnd"/>
      <w:r w:rsidRPr="003C2379">
        <w:t xml:space="preserve"> </w:t>
      </w:r>
      <w:proofErr w:type="spellStart"/>
      <w:r w:rsidRPr="003C2379">
        <w:t>các</w:t>
      </w:r>
      <w:proofErr w:type="spellEnd"/>
      <w:r w:rsidRPr="003C2379">
        <w:t xml:space="preserve"> </w:t>
      </w:r>
      <w:proofErr w:type="spellStart"/>
      <w:r w:rsidRPr="003C2379">
        <w:t>tệp</w:t>
      </w:r>
      <w:proofErr w:type="spellEnd"/>
      <w:r w:rsidRPr="003C2379">
        <w:t xml:space="preserve"> </w:t>
      </w:r>
      <w:proofErr w:type="spellStart"/>
      <w:r w:rsidRPr="003C2379">
        <w:t>văn</w:t>
      </w:r>
      <w:proofErr w:type="spellEnd"/>
      <w:r w:rsidRPr="003C2379">
        <w:t xml:space="preserve"> </w:t>
      </w:r>
      <w:proofErr w:type="spellStart"/>
      <w:r w:rsidRPr="003C2379">
        <w:t>bản</w:t>
      </w:r>
      <w:proofErr w:type="spellEnd"/>
      <w:r w:rsidRPr="003C2379">
        <w:t xml:space="preserve"> </w:t>
      </w:r>
      <w:proofErr w:type="spellStart"/>
      <w:r w:rsidRPr="003C2379">
        <w:t>chữ</w:t>
      </w:r>
      <w:proofErr w:type="spellEnd"/>
      <w:r w:rsidRPr="003C2379">
        <w:t xml:space="preserve"> </w:t>
      </w:r>
      <w:proofErr w:type="spellStart"/>
      <w:r w:rsidRPr="003C2379">
        <w:t>Nôm</w:t>
      </w:r>
      <w:proofErr w:type="spellEnd"/>
      <w:r w:rsidRPr="003C2379">
        <w:t xml:space="preserve"> </w:t>
      </w:r>
      <w:proofErr w:type="spellStart"/>
      <w:r w:rsidRPr="003C2379">
        <w:t>và</w:t>
      </w:r>
      <w:proofErr w:type="spellEnd"/>
      <w:r w:rsidRPr="003C2379">
        <w:t xml:space="preserve"> </w:t>
      </w:r>
      <w:proofErr w:type="spellStart"/>
      <w:r w:rsidRPr="003C2379">
        <w:t>chữ</w:t>
      </w:r>
      <w:proofErr w:type="spellEnd"/>
      <w:r w:rsidRPr="003C2379">
        <w:t xml:space="preserve"> </w:t>
      </w:r>
      <w:proofErr w:type="spellStart"/>
      <w:r w:rsidRPr="003C2379">
        <w:t>Quốc</w:t>
      </w:r>
      <w:proofErr w:type="spellEnd"/>
      <w:r w:rsidRPr="003C2379">
        <w:t xml:space="preserve"> </w:t>
      </w:r>
      <w:proofErr w:type="spellStart"/>
      <w:r w:rsidRPr="003C2379">
        <w:t>ngữ</w:t>
      </w:r>
      <w:proofErr w:type="spellEnd"/>
      <w:r w:rsidRPr="003C2379">
        <w:t xml:space="preserve"> </w:t>
      </w:r>
      <w:proofErr w:type="spellStart"/>
      <w:r w:rsidRPr="003C2379">
        <w:t>dưới</w:t>
      </w:r>
      <w:proofErr w:type="spellEnd"/>
      <w:r w:rsidRPr="003C2379">
        <w:t xml:space="preserve"> </w:t>
      </w:r>
      <w:proofErr w:type="spellStart"/>
      <w:r w:rsidRPr="003C2379">
        <w:t>dạng</w:t>
      </w:r>
      <w:proofErr w:type="spellEnd"/>
      <w:r w:rsidR="003D764D">
        <w:rPr>
          <w:lang w:val="vi-VN"/>
        </w:rPr>
        <w:t xml:space="preserve"> tệp </w:t>
      </w:r>
      <w:r w:rsidR="00FD19D2">
        <w:rPr>
          <w:lang w:val="vi-VN"/>
        </w:rPr>
        <w:t>HTML</w:t>
      </w:r>
      <w:r w:rsidR="003D764D">
        <w:rPr>
          <w:lang w:val="vi-VN"/>
        </w:rPr>
        <w:t>,</w:t>
      </w:r>
      <w:r w:rsidRPr="003C2379">
        <w:t xml:space="preserve"> </w:t>
      </w:r>
      <w:proofErr w:type="spellStart"/>
      <w:r w:rsidR="003D764D">
        <w:t>dạng</w:t>
      </w:r>
      <w:proofErr w:type="spellEnd"/>
      <w:r w:rsidR="003D764D">
        <w:rPr>
          <w:lang w:val="vi-VN"/>
        </w:rPr>
        <w:t xml:space="preserve"> tệp</w:t>
      </w:r>
      <w:r w:rsidRPr="003C2379">
        <w:t xml:space="preserve"> PDF </w:t>
      </w:r>
      <w:proofErr w:type="spellStart"/>
      <w:r w:rsidRPr="003C2379">
        <w:t>hoặc</w:t>
      </w:r>
      <w:proofErr w:type="spellEnd"/>
      <w:r w:rsidRPr="003C2379">
        <w:t xml:space="preserve"> </w:t>
      </w:r>
      <w:proofErr w:type="spellStart"/>
      <w:r w:rsidRPr="003C2379">
        <w:t>các</w:t>
      </w:r>
      <w:proofErr w:type="spellEnd"/>
      <w:r w:rsidRPr="003C2379">
        <w:t xml:space="preserve"> </w:t>
      </w:r>
      <w:proofErr w:type="spellStart"/>
      <w:r w:rsidRPr="003C2379">
        <w:t>định</w:t>
      </w:r>
      <w:proofErr w:type="spellEnd"/>
      <w:r w:rsidRPr="003C2379">
        <w:t xml:space="preserve"> </w:t>
      </w:r>
      <w:proofErr w:type="spellStart"/>
      <w:r w:rsidRPr="003C2379">
        <w:t>dạng</w:t>
      </w:r>
      <w:proofErr w:type="spellEnd"/>
      <w:r w:rsidRPr="003C2379">
        <w:t xml:space="preserve"> </w:t>
      </w:r>
      <w:proofErr w:type="spellStart"/>
      <w:r w:rsidRPr="003C2379">
        <w:t>có</w:t>
      </w:r>
      <w:proofErr w:type="spellEnd"/>
      <w:r w:rsidRPr="003C2379">
        <w:t xml:space="preserve"> </w:t>
      </w:r>
      <w:proofErr w:type="spellStart"/>
      <w:r w:rsidRPr="003C2379">
        <w:t>thể</w:t>
      </w:r>
      <w:proofErr w:type="spellEnd"/>
      <w:r w:rsidRPr="003C2379">
        <w:t xml:space="preserve"> </w:t>
      </w:r>
      <w:proofErr w:type="spellStart"/>
      <w:r w:rsidR="00047691">
        <w:t>sao</w:t>
      </w:r>
      <w:proofErr w:type="spellEnd"/>
      <w:r w:rsidR="00047691">
        <w:rPr>
          <w:lang w:val="vi-VN"/>
        </w:rPr>
        <w:t xml:space="preserve"> chép thành tập văn bản.</w:t>
      </w:r>
    </w:p>
    <w:p w14:paraId="734A6E4F" w14:textId="2DB5C441" w:rsidR="003C2379" w:rsidRPr="00047691" w:rsidRDefault="00047691" w:rsidP="007D2A5C">
      <w:pPr>
        <w:pStyle w:val="NormalText"/>
        <w:jc w:val="both"/>
        <w:rPr>
          <w:i/>
          <w:lang w:val="vi-VN"/>
        </w:rPr>
      </w:pPr>
      <w:r w:rsidRPr="36861831">
        <w:rPr>
          <w:i/>
          <w:lang w:val="vi-VN"/>
        </w:rPr>
        <w:t>Đầu ra:</w:t>
      </w:r>
    </w:p>
    <w:p w14:paraId="0976BD3F" w14:textId="6BAF9635" w:rsidR="003C2379" w:rsidRPr="003C2379" w:rsidRDefault="003C2379" w:rsidP="007D2A5C">
      <w:pPr>
        <w:pStyle w:val="NormalText"/>
        <w:jc w:val="both"/>
      </w:pPr>
      <w:r w:rsidRPr="003C2379">
        <w:t xml:space="preserve">- </w:t>
      </w:r>
      <w:proofErr w:type="spellStart"/>
      <w:r w:rsidRPr="003C2379">
        <w:t>Trình</w:t>
      </w:r>
      <w:proofErr w:type="spellEnd"/>
      <w:r w:rsidRPr="003C2379">
        <w:t xml:space="preserve"> </w:t>
      </w:r>
      <w:proofErr w:type="spellStart"/>
      <w:r w:rsidRPr="003C2379">
        <w:t>thu</w:t>
      </w:r>
      <w:proofErr w:type="spellEnd"/>
      <w:r w:rsidRPr="003C2379">
        <w:t xml:space="preserve"> </w:t>
      </w:r>
      <w:proofErr w:type="spellStart"/>
      <w:r w:rsidRPr="003C2379">
        <w:t>thập</w:t>
      </w:r>
      <w:proofErr w:type="spellEnd"/>
      <w:r w:rsidRPr="003C2379">
        <w:t xml:space="preserve"> </w:t>
      </w:r>
      <w:proofErr w:type="spellStart"/>
      <w:r w:rsidRPr="003C2379">
        <w:t>tự</w:t>
      </w:r>
      <w:proofErr w:type="spellEnd"/>
      <w:r w:rsidRPr="003C2379">
        <w:t xml:space="preserve"> </w:t>
      </w:r>
      <w:proofErr w:type="spellStart"/>
      <w:r w:rsidRPr="003C2379">
        <w:t>động</w:t>
      </w:r>
      <w:proofErr w:type="spellEnd"/>
      <w:r w:rsidRPr="003C2379">
        <w:t xml:space="preserve">: </w:t>
      </w:r>
      <w:proofErr w:type="spellStart"/>
      <w:r w:rsidRPr="003C2379">
        <w:t>Tạo</w:t>
      </w:r>
      <w:proofErr w:type="spellEnd"/>
      <w:r w:rsidRPr="003C2379">
        <w:t xml:space="preserve"> </w:t>
      </w:r>
      <w:proofErr w:type="spellStart"/>
      <w:r w:rsidRPr="003C2379">
        <w:t>và</w:t>
      </w:r>
      <w:proofErr w:type="spellEnd"/>
      <w:r w:rsidRPr="003C2379">
        <w:t xml:space="preserve"> </w:t>
      </w:r>
      <w:proofErr w:type="spellStart"/>
      <w:r w:rsidRPr="003C2379">
        <w:t>lưu</w:t>
      </w:r>
      <w:proofErr w:type="spellEnd"/>
      <w:r w:rsidRPr="003C2379">
        <w:t xml:space="preserve"> </w:t>
      </w:r>
      <w:proofErr w:type="spellStart"/>
      <w:r w:rsidRPr="003C2379">
        <w:t>trữ</w:t>
      </w:r>
      <w:proofErr w:type="spellEnd"/>
      <w:r w:rsidRPr="003C2379">
        <w:t xml:space="preserve"> </w:t>
      </w:r>
      <w:proofErr w:type="spellStart"/>
      <w:r w:rsidRPr="003C2379">
        <w:t>các</w:t>
      </w:r>
      <w:proofErr w:type="spellEnd"/>
      <w:r w:rsidRPr="003C2379">
        <w:t xml:space="preserve"> </w:t>
      </w:r>
      <w:proofErr w:type="spellStart"/>
      <w:r w:rsidRPr="003C2379">
        <w:t>tệp</w:t>
      </w:r>
      <w:proofErr w:type="spellEnd"/>
      <w:r w:rsidRPr="003C2379">
        <w:t xml:space="preserve"> </w:t>
      </w:r>
      <w:proofErr w:type="spellStart"/>
      <w:r w:rsidRPr="003C2379">
        <w:t>văn</w:t>
      </w:r>
      <w:proofErr w:type="spellEnd"/>
      <w:r w:rsidRPr="003C2379">
        <w:t xml:space="preserve"> </w:t>
      </w:r>
      <w:proofErr w:type="spellStart"/>
      <w:r w:rsidRPr="003C2379">
        <w:t>bản</w:t>
      </w:r>
      <w:proofErr w:type="spellEnd"/>
      <w:r w:rsidRPr="003C2379">
        <w:t xml:space="preserve"> </w:t>
      </w:r>
      <w:proofErr w:type="spellStart"/>
      <w:r w:rsidRPr="003C2379">
        <w:t>chữ</w:t>
      </w:r>
      <w:proofErr w:type="spellEnd"/>
      <w:r w:rsidRPr="003C2379">
        <w:t xml:space="preserve"> </w:t>
      </w:r>
      <w:proofErr w:type="spellStart"/>
      <w:r w:rsidRPr="003C2379">
        <w:t>Nôm</w:t>
      </w:r>
      <w:proofErr w:type="spellEnd"/>
      <w:r w:rsidRPr="003C2379">
        <w:t xml:space="preserve"> </w:t>
      </w:r>
      <w:proofErr w:type="spellStart"/>
      <w:r w:rsidRPr="003C2379">
        <w:t>và</w:t>
      </w:r>
      <w:proofErr w:type="spellEnd"/>
      <w:r w:rsidRPr="003C2379">
        <w:t xml:space="preserve"> </w:t>
      </w:r>
      <w:proofErr w:type="spellStart"/>
      <w:r w:rsidRPr="003C2379">
        <w:t>chữ</w:t>
      </w:r>
      <w:proofErr w:type="spellEnd"/>
      <w:r w:rsidRPr="003C2379">
        <w:t xml:space="preserve"> </w:t>
      </w:r>
      <w:proofErr w:type="spellStart"/>
      <w:r w:rsidRPr="003C2379">
        <w:t>Quốc</w:t>
      </w:r>
      <w:proofErr w:type="spellEnd"/>
      <w:r w:rsidRPr="003C2379">
        <w:t xml:space="preserve"> </w:t>
      </w:r>
      <w:proofErr w:type="spellStart"/>
      <w:r w:rsidRPr="003C2379">
        <w:t>ngữ</w:t>
      </w:r>
      <w:proofErr w:type="spellEnd"/>
      <w:r w:rsidRPr="003C2379">
        <w:t xml:space="preserve"> </w:t>
      </w:r>
      <w:proofErr w:type="spellStart"/>
      <w:r w:rsidRPr="003C2379">
        <w:t>từ</w:t>
      </w:r>
      <w:proofErr w:type="spellEnd"/>
      <w:r w:rsidRPr="003C2379">
        <w:t xml:space="preserve"> </w:t>
      </w:r>
      <w:proofErr w:type="spellStart"/>
      <w:r w:rsidRPr="003C2379">
        <w:t>nguồn</w:t>
      </w:r>
      <w:proofErr w:type="spellEnd"/>
      <w:r w:rsidRPr="003C2379">
        <w:t xml:space="preserve"> </w:t>
      </w:r>
      <w:proofErr w:type="spellStart"/>
      <w:r w:rsidRPr="003C2379">
        <w:t>trên</w:t>
      </w:r>
      <w:proofErr w:type="spellEnd"/>
      <w:r w:rsidRPr="003C2379">
        <w:t xml:space="preserve"> </w:t>
      </w:r>
      <w:proofErr w:type="spellStart"/>
      <w:r w:rsidR="00027E23">
        <w:t>thành</w:t>
      </w:r>
      <w:proofErr w:type="spellEnd"/>
      <w:r w:rsidR="00027E23">
        <w:rPr>
          <w:lang w:val="vi-VN"/>
        </w:rPr>
        <w:t xml:space="preserve"> </w:t>
      </w:r>
      <w:proofErr w:type="spellStart"/>
      <w:r w:rsidRPr="003C2379">
        <w:t>các</w:t>
      </w:r>
      <w:proofErr w:type="spellEnd"/>
      <w:r w:rsidRPr="003C2379">
        <w:t xml:space="preserve"> </w:t>
      </w:r>
      <w:proofErr w:type="spellStart"/>
      <w:r w:rsidRPr="003C2379">
        <w:t>tệp</w:t>
      </w:r>
      <w:proofErr w:type="spellEnd"/>
      <w:r w:rsidRPr="003C2379">
        <w:t xml:space="preserve"> </w:t>
      </w:r>
      <w:proofErr w:type="spellStart"/>
      <w:r w:rsidRPr="003C2379">
        <w:t>văn</w:t>
      </w:r>
      <w:proofErr w:type="spellEnd"/>
      <w:r w:rsidRPr="003C2379">
        <w:t xml:space="preserve"> </w:t>
      </w:r>
      <w:proofErr w:type="spellStart"/>
      <w:r w:rsidRPr="003C2379">
        <w:t>bản</w:t>
      </w:r>
      <w:proofErr w:type="spellEnd"/>
      <w:r w:rsidRPr="003C2379">
        <w:t xml:space="preserve"> </w:t>
      </w:r>
      <w:proofErr w:type="spellStart"/>
      <w:r w:rsidRPr="003C2379">
        <w:t>tương</w:t>
      </w:r>
      <w:proofErr w:type="spellEnd"/>
      <w:r w:rsidRPr="003C2379">
        <w:t xml:space="preserve"> </w:t>
      </w:r>
      <w:proofErr w:type="spellStart"/>
      <w:r w:rsidRPr="003C2379">
        <w:t>ứng</w:t>
      </w:r>
      <w:proofErr w:type="spellEnd"/>
      <w:r w:rsidRPr="003C2379">
        <w:t>.</w:t>
      </w:r>
    </w:p>
    <w:p w14:paraId="6DB0EC38" w14:textId="58905350" w:rsidR="003C2379" w:rsidRPr="008D7F98" w:rsidRDefault="003C2379" w:rsidP="007D2A5C">
      <w:pPr>
        <w:pStyle w:val="NormalText"/>
        <w:jc w:val="both"/>
        <w:rPr>
          <w:lang w:val="vi-VN"/>
        </w:rPr>
      </w:pPr>
      <w:r w:rsidRPr="003C2379">
        <w:t xml:space="preserve">- </w:t>
      </w:r>
      <w:proofErr w:type="spellStart"/>
      <w:r w:rsidRPr="003C2379">
        <w:t>Chương</w:t>
      </w:r>
      <w:proofErr w:type="spellEnd"/>
      <w:r w:rsidRPr="003C2379">
        <w:t xml:space="preserve"> </w:t>
      </w:r>
      <w:proofErr w:type="spellStart"/>
      <w:r w:rsidRPr="003C2379">
        <w:t>trình</w:t>
      </w:r>
      <w:proofErr w:type="spellEnd"/>
      <w:r w:rsidRPr="003C2379">
        <w:t xml:space="preserve"> </w:t>
      </w:r>
      <w:proofErr w:type="spellStart"/>
      <w:r w:rsidRPr="003C2379">
        <w:t>xử</w:t>
      </w:r>
      <w:proofErr w:type="spellEnd"/>
      <w:r w:rsidRPr="003C2379">
        <w:t xml:space="preserve"> </w:t>
      </w:r>
      <w:proofErr w:type="spellStart"/>
      <w:r w:rsidRPr="003C2379">
        <w:t>lý</w:t>
      </w:r>
      <w:proofErr w:type="spellEnd"/>
      <w:r w:rsidRPr="003C2379">
        <w:t xml:space="preserve">: </w:t>
      </w:r>
      <w:proofErr w:type="spellStart"/>
      <w:r w:rsidRPr="003C2379">
        <w:t>Tạo</w:t>
      </w:r>
      <w:proofErr w:type="spellEnd"/>
      <w:r w:rsidRPr="003C2379">
        <w:t xml:space="preserve"> </w:t>
      </w:r>
      <w:proofErr w:type="spellStart"/>
      <w:r w:rsidRPr="003C2379">
        <w:t>một</w:t>
      </w:r>
      <w:proofErr w:type="spellEnd"/>
      <w:r w:rsidRPr="003C2379">
        <w:t xml:space="preserve"> </w:t>
      </w:r>
      <w:proofErr w:type="spellStart"/>
      <w:r w:rsidRPr="003C2379">
        <w:t>bảng</w:t>
      </w:r>
      <w:proofErr w:type="spellEnd"/>
      <w:r w:rsidRPr="003C2379">
        <w:t xml:space="preserve"> </w:t>
      </w:r>
      <w:proofErr w:type="spellStart"/>
      <w:r w:rsidRPr="003C2379">
        <w:t>gồm</w:t>
      </w:r>
      <w:proofErr w:type="spellEnd"/>
      <w:r w:rsidRPr="003C2379">
        <w:t xml:space="preserve"> </w:t>
      </w:r>
      <w:proofErr w:type="spellStart"/>
      <w:r w:rsidRPr="003C2379">
        <w:t>hai</w:t>
      </w:r>
      <w:proofErr w:type="spellEnd"/>
      <w:r w:rsidRPr="003C2379">
        <w:t xml:space="preserve"> </w:t>
      </w:r>
      <w:proofErr w:type="spellStart"/>
      <w:r w:rsidRPr="003C2379">
        <w:t>cột</w:t>
      </w:r>
      <w:proofErr w:type="spellEnd"/>
      <w:r w:rsidRPr="003C2379">
        <w:t xml:space="preserve">, </w:t>
      </w:r>
      <w:proofErr w:type="spellStart"/>
      <w:r w:rsidRPr="003C2379">
        <w:t>một</w:t>
      </w:r>
      <w:proofErr w:type="spellEnd"/>
      <w:r w:rsidRPr="003C2379">
        <w:t xml:space="preserve"> </w:t>
      </w:r>
      <w:proofErr w:type="spellStart"/>
      <w:r w:rsidRPr="003C2379">
        <w:t>cột</w:t>
      </w:r>
      <w:proofErr w:type="spellEnd"/>
      <w:r w:rsidRPr="003C2379">
        <w:t xml:space="preserve"> </w:t>
      </w:r>
      <w:proofErr w:type="spellStart"/>
      <w:r w:rsidRPr="003C2379">
        <w:t>chứa</w:t>
      </w:r>
      <w:proofErr w:type="spellEnd"/>
      <w:r w:rsidRPr="003C2379">
        <w:t xml:space="preserve"> </w:t>
      </w:r>
      <w:proofErr w:type="spellStart"/>
      <w:r w:rsidRPr="003C2379">
        <w:t>văn</w:t>
      </w:r>
      <w:proofErr w:type="spellEnd"/>
      <w:r w:rsidRPr="003C2379">
        <w:t xml:space="preserve"> </w:t>
      </w:r>
      <w:proofErr w:type="spellStart"/>
      <w:r w:rsidRPr="003C2379">
        <w:t>bản</w:t>
      </w:r>
      <w:proofErr w:type="spellEnd"/>
      <w:r w:rsidRPr="003C2379">
        <w:t xml:space="preserve"> </w:t>
      </w:r>
      <w:proofErr w:type="spellStart"/>
      <w:r w:rsidRPr="003C2379">
        <w:t>chữ</w:t>
      </w:r>
      <w:proofErr w:type="spellEnd"/>
      <w:r w:rsidRPr="003C2379">
        <w:t xml:space="preserve"> </w:t>
      </w:r>
      <w:proofErr w:type="spellStart"/>
      <w:r w:rsidRPr="003C2379">
        <w:t>Nôm</w:t>
      </w:r>
      <w:proofErr w:type="spellEnd"/>
      <w:r w:rsidRPr="003C2379">
        <w:t xml:space="preserve"> </w:t>
      </w:r>
      <w:proofErr w:type="spellStart"/>
      <w:r w:rsidRPr="003C2379">
        <w:t>và</w:t>
      </w:r>
      <w:proofErr w:type="spellEnd"/>
      <w:r w:rsidRPr="003C2379">
        <w:t xml:space="preserve"> </w:t>
      </w:r>
      <w:proofErr w:type="spellStart"/>
      <w:r w:rsidRPr="003C2379">
        <w:t>một</w:t>
      </w:r>
      <w:proofErr w:type="spellEnd"/>
      <w:r w:rsidRPr="003C2379">
        <w:t xml:space="preserve"> </w:t>
      </w:r>
      <w:proofErr w:type="spellStart"/>
      <w:r w:rsidRPr="003C2379">
        <w:t>cột</w:t>
      </w:r>
      <w:proofErr w:type="spellEnd"/>
      <w:r w:rsidRPr="003C2379">
        <w:t xml:space="preserve"> </w:t>
      </w:r>
      <w:proofErr w:type="spellStart"/>
      <w:r w:rsidRPr="003C2379">
        <w:t>chứa</w:t>
      </w:r>
      <w:proofErr w:type="spellEnd"/>
      <w:r w:rsidRPr="003C2379">
        <w:t xml:space="preserve"> </w:t>
      </w:r>
      <w:proofErr w:type="spellStart"/>
      <w:r w:rsidRPr="003C2379">
        <w:t>văn</w:t>
      </w:r>
      <w:proofErr w:type="spellEnd"/>
      <w:r w:rsidRPr="003C2379">
        <w:t xml:space="preserve"> </w:t>
      </w:r>
      <w:proofErr w:type="spellStart"/>
      <w:r w:rsidRPr="003C2379">
        <w:t>bản</w:t>
      </w:r>
      <w:proofErr w:type="spellEnd"/>
      <w:r w:rsidRPr="003C2379">
        <w:t xml:space="preserve"> </w:t>
      </w:r>
      <w:proofErr w:type="spellStart"/>
      <w:r w:rsidRPr="003C2379">
        <w:t>chữ</w:t>
      </w:r>
      <w:proofErr w:type="spellEnd"/>
      <w:r w:rsidRPr="003C2379">
        <w:t xml:space="preserve"> </w:t>
      </w:r>
      <w:proofErr w:type="spellStart"/>
      <w:r w:rsidRPr="003C2379">
        <w:t>Quốc</w:t>
      </w:r>
      <w:proofErr w:type="spellEnd"/>
      <w:r w:rsidRPr="003C2379">
        <w:t xml:space="preserve"> </w:t>
      </w:r>
      <w:proofErr w:type="spellStart"/>
      <w:r w:rsidRPr="003C2379">
        <w:t>ngữ</w:t>
      </w:r>
      <w:proofErr w:type="spellEnd"/>
      <w:r w:rsidRPr="003C2379">
        <w:t xml:space="preserve"> </w:t>
      </w:r>
      <w:proofErr w:type="spellStart"/>
      <w:r w:rsidRPr="003C2379">
        <w:t>từ</w:t>
      </w:r>
      <w:proofErr w:type="spellEnd"/>
      <w:r w:rsidRPr="003C2379">
        <w:t xml:space="preserve"> </w:t>
      </w:r>
      <w:proofErr w:type="spellStart"/>
      <w:r w:rsidRPr="003C2379">
        <w:t>các</w:t>
      </w:r>
      <w:proofErr w:type="spellEnd"/>
      <w:r w:rsidRPr="003C2379">
        <w:t xml:space="preserve"> </w:t>
      </w:r>
      <w:proofErr w:type="spellStart"/>
      <w:r w:rsidRPr="003C2379">
        <w:t>tệp</w:t>
      </w:r>
      <w:proofErr w:type="spellEnd"/>
      <w:r w:rsidRPr="003C2379">
        <w:t xml:space="preserve"> </w:t>
      </w:r>
      <w:proofErr w:type="spellStart"/>
      <w:r w:rsidRPr="003C2379">
        <w:t>văn</w:t>
      </w:r>
      <w:proofErr w:type="spellEnd"/>
      <w:r w:rsidRPr="003C2379">
        <w:t xml:space="preserve"> </w:t>
      </w:r>
      <w:proofErr w:type="spellStart"/>
      <w:r w:rsidRPr="003C2379">
        <w:t>bản</w:t>
      </w:r>
      <w:proofErr w:type="spellEnd"/>
      <w:r w:rsidRPr="003C2379">
        <w:t xml:space="preserve"> </w:t>
      </w:r>
      <w:proofErr w:type="spellStart"/>
      <w:r w:rsidRPr="003C2379">
        <w:t>đã</w:t>
      </w:r>
      <w:proofErr w:type="spellEnd"/>
      <w:r w:rsidRPr="003C2379">
        <w:t xml:space="preserve"> </w:t>
      </w:r>
      <w:proofErr w:type="spellStart"/>
      <w:r w:rsidRPr="003C2379">
        <w:t>thu</w:t>
      </w:r>
      <w:proofErr w:type="spellEnd"/>
      <w:r w:rsidRPr="003C2379">
        <w:t xml:space="preserve"> </w:t>
      </w:r>
      <w:proofErr w:type="spellStart"/>
      <w:r w:rsidRPr="003C2379">
        <w:t>thập</w:t>
      </w:r>
      <w:proofErr w:type="spellEnd"/>
      <w:r w:rsidRPr="003C2379">
        <w:t xml:space="preserve">. </w:t>
      </w:r>
    </w:p>
    <w:p w14:paraId="2B46C69F" w14:textId="0FEF56B8" w:rsidR="003C2379" w:rsidRPr="008D7F98" w:rsidRDefault="5D35B730" w:rsidP="007D2A5C">
      <w:pPr>
        <w:pStyle w:val="NormalText"/>
        <w:jc w:val="both"/>
        <w:rPr>
          <w:lang w:val="vi-VN"/>
        </w:rPr>
      </w:pPr>
      <w:proofErr w:type="spellStart"/>
      <w:r w:rsidRPr="36861831">
        <w:t>Như</w:t>
      </w:r>
      <w:proofErr w:type="spellEnd"/>
      <w:r w:rsidRPr="36861831">
        <w:t xml:space="preserve"> </w:t>
      </w:r>
      <w:proofErr w:type="spellStart"/>
      <w:r w:rsidRPr="36861831">
        <w:t>vậy</w:t>
      </w:r>
      <w:proofErr w:type="spellEnd"/>
      <w:r w:rsidRPr="36861831">
        <w:t>,</w:t>
      </w:r>
      <w:r w:rsidR="003C2379" w:rsidRPr="003C2379">
        <w:t xml:space="preserve"> </w:t>
      </w:r>
      <w:proofErr w:type="spellStart"/>
      <w:r w:rsidR="003C2379" w:rsidRPr="003C2379">
        <w:t>kết</w:t>
      </w:r>
      <w:proofErr w:type="spellEnd"/>
      <w:r w:rsidR="003C2379" w:rsidRPr="003C2379">
        <w:t xml:space="preserve"> </w:t>
      </w:r>
      <w:proofErr w:type="spellStart"/>
      <w:r w:rsidR="003C2379" w:rsidRPr="003C2379">
        <w:t>quả</w:t>
      </w:r>
      <w:proofErr w:type="spellEnd"/>
      <w:r w:rsidR="003C2379" w:rsidRPr="003C2379">
        <w:t xml:space="preserve"> </w:t>
      </w:r>
      <w:proofErr w:type="spellStart"/>
      <w:r w:rsidR="003C2379" w:rsidRPr="003C2379">
        <w:t>cuối</w:t>
      </w:r>
      <w:proofErr w:type="spellEnd"/>
      <w:r w:rsidR="003C2379" w:rsidRPr="003C2379">
        <w:t xml:space="preserve"> </w:t>
      </w:r>
      <w:proofErr w:type="spellStart"/>
      <w:r w:rsidR="003C2379" w:rsidRPr="003C2379">
        <w:t>cùng</w:t>
      </w:r>
      <w:proofErr w:type="spellEnd"/>
      <w:r w:rsidR="003C2379" w:rsidRPr="003C2379">
        <w:t xml:space="preserve"> </w:t>
      </w:r>
      <w:proofErr w:type="spellStart"/>
      <w:r w:rsidR="003C2379" w:rsidRPr="003C2379">
        <w:t>của</w:t>
      </w:r>
      <w:proofErr w:type="spellEnd"/>
      <w:r w:rsidR="003C2379" w:rsidRPr="003C2379">
        <w:t xml:space="preserve"> </w:t>
      </w:r>
      <w:proofErr w:type="spellStart"/>
      <w:r w:rsidR="003C2379" w:rsidRPr="003C2379">
        <w:t>bài</w:t>
      </w:r>
      <w:proofErr w:type="spellEnd"/>
      <w:r w:rsidR="003C2379" w:rsidRPr="003C2379">
        <w:t xml:space="preserve"> </w:t>
      </w:r>
      <w:proofErr w:type="spellStart"/>
      <w:r w:rsidR="003C2379" w:rsidRPr="003C2379">
        <w:t>toán</w:t>
      </w:r>
      <w:proofErr w:type="spellEnd"/>
      <w:r w:rsidR="19FA71F6" w:rsidRPr="36861831">
        <w:t xml:space="preserve"> </w:t>
      </w:r>
      <w:proofErr w:type="spellStart"/>
      <w:r w:rsidR="19FA71F6" w:rsidRPr="36861831">
        <w:t>này</w:t>
      </w:r>
      <w:proofErr w:type="spellEnd"/>
      <w:r w:rsidR="19FA71F6" w:rsidRPr="36861831">
        <w:t xml:space="preserve"> </w:t>
      </w:r>
      <w:proofErr w:type="spellStart"/>
      <w:r w:rsidR="19FA71F6" w:rsidRPr="36861831">
        <w:t>là</w:t>
      </w:r>
      <w:proofErr w:type="spellEnd"/>
      <w:r w:rsidR="19FA71F6" w:rsidRPr="36861831">
        <w:t xml:space="preserve"> </w:t>
      </w:r>
      <w:proofErr w:type="spellStart"/>
      <w:r w:rsidR="19FA71F6" w:rsidRPr="36861831">
        <w:t>một</w:t>
      </w:r>
      <w:proofErr w:type="spellEnd"/>
      <w:r w:rsidR="19FA71F6" w:rsidRPr="36861831">
        <w:t xml:space="preserve"> </w:t>
      </w:r>
      <w:proofErr w:type="spellStart"/>
      <w:r w:rsidR="19FA71F6" w:rsidRPr="36861831">
        <w:t>tệp</w:t>
      </w:r>
      <w:proofErr w:type="spellEnd"/>
      <w:r w:rsidR="19FA71F6" w:rsidRPr="36861831">
        <w:t xml:space="preserve"> excel </w:t>
      </w:r>
      <w:proofErr w:type="spellStart"/>
      <w:r w:rsidR="19FA71F6" w:rsidRPr="36861831">
        <w:t>trong</w:t>
      </w:r>
      <w:proofErr w:type="spellEnd"/>
      <w:r w:rsidR="19FA71F6" w:rsidRPr="36861831">
        <w:t xml:space="preserve"> </w:t>
      </w:r>
      <w:proofErr w:type="spellStart"/>
      <w:r w:rsidR="19FA71F6" w:rsidRPr="36861831">
        <w:t>đó</w:t>
      </w:r>
      <w:proofErr w:type="spellEnd"/>
      <w:r w:rsidR="19FA71F6" w:rsidRPr="36861831">
        <w:t xml:space="preserve"> </w:t>
      </w:r>
      <w:proofErr w:type="spellStart"/>
      <w:r w:rsidR="19FA71F6" w:rsidRPr="36861831">
        <w:t>có</w:t>
      </w:r>
      <w:proofErr w:type="spellEnd"/>
      <w:r w:rsidR="19FA71F6" w:rsidRPr="36861831">
        <w:t xml:space="preserve"> </w:t>
      </w:r>
      <w:proofErr w:type="spellStart"/>
      <w:r w:rsidR="19FA71F6" w:rsidRPr="36861831">
        <w:t>một</w:t>
      </w:r>
      <w:proofErr w:type="spellEnd"/>
      <w:r w:rsidR="19FA71F6" w:rsidRPr="36861831">
        <w:t xml:space="preserve"> </w:t>
      </w:r>
      <w:proofErr w:type="spellStart"/>
      <w:r w:rsidR="19FA71F6" w:rsidRPr="36861831">
        <w:t>cột</w:t>
      </w:r>
      <w:proofErr w:type="spellEnd"/>
      <w:r w:rsidR="19FA71F6" w:rsidRPr="36861831">
        <w:t xml:space="preserve"> </w:t>
      </w:r>
      <w:proofErr w:type="spellStart"/>
      <w:r w:rsidR="13503B9D" w:rsidRPr="36861831">
        <w:t>là</w:t>
      </w:r>
      <w:proofErr w:type="spellEnd"/>
      <w:r w:rsidR="13503B9D" w:rsidRPr="36861831">
        <w:t xml:space="preserve"> </w:t>
      </w:r>
      <w:proofErr w:type="spellStart"/>
      <w:r w:rsidR="13503B9D" w:rsidRPr="36861831">
        <w:t>chữ</w:t>
      </w:r>
      <w:proofErr w:type="spellEnd"/>
      <w:r w:rsidR="13503B9D" w:rsidRPr="36861831">
        <w:t xml:space="preserve"> </w:t>
      </w:r>
      <w:proofErr w:type="spellStart"/>
      <w:r w:rsidR="13503B9D" w:rsidRPr="36861831">
        <w:t>Nôm</w:t>
      </w:r>
      <w:proofErr w:type="spellEnd"/>
      <w:r w:rsidR="13503B9D" w:rsidRPr="36861831">
        <w:t xml:space="preserve">, </w:t>
      </w:r>
      <w:proofErr w:type="spellStart"/>
      <w:r w:rsidR="13503B9D" w:rsidRPr="36861831">
        <w:t>một</w:t>
      </w:r>
      <w:proofErr w:type="spellEnd"/>
      <w:r w:rsidR="13503B9D" w:rsidRPr="36861831">
        <w:t xml:space="preserve"> </w:t>
      </w:r>
      <w:proofErr w:type="spellStart"/>
      <w:r w:rsidR="13503B9D" w:rsidRPr="36861831">
        <w:t>cột</w:t>
      </w:r>
      <w:proofErr w:type="spellEnd"/>
      <w:r w:rsidR="13503B9D" w:rsidRPr="36861831">
        <w:t xml:space="preserve"> </w:t>
      </w:r>
      <w:proofErr w:type="spellStart"/>
      <w:r w:rsidR="13503B9D" w:rsidRPr="36861831">
        <w:t>là</w:t>
      </w:r>
      <w:proofErr w:type="spellEnd"/>
      <w:r w:rsidR="13503B9D" w:rsidRPr="36861831">
        <w:t xml:space="preserve"> </w:t>
      </w:r>
      <w:proofErr w:type="spellStart"/>
      <w:r w:rsidR="13503B9D" w:rsidRPr="36861831">
        <w:t>chữ</w:t>
      </w:r>
      <w:proofErr w:type="spellEnd"/>
      <w:r w:rsidR="13503B9D" w:rsidRPr="36861831">
        <w:t xml:space="preserve"> </w:t>
      </w:r>
      <w:proofErr w:type="spellStart"/>
      <w:r w:rsidR="13503B9D" w:rsidRPr="36861831">
        <w:t>Quốc</w:t>
      </w:r>
      <w:proofErr w:type="spellEnd"/>
      <w:r w:rsidR="13503B9D" w:rsidRPr="36861831">
        <w:t xml:space="preserve"> </w:t>
      </w:r>
      <w:proofErr w:type="spellStart"/>
      <w:r w:rsidR="13503B9D" w:rsidRPr="36861831">
        <w:t>Ngữ</w:t>
      </w:r>
      <w:proofErr w:type="spellEnd"/>
      <w:r w:rsidR="13503B9D" w:rsidRPr="36861831">
        <w:t xml:space="preserve"> </w:t>
      </w:r>
      <w:proofErr w:type="spellStart"/>
      <w:r w:rsidR="13503B9D" w:rsidRPr="36861831">
        <w:t>được</w:t>
      </w:r>
      <w:proofErr w:type="spellEnd"/>
      <w:r w:rsidR="13503B9D" w:rsidRPr="36861831">
        <w:t xml:space="preserve"> </w:t>
      </w:r>
      <w:proofErr w:type="spellStart"/>
      <w:r w:rsidR="13503B9D" w:rsidRPr="36861831">
        <w:t>trích</w:t>
      </w:r>
      <w:proofErr w:type="spellEnd"/>
      <w:r w:rsidR="13503B9D" w:rsidRPr="36861831">
        <w:t xml:space="preserve"> </w:t>
      </w:r>
      <w:proofErr w:type="spellStart"/>
      <w:r w:rsidR="13503B9D" w:rsidRPr="36861831">
        <w:t>xuất</w:t>
      </w:r>
      <w:proofErr w:type="spellEnd"/>
      <w:r w:rsidR="13503B9D" w:rsidRPr="36861831">
        <w:t xml:space="preserve"> </w:t>
      </w:r>
      <w:proofErr w:type="spellStart"/>
      <w:r w:rsidR="13503B9D" w:rsidRPr="36861831">
        <w:t>từ</w:t>
      </w:r>
      <w:proofErr w:type="spellEnd"/>
      <w:r w:rsidR="13503B9D" w:rsidRPr="36861831">
        <w:t xml:space="preserve"> </w:t>
      </w:r>
      <w:proofErr w:type="spellStart"/>
      <w:r w:rsidR="13503B9D" w:rsidRPr="36861831">
        <w:t>trang</w:t>
      </w:r>
      <w:proofErr w:type="spellEnd"/>
      <w:r w:rsidR="13503B9D" w:rsidRPr="36861831">
        <w:t xml:space="preserve"> web </w:t>
      </w:r>
      <w:proofErr w:type="spellStart"/>
      <w:r w:rsidR="13503B9D" w:rsidRPr="36861831">
        <w:t>đầu</w:t>
      </w:r>
      <w:proofErr w:type="spellEnd"/>
      <w:r w:rsidR="13503B9D" w:rsidRPr="36861831">
        <w:t xml:space="preserve"> </w:t>
      </w:r>
      <w:proofErr w:type="spellStart"/>
      <w:r w:rsidR="13503B9D" w:rsidRPr="36861831">
        <w:t>vào</w:t>
      </w:r>
      <w:proofErr w:type="spellEnd"/>
      <w:r w:rsidR="13503B9D" w:rsidRPr="36861831">
        <w:t xml:space="preserve">. </w:t>
      </w:r>
      <w:proofErr w:type="spellStart"/>
      <w:r w:rsidR="13503B9D" w:rsidRPr="36861831">
        <w:t>Tệp</w:t>
      </w:r>
      <w:proofErr w:type="spellEnd"/>
      <w:r w:rsidR="13503B9D" w:rsidRPr="36861831">
        <w:t xml:space="preserve"> </w:t>
      </w:r>
      <w:proofErr w:type="spellStart"/>
      <w:r w:rsidR="13503B9D" w:rsidRPr="36861831">
        <w:t>này</w:t>
      </w:r>
      <w:proofErr w:type="spellEnd"/>
      <w:r w:rsidR="008D7F98">
        <w:rPr>
          <w:lang w:val="vi-VN"/>
        </w:rPr>
        <w:t xml:space="preserve"> </w:t>
      </w:r>
      <w:r w:rsidR="008D7F98" w:rsidRPr="008D7F98">
        <w:rPr>
          <w:lang w:val="vi-VN"/>
        </w:rPr>
        <w:t>có thể sử dụng để nghiên cứu</w:t>
      </w:r>
      <w:r w:rsidR="28A7C92A" w:rsidRPr="36861831">
        <w:rPr>
          <w:lang w:val="vi-VN"/>
        </w:rPr>
        <w:t>,</w:t>
      </w:r>
      <w:r w:rsidR="008D7F98" w:rsidRPr="008D7F98">
        <w:rPr>
          <w:lang w:val="vi-VN"/>
        </w:rPr>
        <w:t xml:space="preserve"> tìm hiểu </w:t>
      </w:r>
      <w:r w:rsidR="74F7EDDD" w:rsidRPr="36861831">
        <w:rPr>
          <w:lang w:val="vi-VN"/>
        </w:rPr>
        <w:t xml:space="preserve">và tạo ra các ứng dụng dựa trên tri thức thu được từ </w:t>
      </w:r>
      <w:r w:rsidR="008D7F98" w:rsidRPr="008D7F98">
        <w:rPr>
          <w:lang w:val="vi-VN"/>
        </w:rPr>
        <w:t>chữ Nôm và chữ Quốc ngữ.</w:t>
      </w:r>
    </w:p>
    <w:p w14:paraId="553E8618" w14:textId="77777777" w:rsidR="003C2379" w:rsidRPr="003C2379" w:rsidRDefault="003C2379" w:rsidP="003C2379">
      <w:pPr>
        <w:ind w:firstLine="360"/>
        <w:rPr>
          <w:rFonts w:ascii="Times New Roman" w:eastAsia="Times New Roman" w:hAnsi="Times New Roman" w:cs="Times New Roman"/>
          <w:sz w:val="26"/>
          <w:szCs w:val="26"/>
        </w:rPr>
      </w:pPr>
    </w:p>
    <w:p w14:paraId="1C4F81AE" w14:textId="04BB882C" w:rsidR="00FC102A" w:rsidRPr="00A616A8" w:rsidRDefault="003C0260" w:rsidP="002B2896">
      <w:pPr>
        <w:pStyle w:val="Heading02"/>
      </w:pPr>
      <w:bookmarkStart w:id="18" w:name="_Toc142345531"/>
      <w:bookmarkStart w:id="19" w:name="_Toc142345896"/>
      <w:bookmarkStart w:id="20" w:name="_Toc142736572"/>
      <w:r>
        <w:t>Tổ chức</w:t>
      </w:r>
      <w:bookmarkEnd w:id="18"/>
      <w:bookmarkEnd w:id="19"/>
      <w:bookmarkEnd w:id="20"/>
      <w:r w:rsidR="008234C6">
        <w:t xml:space="preserve"> </w:t>
      </w:r>
    </w:p>
    <w:p w14:paraId="7ACC6DDB" w14:textId="77777777" w:rsidR="00A616A8" w:rsidRPr="0097255E" w:rsidRDefault="00A616A8" w:rsidP="007D2A5C">
      <w:pPr>
        <w:pStyle w:val="NormalText"/>
        <w:jc w:val="both"/>
        <w:rPr>
          <w:lang w:val="vi-VN"/>
        </w:rPr>
      </w:pPr>
      <w:r w:rsidRPr="0097255E">
        <w:rPr>
          <w:lang w:val="vi-VN"/>
        </w:rPr>
        <w:t xml:space="preserve">Báo cáo được tổ chức theo cấu trúc sau: phần đầu tiên giới thiệu về chữ Nôm và chữ Quốc Ngữ, đồng thời tập trung thảo luận về tầm quan trọng của việc thu thập dữ liệu trong việc nghiên cứu và bảo tồn văn hóa lịch sử. Tiếp theo, chúng </w:t>
      </w:r>
      <w:r>
        <w:rPr>
          <w:lang w:val="vi-VN"/>
        </w:rPr>
        <w:t>em</w:t>
      </w:r>
      <w:r w:rsidRPr="0097255E">
        <w:rPr>
          <w:lang w:val="vi-VN"/>
        </w:rPr>
        <w:t xml:space="preserve"> trình bày chi tiết về phương pháp và quy trình thu thập dữ liệu từ trang web, bao gồm các công cụ và kỹ thuật sử dụng. Cuối cùng, chúng </w:t>
      </w:r>
      <w:r>
        <w:rPr>
          <w:lang w:val="vi-VN"/>
        </w:rPr>
        <w:t>em</w:t>
      </w:r>
      <w:r w:rsidRPr="0097255E">
        <w:rPr>
          <w:lang w:val="vi-VN"/>
        </w:rPr>
        <w:t xml:space="preserve"> trình bày kết quả thu thập dữ </w:t>
      </w:r>
      <w:proofErr w:type="spellStart"/>
      <w:r w:rsidRPr="00E569C6">
        <w:t>liệu</w:t>
      </w:r>
      <w:proofErr w:type="spellEnd"/>
      <w:r w:rsidRPr="0097255E">
        <w:rPr>
          <w:lang w:val="vi-VN"/>
        </w:rPr>
        <w:t xml:space="preserve"> và thảo luận về những thách thức và cơ hội trong quá trình thu thập dữ liệu trực tuyến.</w:t>
      </w:r>
    </w:p>
    <w:p w14:paraId="08F7FEEE" w14:textId="77777777" w:rsidR="00A616A8" w:rsidRDefault="00A616A8" w:rsidP="007D2A5C">
      <w:pPr>
        <w:pBdr>
          <w:top w:val="nil"/>
          <w:left w:val="nil"/>
          <w:bottom w:val="nil"/>
          <w:right w:val="nil"/>
          <w:between w:val="nil"/>
        </w:pBdr>
        <w:jc w:val="both"/>
        <w:rPr>
          <w:rFonts w:ascii="Times New Roman" w:eastAsia="Times New Roman" w:hAnsi="Times New Roman" w:cs="Times New Roman"/>
          <w:b/>
          <w:color w:val="000000"/>
          <w:sz w:val="26"/>
          <w:szCs w:val="26"/>
        </w:rPr>
      </w:pPr>
    </w:p>
    <w:p w14:paraId="2CAD7584" w14:textId="77777777" w:rsidR="00E569C6" w:rsidRDefault="00E569C6" w:rsidP="007D2A5C">
      <w:pPr>
        <w:jc w:val="both"/>
        <w:rPr>
          <w:rFonts w:ascii="Times New Roman" w:eastAsia="Times New Roman" w:hAnsi="Times New Roman" w:cs="Times New Roman"/>
          <w:b/>
          <w:sz w:val="32"/>
          <w:szCs w:val="32"/>
          <w:lang w:val="vi-VN"/>
        </w:rPr>
      </w:pPr>
      <w:r>
        <w:br w:type="page"/>
      </w:r>
    </w:p>
    <w:p w14:paraId="5C26CD35" w14:textId="77777777" w:rsidR="00072C8A" w:rsidRDefault="00072C8A" w:rsidP="00E569C6">
      <w:pPr>
        <w:pStyle w:val="Heading01"/>
        <w:jc w:val="center"/>
      </w:pPr>
      <w:bookmarkStart w:id="21" w:name="_Toc142345532"/>
      <w:bookmarkStart w:id="22" w:name="_Toc142345897"/>
    </w:p>
    <w:p w14:paraId="10901113" w14:textId="2C0BCF92" w:rsidR="00FC102A" w:rsidRPr="00E17C52" w:rsidRDefault="00E17C52" w:rsidP="00E569C6">
      <w:pPr>
        <w:pStyle w:val="Heading01"/>
        <w:jc w:val="center"/>
      </w:pPr>
      <w:bookmarkStart w:id="23" w:name="_Toc142736573"/>
      <w:r>
        <w:t>CHƯƠNG</w:t>
      </w:r>
      <w:r w:rsidR="008234C6">
        <w:t xml:space="preserve"> 2: </w:t>
      </w:r>
      <w:r>
        <w:t>TỔNG QUAN</w:t>
      </w:r>
      <w:bookmarkEnd w:id="21"/>
      <w:bookmarkEnd w:id="22"/>
      <w:bookmarkEnd w:id="23"/>
    </w:p>
    <w:p w14:paraId="01EBAF1E" w14:textId="77777777" w:rsidR="00BB15E9" w:rsidRDefault="00BB15E9" w:rsidP="00BB15E9">
      <w:pPr>
        <w:pStyle w:val="Heading02"/>
        <w:numPr>
          <w:ilvl w:val="0"/>
          <w:numId w:val="0"/>
        </w:numPr>
      </w:pPr>
    </w:p>
    <w:p w14:paraId="49A9C1A1" w14:textId="05E77C41" w:rsidR="00FC102A" w:rsidRDefault="00BB15E9" w:rsidP="002B2896">
      <w:pPr>
        <w:pStyle w:val="Heading02"/>
        <w:numPr>
          <w:ilvl w:val="0"/>
          <w:numId w:val="0"/>
        </w:numPr>
        <w:ind w:left="720" w:hanging="720"/>
        <w:rPr>
          <w:color w:val="000000"/>
        </w:rPr>
      </w:pPr>
      <w:bookmarkStart w:id="24" w:name="_Toc142345533"/>
      <w:bookmarkStart w:id="25" w:name="_Toc142345898"/>
      <w:bookmarkStart w:id="26" w:name="_Toc142736574"/>
      <w:r>
        <w:rPr>
          <w:lang w:val="en-US"/>
        </w:rPr>
        <w:t>2.1.</w:t>
      </w:r>
      <w:r w:rsidR="002B2896">
        <w:rPr>
          <w:lang w:val="en-US"/>
        </w:rPr>
        <w:tab/>
      </w:r>
      <w:r w:rsidR="003C0260">
        <w:t>Các công trình liên quan</w:t>
      </w:r>
      <w:bookmarkEnd w:id="24"/>
      <w:bookmarkEnd w:id="25"/>
      <w:bookmarkEnd w:id="26"/>
    </w:p>
    <w:p w14:paraId="0A76563B" w14:textId="77777777" w:rsidR="00B01EFA" w:rsidRPr="00E569C6" w:rsidRDefault="001D60DB" w:rsidP="007D2A5C">
      <w:pPr>
        <w:pStyle w:val="NormalText"/>
        <w:jc w:val="both"/>
      </w:pPr>
      <w:proofErr w:type="spellStart"/>
      <w:r w:rsidRPr="00E569C6">
        <w:t>Việc</w:t>
      </w:r>
      <w:proofErr w:type="spellEnd"/>
      <w:r w:rsidRPr="00E569C6">
        <w:t xml:space="preserve"> </w:t>
      </w:r>
      <w:proofErr w:type="spellStart"/>
      <w:r w:rsidRPr="00E569C6">
        <w:t>thu</w:t>
      </w:r>
      <w:proofErr w:type="spellEnd"/>
      <w:r w:rsidRPr="00E569C6">
        <w:t xml:space="preserve"> </w:t>
      </w:r>
      <w:proofErr w:type="spellStart"/>
      <w:r w:rsidRPr="00E569C6">
        <w:t>thập</w:t>
      </w:r>
      <w:proofErr w:type="spellEnd"/>
      <w:r w:rsidRPr="00E569C6">
        <w:t xml:space="preserve"> </w:t>
      </w:r>
      <w:proofErr w:type="spellStart"/>
      <w:r w:rsidRPr="00E569C6">
        <w:t>dữ</w:t>
      </w:r>
      <w:proofErr w:type="spellEnd"/>
      <w:r w:rsidRPr="00E569C6">
        <w:t xml:space="preserve"> </w:t>
      </w:r>
      <w:proofErr w:type="spellStart"/>
      <w:r w:rsidRPr="00E569C6">
        <w:t>liệu</w:t>
      </w:r>
      <w:proofErr w:type="spellEnd"/>
      <w:r w:rsidRPr="00E569C6">
        <w:t xml:space="preserve"> </w:t>
      </w:r>
      <w:proofErr w:type="spellStart"/>
      <w:r w:rsidRPr="00E569C6">
        <w:t>chữ</w:t>
      </w:r>
      <w:proofErr w:type="spellEnd"/>
      <w:r w:rsidRPr="00E569C6">
        <w:t xml:space="preserve"> </w:t>
      </w:r>
      <w:proofErr w:type="spellStart"/>
      <w:r w:rsidRPr="00E569C6">
        <w:t>Nôm</w:t>
      </w:r>
      <w:proofErr w:type="spellEnd"/>
      <w:r w:rsidRPr="00E569C6">
        <w:t xml:space="preserve"> </w:t>
      </w:r>
      <w:proofErr w:type="spellStart"/>
      <w:r w:rsidRPr="00E569C6">
        <w:t>từ</w:t>
      </w:r>
      <w:proofErr w:type="spellEnd"/>
      <w:r w:rsidRPr="00E569C6">
        <w:t xml:space="preserve"> </w:t>
      </w:r>
      <w:proofErr w:type="spellStart"/>
      <w:r w:rsidRPr="00E569C6">
        <w:t>các</w:t>
      </w:r>
      <w:proofErr w:type="spellEnd"/>
      <w:r w:rsidRPr="00E569C6">
        <w:t xml:space="preserve"> </w:t>
      </w:r>
      <w:proofErr w:type="spellStart"/>
      <w:r w:rsidRPr="00E569C6">
        <w:t>nguồn</w:t>
      </w:r>
      <w:proofErr w:type="spellEnd"/>
      <w:r w:rsidRPr="00E569C6">
        <w:t xml:space="preserve"> </w:t>
      </w:r>
      <w:proofErr w:type="spellStart"/>
      <w:r w:rsidRPr="00E569C6">
        <w:t>đáng</w:t>
      </w:r>
      <w:proofErr w:type="spellEnd"/>
      <w:r w:rsidRPr="00E569C6">
        <w:t xml:space="preserve"> tin </w:t>
      </w:r>
      <w:proofErr w:type="spellStart"/>
      <w:r w:rsidRPr="00E569C6">
        <w:t>cậy</w:t>
      </w:r>
      <w:proofErr w:type="spellEnd"/>
      <w:r w:rsidRPr="00E569C6">
        <w:t xml:space="preserve"> </w:t>
      </w:r>
      <w:proofErr w:type="spellStart"/>
      <w:r w:rsidRPr="00E569C6">
        <w:t>đang</w:t>
      </w:r>
      <w:proofErr w:type="spellEnd"/>
      <w:r w:rsidRPr="00E569C6">
        <w:t xml:space="preserve"> </w:t>
      </w:r>
      <w:proofErr w:type="spellStart"/>
      <w:r w:rsidRPr="00E569C6">
        <w:t>là</w:t>
      </w:r>
      <w:proofErr w:type="spellEnd"/>
      <w:r w:rsidRPr="00E569C6">
        <w:t xml:space="preserve"> </w:t>
      </w:r>
      <w:proofErr w:type="spellStart"/>
      <w:r w:rsidRPr="00E569C6">
        <w:t>một</w:t>
      </w:r>
      <w:proofErr w:type="spellEnd"/>
      <w:r w:rsidRPr="00E569C6">
        <w:t xml:space="preserve"> </w:t>
      </w:r>
      <w:proofErr w:type="spellStart"/>
      <w:r w:rsidRPr="00E569C6">
        <w:t>trong</w:t>
      </w:r>
      <w:proofErr w:type="spellEnd"/>
      <w:r w:rsidRPr="00E569C6">
        <w:t xml:space="preserve"> </w:t>
      </w:r>
      <w:proofErr w:type="spellStart"/>
      <w:r w:rsidRPr="00E569C6">
        <w:t>những</w:t>
      </w:r>
      <w:proofErr w:type="spellEnd"/>
      <w:r w:rsidRPr="00E569C6">
        <w:t xml:space="preserve"> </w:t>
      </w:r>
      <w:proofErr w:type="spellStart"/>
      <w:r w:rsidRPr="00E569C6">
        <w:t>nhiệm</w:t>
      </w:r>
      <w:proofErr w:type="spellEnd"/>
      <w:r w:rsidRPr="00E569C6">
        <w:t xml:space="preserve"> </w:t>
      </w:r>
      <w:proofErr w:type="spellStart"/>
      <w:r w:rsidRPr="00E569C6">
        <w:t>vụ</w:t>
      </w:r>
      <w:proofErr w:type="spellEnd"/>
      <w:r w:rsidRPr="00E569C6">
        <w:t xml:space="preserve"> </w:t>
      </w:r>
      <w:proofErr w:type="spellStart"/>
      <w:r w:rsidRPr="00E569C6">
        <w:t>cấp</w:t>
      </w:r>
      <w:proofErr w:type="spellEnd"/>
      <w:r w:rsidRPr="00E569C6">
        <w:t xml:space="preserve"> </w:t>
      </w:r>
      <w:proofErr w:type="spellStart"/>
      <w:r w:rsidRPr="00E569C6">
        <w:t>thiết</w:t>
      </w:r>
      <w:proofErr w:type="spellEnd"/>
      <w:r w:rsidRPr="00E569C6">
        <w:t xml:space="preserve"> </w:t>
      </w:r>
      <w:proofErr w:type="spellStart"/>
      <w:r w:rsidRPr="00E569C6">
        <w:t>và</w:t>
      </w:r>
      <w:proofErr w:type="spellEnd"/>
      <w:r w:rsidRPr="00E569C6">
        <w:t xml:space="preserve"> </w:t>
      </w:r>
      <w:proofErr w:type="spellStart"/>
      <w:r w:rsidRPr="00E569C6">
        <w:t>hàng</w:t>
      </w:r>
      <w:proofErr w:type="spellEnd"/>
      <w:r w:rsidRPr="00E569C6">
        <w:t xml:space="preserve"> </w:t>
      </w:r>
      <w:proofErr w:type="spellStart"/>
      <w:r w:rsidRPr="00E569C6">
        <w:t>đầu</w:t>
      </w:r>
      <w:proofErr w:type="spellEnd"/>
      <w:r w:rsidRPr="00E569C6">
        <w:t xml:space="preserve"> </w:t>
      </w:r>
      <w:proofErr w:type="spellStart"/>
      <w:r w:rsidRPr="00E569C6">
        <w:t>giúp</w:t>
      </w:r>
      <w:proofErr w:type="spellEnd"/>
      <w:r w:rsidRPr="00E569C6">
        <w:t xml:space="preserve"> </w:t>
      </w:r>
      <w:proofErr w:type="spellStart"/>
      <w:r w:rsidR="00B741EE" w:rsidRPr="00E569C6">
        <w:t>các</w:t>
      </w:r>
      <w:proofErr w:type="spellEnd"/>
      <w:r w:rsidR="00B741EE" w:rsidRPr="00E569C6">
        <w:t xml:space="preserve"> </w:t>
      </w:r>
      <w:proofErr w:type="spellStart"/>
      <w:r w:rsidR="00B741EE" w:rsidRPr="00E569C6">
        <w:t>nhà</w:t>
      </w:r>
      <w:proofErr w:type="spellEnd"/>
      <w:r w:rsidR="00B741EE" w:rsidRPr="00E569C6">
        <w:t xml:space="preserve"> </w:t>
      </w:r>
      <w:proofErr w:type="spellStart"/>
      <w:r w:rsidR="00B741EE" w:rsidRPr="00E569C6">
        <w:t>nghiên</w:t>
      </w:r>
      <w:proofErr w:type="spellEnd"/>
      <w:r w:rsidR="00B741EE" w:rsidRPr="00E569C6">
        <w:t xml:space="preserve"> </w:t>
      </w:r>
      <w:proofErr w:type="spellStart"/>
      <w:r w:rsidR="00B741EE" w:rsidRPr="00E569C6">
        <w:t>cứu</w:t>
      </w:r>
      <w:proofErr w:type="spellEnd"/>
      <w:r w:rsidR="00B741EE" w:rsidRPr="00E569C6">
        <w:t xml:space="preserve"> </w:t>
      </w:r>
      <w:proofErr w:type="spellStart"/>
      <w:r w:rsidR="00B741EE" w:rsidRPr="00E569C6">
        <w:t>có</w:t>
      </w:r>
      <w:proofErr w:type="spellEnd"/>
      <w:r w:rsidR="00B741EE" w:rsidRPr="00E569C6">
        <w:t xml:space="preserve"> </w:t>
      </w:r>
      <w:proofErr w:type="spellStart"/>
      <w:r w:rsidR="00B741EE" w:rsidRPr="00E569C6">
        <w:t>đủ</w:t>
      </w:r>
      <w:proofErr w:type="spellEnd"/>
      <w:r w:rsidR="00B741EE" w:rsidRPr="00E569C6">
        <w:t xml:space="preserve"> </w:t>
      </w:r>
      <w:proofErr w:type="spellStart"/>
      <w:r w:rsidR="00B741EE" w:rsidRPr="00E569C6">
        <w:t>dữ</w:t>
      </w:r>
      <w:proofErr w:type="spellEnd"/>
      <w:r w:rsidR="00B741EE" w:rsidRPr="00E569C6">
        <w:t xml:space="preserve"> </w:t>
      </w:r>
      <w:proofErr w:type="spellStart"/>
      <w:r w:rsidR="00B741EE" w:rsidRPr="00E569C6">
        <w:t>liệu</w:t>
      </w:r>
      <w:proofErr w:type="spellEnd"/>
      <w:r w:rsidR="00B741EE" w:rsidRPr="00E569C6">
        <w:t xml:space="preserve"> </w:t>
      </w:r>
      <w:proofErr w:type="spellStart"/>
      <w:r w:rsidR="00B741EE" w:rsidRPr="00E569C6">
        <w:t>để</w:t>
      </w:r>
      <w:proofErr w:type="spellEnd"/>
      <w:r w:rsidR="00B741EE" w:rsidRPr="00E569C6">
        <w:t xml:space="preserve"> </w:t>
      </w:r>
      <w:proofErr w:type="spellStart"/>
      <w:r w:rsidR="00B741EE" w:rsidRPr="00E569C6">
        <w:t>thực</w:t>
      </w:r>
      <w:proofErr w:type="spellEnd"/>
      <w:r w:rsidR="00B741EE" w:rsidRPr="00E569C6">
        <w:t xml:space="preserve"> </w:t>
      </w:r>
      <w:proofErr w:type="spellStart"/>
      <w:r w:rsidR="00B741EE" w:rsidRPr="00E569C6">
        <w:t>hiện</w:t>
      </w:r>
      <w:proofErr w:type="spellEnd"/>
      <w:r w:rsidR="00B741EE" w:rsidRPr="00E569C6">
        <w:t xml:space="preserve"> </w:t>
      </w:r>
      <w:proofErr w:type="spellStart"/>
      <w:r w:rsidR="00B741EE" w:rsidRPr="00E569C6">
        <w:t>các</w:t>
      </w:r>
      <w:proofErr w:type="spellEnd"/>
      <w:r w:rsidR="00B741EE" w:rsidRPr="00E569C6">
        <w:t xml:space="preserve"> </w:t>
      </w:r>
      <w:proofErr w:type="spellStart"/>
      <w:r w:rsidR="00B741EE" w:rsidRPr="00E569C6">
        <w:t>nghiên</w:t>
      </w:r>
      <w:proofErr w:type="spellEnd"/>
      <w:r w:rsidR="00B741EE" w:rsidRPr="00E569C6">
        <w:t xml:space="preserve"> </w:t>
      </w:r>
      <w:proofErr w:type="spellStart"/>
      <w:r w:rsidR="00B741EE" w:rsidRPr="00E569C6">
        <w:t>cứu</w:t>
      </w:r>
      <w:proofErr w:type="spellEnd"/>
      <w:r w:rsidR="00B741EE" w:rsidRPr="00E569C6">
        <w:t xml:space="preserve"> </w:t>
      </w:r>
      <w:proofErr w:type="spellStart"/>
      <w:r w:rsidR="00B741EE" w:rsidRPr="00E569C6">
        <w:t>khác</w:t>
      </w:r>
      <w:proofErr w:type="spellEnd"/>
      <w:r w:rsidR="00B741EE" w:rsidRPr="00E569C6">
        <w:t xml:space="preserve"> </w:t>
      </w:r>
      <w:proofErr w:type="spellStart"/>
      <w:r w:rsidR="00B741EE" w:rsidRPr="00E569C6">
        <w:t>dựa</w:t>
      </w:r>
      <w:proofErr w:type="spellEnd"/>
      <w:r w:rsidR="00B741EE" w:rsidRPr="00E569C6">
        <w:t xml:space="preserve"> </w:t>
      </w:r>
      <w:proofErr w:type="spellStart"/>
      <w:r w:rsidR="00B741EE" w:rsidRPr="00E569C6">
        <w:t>trên</w:t>
      </w:r>
      <w:proofErr w:type="spellEnd"/>
      <w:r w:rsidR="00B741EE" w:rsidRPr="00E569C6">
        <w:t xml:space="preserve"> </w:t>
      </w:r>
      <w:proofErr w:type="spellStart"/>
      <w:r w:rsidR="00B741EE" w:rsidRPr="00E569C6">
        <w:t>cơ</w:t>
      </w:r>
      <w:proofErr w:type="spellEnd"/>
      <w:r w:rsidR="00B741EE" w:rsidRPr="00E569C6">
        <w:t xml:space="preserve"> </w:t>
      </w:r>
      <w:proofErr w:type="spellStart"/>
      <w:r w:rsidR="00B741EE" w:rsidRPr="00E569C6">
        <w:t>sở</w:t>
      </w:r>
      <w:proofErr w:type="spellEnd"/>
      <w:r w:rsidR="00B741EE" w:rsidRPr="00E569C6">
        <w:t xml:space="preserve"> </w:t>
      </w:r>
      <w:proofErr w:type="spellStart"/>
      <w:r w:rsidR="00B741EE" w:rsidRPr="00E569C6">
        <w:t>nguồn</w:t>
      </w:r>
      <w:proofErr w:type="spellEnd"/>
      <w:r w:rsidR="00B741EE" w:rsidRPr="00E569C6">
        <w:t xml:space="preserve"> </w:t>
      </w:r>
      <w:proofErr w:type="spellStart"/>
      <w:r w:rsidR="00B741EE" w:rsidRPr="00E569C6">
        <w:t>dữ</w:t>
      </w:r>
      <w:proofErr w:type="spellEnd"/>
      <w:r w:rsidR="00B741EE" w:rsidRPr="00E569C6">
        <w:t xml:space="preserve"> </w:t>
      </w:r>
      <w:proofErr w:type="spellStart"/>
      <w:r w:rsidR="00B741EE" w:rsidRPr="00E569C6">
        <w:t>liệu</w:t>
      </w:r>
      <w:proofErr w:type="spellEnd"/>
      <w:r w:rsidR="00B741EE" w:rsidRPr="00E569C6">
        <w:t xml:space="preserve"> ban </w:t>
      </w:r>
      <w:proofErr w:type="spellStart"/>
      <w:r w:rsidR="00B741EE" w:rsidRPr="00E569C6">
        <w:t>đầu</w:t>
      </w:r>
      <w:proofErr w:type="spellEnd"/>
      <w:r w:rsidR="00B741EE" w:rsidRPr="00E569C6">
        <w:t xml:space="preserve"> </w:t>
      </w:r>
      <w:proofErr w:type="spellStart"/>
      <w:r w:rsidR="00B741EE" w:rsidRPr="00E569C6">
        <w:t>như</w:t>
      </w:r>
      <w:proofErr w:type="spellEnd"/>
      <w:r w:rsidR="00B741EE" w:rsidRPr="00E569C6">
        <w:t xml:space="preserve"> </w:t>
      </w:r>
      <w:proofErr w:type="spellStart"/>
      <w:r w:rsidR="00B741EE" w:rsidRPr="00E569C6">
        <w:t>rút</w:t>
      </w:r>
      <w:proofErr w:type="spellEnd"/>
      <w:r w:rsidR="00B741EE" w:rsidRPr="00E569C6">
        <w:t xml:space="preserve"> </w:t>
      </w:r>
      <w:proofErr w:type="spellStart"/>
      <w:r w:rsidR="00B741EE" w:rsidRPr="00E569C6">
        <w:t>trích</w:t>
      </w:r>
      <w:proofErr w:type="spellEnd"/>
      <w:r w:rsidR="00B741EE" w:rsidRPr="00E569C6">
        <w:t xml:space="preserve"> </w:t>
      </w:r>
      <w:proofErr w:type="spellStart"/>
      <w:r w:rsidR="00B741EE" w:rsidRPr="00E569C6">
        <w:t>đặc</w:t>
      </w:r>
      <w:proofErr w:type="spellEnd"/>
      <w:r w:rsidR="00B741EE" w:rsidRPr="00E569C6">
        <w:t xml:space="preserve"> </w:t>
      </w:r>
      <w:proofErr w:type="spellStart"/>
      <w:r w:rsidR="00B741EE" w:rsidRPr="00E569C6">
        <w:t>trưng</w:t>
      </w:r>
      <w:proofErr w:type="spellEnd"/>
      <w:r w:rsidR="00B741EE" w:rsidRPr="00E569C6">
        <w:t xml:space="preserve">, </w:t>
      </w:r>
      <w:proofErr w:type="spellStart"/>
      <w:r w:rsidR="00B741EE" w:rsidRPr="00E569C6">
        <w:t>ứng</w:t>
      </w:r>
      <w:proofErr w:type="spellEnd"/>
      <w:r w:rsidR="00B741EE" w:rsidRPr="00E569C6">
        <w:t xml:space="preserve"> </w:t>
      </w:r>
      <w:proofErr w:type="spellStart"/>
      <w:r w:rsidR="00B741EE" w:rsidRPr="00E569C6">
        <w:t>dụng</w:t>
      </w:r>
      <w:proofErr w:type="spellEnd"/>
      <w:r w:rsidR="00B741EE" w:rsidRPr="00E569C6">
        <w:t xml:space="preserve"> </w:t>
      </w:r>
      <w:proofErr w:type="spellStart"/>
      <w:r w:rsidR="00B741EE" w:rsidRPr="00E569C6">
        <w:t>các</w:t>
      </w:r>
      <w:proofErr w:type="spellEnd"/>
      <w:r w:rsidR="00B741EE" w:rsidRPr="00E569C6">
        <w:t xml:space="preserve"> </w:t>
      </w:r>
      <w:proofErr w:type="spellStart"/>
      <w:r w:rsidR="00DB7E16" w:rsidRPr="00E569C6">
        <w:t>kỹ</w:t>
      </w:r>
      <w:proofErr w:type="spellEnd"/>
      <w:r w:rsidR="00DB7E16" w:rsidRPr="00E569C6">
        <w:t xml:space="preserve"> </w:t>
      </w:r>
      <w:proofErr w:type="spellStart"/>
      <w:r w:rsidR="00DB7E16" w:rsidRPr="00E569C6">
        <w:t>thuật</w:t>
      </w:r>
      <w:proofErr w:type="spellEnd"/>
      <w:r w:rsidR="00DB7E16" w:rsidRPr="00E569C6">
        <w:t xml:space="preserve"> </w:t>
      </w:r>
      <w:proofErr w:type="spellStart"/>
      <w:r w:rsidR="00DB7E16" w:rsidRPr="00E569C6">
        <w:t>học</w:t>
      </w:r>
      <w:proofErr w:type="spellEnd"/>
      <w:r w:rsidR="00DB7E16" w:rsidRPr="00E569C6">
        <w:t xml:space="preserve"> </w:t>
      </w:r>
      <w:proofErr w:type="spellStart"/>
      <w:r w:rsidR="00DB7E16" w:rsidRPr="00E569C6">
        <w:t>máy</w:t>
      </w:r>
      <w:proofErr w:type="spellEnd"/>
      <w:r w:rsidR="00DB7E16" w:rsidRPr="00E569C6">
        <w:t xml:space="preserve">, </w:t>
      </w:r>
      <w:proofErr w:type="spellStart"/>
      <w:r w:rsidR="00DB7E16" w:rsidRPr="00E569C6">
        <w:t>học</w:t>
      </w:r>
      <w:proofErr w:type="spellEnd"/>
      <w:r w:rsidR="00DB7E16" w:rsidRPr="00E569C6">
        <w:t xml:space="preserve"> </w:t>
      </w:r>
      <w:proofErr w:type="spellStart"/>
      <w:r w:rsidR="00DB7E16" w:rsidRPr="00E569C6">
        <w:t>sâu</w:t>
      </w:r>
      <w:proofErr w:type="spellEnd"/>
      <w:r w:rsidR="00DB7E16" w:rsidRPr="00E569C6">
        <w:t xml:space="preserve"> </w:t>
      </w:r>
      <w:proofErr w:type="spellStart"/>
      <w:r w:rsidR="00DB7E16" w:rsidRPr="00E569C6">
        <w:t>nhằm</w:t>
      </w:r>
      <w:proofErr w:type="spellEnd"/>
      <w:r w:rsidR="00DB7E16" w:rsidRPr="00E569C6">
        <w:t xml:space="preserve"> </w:t>
      </w:r>
      <w:proofErr w:type="spellStart"/>
      <w:r w:rsidR="00DB7E16" w:rsidRPr="00E569C6">
        <w:t>tạo</w:t>
      </w:r>
      <w:proofErr w:type="spellEnd"/>
      <w:r w:rsidR="00DB7E16" w:rsidRPr="00E569C6">
        <w:t xml:space="preserve"> </w:t>
      </w:r>
      <w:proofErr w:type="spellStart"/>
      <w:r w:rsidR="00DB7E16" w:rsidRPr="00E569C6">
        <w:t>ra</w:t>
      </w:r>
      <w:proofErr w:type="spellEnd"/>
      <w:r w:rsidR="00DB7E16" w:rsidRPr="00E569C6">
        <w:t xml:space="preserve"> </w:t>
      </w:r>
      <w:proofErr w:type="spellStart"/>
      <w:r w:rsidR="00DB7E16" w:rsidRPr="00E569C6">
        <w:t>các</w:t>
      </w:r>
      <w:proofErr w:type="spellEnd"/>
      <w:r w:rsidR="00DB7E16" w:rsidRPr="00E569C6">
        <w:t xml:space="preserve"> </w:t>
      </w:r>
      <w:proofErr w:type="spellStart"/>
      <w:r w:rsidR="00DB7E16" w:rsidRPr="00E569C6">
        <w:t>ứng</w:t>
      </w:r>
      <w:proofErr w:type="spellEnd"/>
      <w:r w:rsidR="00DB7E16" w:rsidRPr="00E569C6">
        <w:t xml:space="preserve"> </w:t>
      </w:r>
      <w:proofErr w:type="spellStart"/>
      <w:r w:rsidR="00DB7E16" w:rsidRPr="00E569C6">
        <w:t>dụng</w:t>
      </w:r>
      <w:proofErr w:type="spellEnd"/>
      <w:r w:rsidR="00DB7E16" w:rsidRPr="00E569C6">
        <w:t xml:space="preserve"> </w:t>
      </w:r>
      <w:proofErr w:type="spellStart"/>
      <w:r w:rsidR="00DB7E16" w:rsidRPr="00E569C6">
        <w:t>hữu</w:t>
      </w:r>
      <w:proofErr w:type="spellEnd"/>
      <w:r w:rsidR="00DB7E16" w:rsidRPr="00E569C6">
        <w:t xml:space="preserve"> </w:t>
      </w:r>
      <w:proofErr w:type="spellStart"/>
      <w:r w:rsidR="00DB7E16" w:rsidRPr="00E569C6">
        <w:t>ích</w:t>
      </w:r>
      <w:proofErr w:type="spellEnd"/>
      <w:r w:rsidR="00DB7E16" w:rsidRPr="00E569C6">
        <w:t xml:space="preserve"> </w:t>
      </w:r>
      <w:proofErr w:type="spellStart"/>
      <w:r w:rsidR="00DB7E16" w:rsidRPr="00E569C6">
        <w:t>cho</w:t>
      </w:r>
      <w:proofErr w:type="spellEnd"/>
      <w:r w:rsidR="00DB7E16" w:rsidRPr="00E569C6">
        <w:t xml:space="preserve"> </w:t>
      </w:r>
      <w:proofErr w:type="spellStart"/>
      <w:r w:rsidR="00DB7E16" w:rsidRPr="00E569C6">
        <w:t>người</w:t>
      </w:r>
      <w:proofErr w:type="spellEnd"/>
      <w:r w:rsidR="00DB7E16" w:rsidRPr="00E569C6">
        <w:t xml:space="preserve"> </w:t>
      </w:r>
      <w:proofErr w:type="spellStart"/>
      <w:r w:rsidR="00DB7E16" w:rsidRPr="00E569C6">
        <w:t>dùng</w:t>
      </w:r>
      <w:proofErr w:type="spellEnd"/>
      <w:r w:rsidR="00DB7E16" w:rsidRPr="00E569C6">
        <w:t xml:space="preserve"> </w:t>
      </w:r>
      <w:proofErr w:type="spellStart"/>
      <w:r w:rsidR="00DB7E16" w:rsidRPr="00E569C6">
        <w:t>dựa</w:t>
      </w:r>
      <w:proofErr w:type="spellEnd"/>
      <w:r w:rsidR="00DB7E16" w:rsidRPr="00E569C6">
        <w:t xml:space="preserve"> </w:t>
      </w:r>
      <w:proofErr w:type="spellStart"/>
      <w:r w:rsidR="00DB7E16" w:rsidRPr="00E569C6">
        <w:t>trên</w:t>
      </w:r>
      <w:proofErr w:type="spellEnd"/>
      <w:r w:rsidR="00DB7E16" w:rsidRPr="00E569C6">
        <w:t xml:space="preserve"> </w:t>
      </w:r>
      <w:proofErr w:type="spellStart"/>
      <w:r w:rsidR="00DB7E16" w:rsidRPr="00E569C6">
        <w:t>các</w:t>
      </w:r>
      <w:proofErr w:type="spellEnd"/>
      <w:r w:rsidR="00DB7E16" w:rsidRPr="00E569C6">
        <w:t xml:space="preserve"> tri </w:t>
      </w:r>
      <w:proofErr w:type="spellStart"/>
      <w:r w:rsidR="00DB7E16" w:rsidRPr="00E569C6">
        <w:t>thức</w:t>
      </w:r>
      <w:proofErr w:type="spellEnd"/>
      <w:r w:rsidR="00DB7E16" w:rsidRPr="00E569C6">
        <w:t xml:space="preserve"> </w:t>
      </w:r>
      <w:proofErr w:type="spellStart"/>
      <w:r w:rsidR="00DB7E16" w:rsidRPr="00E569C6">
        <w:t>được</w:t>
      </w:r>
      <w:proofErr w:type="spellEnd"/>
      <w:r w:rsidR="00DB7E16" w:rsidRPr="00E569C6">
        <w:t xml:space="preserve"> </w:t>
      </w:r>
      <w:proofErr w:type="spellStart"/>
      <w:r w:rsidR="00DB7E16" w:rsidRPr="00E569C6">
        <w:t>tích</w:t>
      </w:r>
      <w:proofErr w:type="spellEnd"/>
      <w:r w:rsidR="00DB7E16" w:rsidRPr="00E569C6">
        <w:t xml:space="preserve"> </w:t>
      </w:r>
      <w:proofErr w:type="spellStart"/>
      <w:r w:rsidR="00DB7E16" w:rsidRPr="00E569C6">
        <w:t>góp</w:t>
      </w:r>
      <w:proofErr w:type="spellEnd"/>
      <w:r w:rsidR="00DB7E16" w:rsidRPr="00E569C6">
        <w:t xml:space="preserve"> </w:t>
      </w:r>
      <w:proofErr w:type="spellStart"/>
      <w:r w:rsidR="00DB7E16" w:rsidRPr="00E569C6">
        <w:t>và</w:t>
      </w:r>
      <w:proofErr w:type="spellEnd"/>
      <w:r w:rsidR="00DB7E16" w:rsidRPr="00E569C6">
        <w:t xml:space="preserve"> </w:t>
      </w:r>
      <w:proofErr w:type="spellStart"/>
      <w:r w:rsidR="00DB7E16" w:rsidRPr="00E569C6">
        <w:t>ghi</w:t>
      </w:r>
      <w:proofErr w:type="spellEnd"/>
      <w:r w:rsidR="00DB7E16" w:rsidRPr="00E569C6">
        <w:t xml:space="preserve"> </w:t>
      </w:r>
      <w:proofErr w:type="spellStart"/>
      <w:r w:rsidR="00DB7E16" w:rsidRPr="00E569C6">
        <w:t>chép</w:t>
      </w:r>
      <w:proofErr w:type="spellEnd"/>
      <w:r w:rsidR="00DB7E16" w:rsidRPr="00E569C6">
        <w:t xml:space="preserve"> </w:t>
      </w:r>
      <w:proofErr w:type="spellStart"/>
      <w:r w:rsidR="00DB7E16" w:rsidRPr="00E569C6">
        <w:t>lại</w:t>
      </w:r>
      <w:proofErr w:type="spellEnd"/>
      <w:r w:rsidR="00DB7E16" w:rsidRPr="00E569C6">
        <w:t xml:space="preserve"> </w:t>
      </w:r>
      <w:proofErr w:type="spellStart"/>
      <w:r w:rsidR="00DB7E16" w:rsidRPr="00E569C6">
        <w:t>bằng</w:t>
      </w:r>
      <w:proofErr w:type="spellEnd"/>
      <w:r w:rsidR="00DB7E16" w:rsidRPr="00E569C6">
        <w:t xml:space="preserve"> </w:t>
      </w:r>
      <w:proofErr w:type="spellStart"/>
      <w:r w:rsidR="00DB7E16" w:rsidRPr="00E569C6">
        <w:t>chữ</w:t>
      </w:r>
      <w:proofErr w:type="spellEnd"/>
      <w:r w:rsidR="00DB7E16" w:rsidRPr="00E569C6">
        <w:t xml:space="preserve"> </w:t>
      </w:r>
      <w:proofErr w:type="spellStart"/>
      <w:r w:rsidR="00DB7E16" w:rsidRPr="00E569C6">
        <w:t>Nôm</w:t>
      </w:r>
      <w:proofErr w:type="spellEnd"/>
      <w:r w:rsidR="00DB7E16" w:rsidRPr="00E569C6">
        <w:t xml:space="preserve"> </w:t>
      </w:r>
      <w:proofErr w:type="spellStart"/>
      <w:r w:rsidR="00DB7E16" w:rsidRPr="00E569C6">
        <w:t>trong</w:t>
      </w:r>
      <w:proofErr w:type="spellEnd"/>
      <w:r w:rsidR="00DB7E16" w:rsidRPr="00E569C6">
        <w:t xml:space="preserve"> </w:t>
      </w:r>
      <w:proofErr w:type="spellStart"/>
      <w:r w:rsidR="00DB7E16" w:rsidRPr="00E569C6">
        <w:t>suốt</w:t>
      </w:r>
      <w:proofErr w:type="spellEnd"/>
      <w:r w:rsidR="00DB7E16" w:rsidRPr="00E569C6">
        <w:t xml:space="preserve"> </w:t>
      </w:r>
      <w:proofErr w:type="spellStart"/>
      <w:r w:rsidR="00DB7E16" w:rsidRPr="00E569C6">
        <w:t>hàng</w:t>
      </w:r>
      <w:proofErr w:type="spellEnd"/>
      <w:r w:rsidR="00DB7E16" w:rsidRPr="00E569C6">
        <w:t xml:space="preserve"> </w:t>
      </w:r>
      <w:proofErr w:type="spellStart"/>
      <w:r w:rsidR="00DB7E16" w:rsidRPr="00E569C6">
        <w:t>kỷ</w:t>
      </w:r>
      <w:proofErr w:type="spellEnd"/>
      <w:r w:rsidR="00DB7E16" w:rsidRPr="00E569C6">
        <w:t xml:space="preserve"> (</w:t>
      </w:r>
      <w:proofErr w:type="spellStart"/>
      <w:r w:rsidR="00DB7E16" w:rsidRPr="00E569C6">
        <w:t>từ</w:t>
      </w:r>
      <w:proofErr w:type="spellEnd"/>
      <w:r w:rsidR="00DB7E16" w:rsidRPr="00E569C6">
        <w:t xml:space="preserve"> </w:t>
      </w:r>
      <w:proofErr w:type="spellStart"/>
      <w:r w:rsidR="00DB7E16" w:rsidRPr="00E569C6">
        <w:t>khoảng</w:t>
      </w:r>
      <w:proofErr w:type="spellEnd"/>
      <w:r w:rsidR="00DB7E16" w:rsidRPr="00E569C6">
        <w:t xml:space="preserve"> </w:t>
      </w:r>
      <w:proofErr w:type="spellStart"/>
      <w:r w:rsidR="00DB7E16" w:rsidRPr="00E569C6">
        <w:t>thế</w:t>
      </w:r>
      <w:proofErr w:type="spellEnd"/>
      <w:r w:rsidR="00DB7E16" w:rsidRPr="00E569C6">
        <w:t xml:space="preserve"> </w:t>
      </w:r>
      <w:proofErr w:type="spellStart"/>
      <w:r w:rsidR="00DB7E16" w:rsidRPr="00E569C6">
        <w:t>kỷ</w:t>
      </w:r>
      <w:proofErr w:type="spellEnd"/>
      <w:r w:rsidR="00DB7E16" w:rsidRPr="00E569C6">
        <w:t xml:space="preserve"> </w:t>
      </w:r>
      <w:proofErr w:type="spellStart"/>
      <w:r w:rsidR="00DB7E16" w:rsidRPr="00E569C6">
        <w:t>thứ</w:t>
      </w:r>
      <w:proofErr w:type="spellEnd"/>
      <w:r w:rsidR="00DB7E16" w:rsidRPr="00E569C6">
        <w:t xml:space="preserve"> 10 </w:t>
      </w:r>
      <w:proofErr w:type="spellStart"/>
      <w:r w:rsidR="00DB7E16" w:rsidRPr="00E569C6">
        <w:t>đến</w:t>
      </w:r>
      <w:proofErr w:type="spellEnd"/>
      <w:r w:rsidR="00DB7E16" w:rsidRPr="00E569C6">
        <w:t xml:space="preserve"> </w:t>
      </w:r>
      <w:proofErr w:type="spellStart"/>
      <w:r w:rsidR="00DB7E16" w:rsidRPr="00E569C6">
        <w:t>đầu</w:t>
      </w:r>
      <w:proofErr w:type="spellEnd"/>
      <w:r w:rsidR="00DB7E16" w:rsidRPr="00E569C6">
        <w:t xml:space="preserve"> </w:t>
      </w:r>
      <w:proofErr w:type="spellStart"/>
      <w:r w:rsidR="00DB7E16" w:rsidRPr="00E569C6">
        <w:t>thế</w:t>
      </w:r>
      <w:proofErr w:type="spellEnd"/>
      <w:r w:rsidR="00DB7E16" w:rsidRPr="00E569C6">
        <w:t xml:space="preserve"> </w:t>
      </w:r>
      <w:proofErr w:type="spellStart"/>
      <w:r w:rsidR="00DB7E16" w:rsidRPr="00E569C6">
        <w:t>kỷ</w:t>
      </w:r>
      <w:proofErr w:type="spellEnd"/>
      <w:r w:rsidR="00DB7E16" w:rsidRPr="00E569C6">
        <w:t xml:space="preserve"> </w:t>
      </w:r>
      <w:proofErr w:type="spellStart"/>
      <w:r w:rsidR="00DB7E16" w:rsidRPr="00E569C6">
        <w:t>thứ</w:t>
      </w:r>
      <w:proofErr w:type="spellEnd"/>
      <w:r w:rsidR="00DB7E16" w:rsidRPr="00E569C6">
        <w:t xml:space="preserve"> 20). </w:t>
      </w:r>
      <w:proofErr w:type="spellStart"/>
      <w:r w:rsidR="00DB7E16" w:rsidRPr="00E569C6">
        <w:t>Một</w:t>
      </w:r>
      <w:proofErr w:type="spellEnd"/>
      <w:r w:rsidR="00DB7E16" w:rsidRPr="00E569C6">
        <w:t xml:space="preserve"> </w:t>
      </w:r>
      <w:proofErr w:type="spellStart"/>
      <w:r w:rsidR="00DB7E16" w:rsidRPr="00E569C6">
        <w:t>trong</w:t>
      </w:r>
      <w:proofErr w:type="spellEnd"/>
      <w:r w:rsidR="00DB7E16" w:rsidRPr="00E569C6">
        <w:t xml:space="preserve"> </w:t>
      </w:r>
      <w:proofErr w:type="spellStart"/>
      <w:r w:rsidR="00DB7E16" w:rsidRPr="00E569C6">
        <w:t>số</w:t>
      </w:r>
      <w:proofErr w:type="spellEnd"/>
      <w:r w:rsidR="00DB7E16" w:rsidRPr="00E569C6">
        <w:t xml:space="preserve"> </w:t>
      </w:r>
      <w:proofErr w:type="spellStart"/>
      <w:r w:rsidR="00DB7E16" w:rsidRPr="00E569C6">
        <w:t>đó</w:t>
      </w:r>
      <w:proofErr w:type="spellEnd"/>
      <w:r w:rsidR="00DB7E16" w:rsidRPr="00E569C6">
        <w:t xml:space="preserve"> </w:t>
      </w:r>
      <w:proofErr w:type="spellStart"/>
      <w:r w:rsidR="00DB7E16" w:rsidRPr="00E569C6">
        <w:t>phải</w:t>
      </w:r>
      <w:proofErr w:type="spellEnd"/>
      <w:r w:rsidR="00DB7E16" w:rsidRPr="00E569C6">
        <w:t xml:space="preserve"> </w:t>
      </w:r>
      <w:proofErr w:type="spellStart"/>
      <w:r w:rsidR="00DB7E16" w:rsidRPr="00E569C6">
        <w:t>kể</w:t>
      </w:r>
      <w:proofErr w:type="spellEnd"/>
      <w:r w:rsidR="00DB7E16" w:rsidRPr="00E569C6">
        <w:t xml:space="preserve"> </w:t>
      </w:r>
      <w:proofErr w:type="spellStart"/>
      <w:r w:rsidR="00DB7E16" w:rsidRPr="00E569C6">
        <w:t>đến</w:t>
      </w:r>
      <w:proofErr w:type="spellEnd"/>
      <w:r w:rsidR="00DB7E16" w:rsidRPr="00E569C6">
        <w:t xml:space="preserve"> </w:t>
      </w:r>
      <w:proofErr w:type="spellStart"/>
      <w:r w:rsidR="00DB7E16" w:rsidRPr="00E569C6">
        <w:t>là</w:t>
      </w:r>
      <w:proofErr w:type="spellEnd"/>
      <w:r w:rsidR="00DB7E16" w:rsidRPr="00E569C6">
        <w:t xml:space="preserve"> </w:t>
      </w:r>
      <w:proofErr w:type="spellStart"/>
      <w:r w:rsidR="00DB7E16" w:rsidRPr="00E569C6">
        <w:t>nỗ</w:t>
      </w:r>
      <w:proofErr w:type="spellEnd"/>
      <w:r w:rsidR="00DB7E16" w:rsidRPr="00E569C6">
        <w:t xml:space="preserve"> </w:t>
      </w:r>
      <w:proofErr w:type="spellStart"/>
      <w:r w:rsidR="00DB7E16" w:rsidRPr="00E569C6">
        <w:t>lực</w:t>
      </w:r>
      <w:proofErr w:type="spellEnd"/>
      <w:r w:rsidR="00DB7E16" w:rsidRPr="00E569C6">
        <w:t xml:space="preserve"> </w:t>
      </w:r>
      <w:proofErr w:type="spellStart"/>
      <w:r w:rsidR="00DB7E16" w:rsidRPr="00E569C6">
        <w:t>thu</w:t>
      </w:r>
      <w:proofErr w:type="spellEnd"/>
      <w:r w:rsidR="00DB7E16" w:rsidRPr="00E569C6">
        <w:t xml:space="preserve"> </w:t>
      </w:r>
      <w:proofErr w:type="spellStart"/>
      <w:r w:rsidR="00DB7E16" w:rsidRPr="00E569C6">
        <w:t>thập</w:t>
      </w:r>
      <w:proofErr w:type="spellEnd"/>
      <w:r w:rsidR="00DB7E16" w:rsidRPr="00E569C6">
        <w:t xml:space="preserve"> </w:t>
      </w:r>
      <w:proofErr w:type="spellStart"/>
      <w:r w:rsidR="00DB7E16" w:rsidRPr="00E569C6">
        <w:t>các</w:t>
      </w:r>
      <w:proofErr w:type="spellEnd"/>
      <w:r w:rsidR="00DB7E16" w:rsidRPr="00E569C6">
        <w:t xml:space="preserve"> </w:t>
      </w:r>
      <w:proofErr w:type="spellStart"/>
      <w:r w:rsidR="00DB7E16" w:rsidRPr="00E569C6">
        <w:t>tài</w:t>
      </w:r>
      <w:proofErr w:type="spellEnd"/>
      <w:r w:rsidR="00DB7E16" w:rsidRPr="00E569C6">
        <w:t xml:space="preserve"> </w:t>
      </w:r>
      <w:proofErr w:type="spellStart"/>
      <w:r w:rsidR="00DB7E16" w:rsidRPr="00E569C6">
        <w:t>liệu</w:t>
      </w:r>
      <w:proofErr w:type="spellEnd"/>
      <w:r w:rsidR="00DB7E16" w:rsidRPr="00E569C6">
        <w:t xml:space="preserve"> </w:t>
      </w:r>
      <w:proofErr w:type="spellStart"/>
      <w:r w:rsidR="00A60621" w:rsidRPr="00E569C6">
        <w:t>chữ</w:t>
      </w:r>
      <w:proofErr w:type="spellEnd"/>
      <w:r w:rsidR="00A60621" w:rsidRPr="00E569C6">
        <w:t xml:space="preserve"> </w:t>
      </w:r>
      <w:proofErr w:type="spellStart"/>
      <w:r w:rsidR="00A60621" w:rsidRPr="00E569C6">
        <w:t>Nôm</w:t>
      </w:r>
      <w:proofErr w:type="spellEnd"/>
      <w:r w:rsidR="00A60621" w:rsidRPr="00E569C6">
        <w:t xml:space="preserve"> </w:t>
      </w:r>
      <w:proofErr w:type="spellStart"/>
      <w:r w:rsidR="00A60621" w:rsidRPr="00E569C6">
        <w:t>viết</w:t>
      </w:r>
      <w:proofErr w:type="spellEnd"/>
      <w:r w:rsidR="00A60621" w:rsidRPr="00E569C6">
        <w:t xml:space="preserve"> </w:t>
      </w:r>
      <w:proofErr w:type="spellStart"/>
      <w:r w:rsidR="00A60621" w:rsidRPr="00E569C6">
        <w:t>tay</w:t>
      </w:r>
      <w:proofErr w:type="spellEnd"/>
      <w:r w:rsidR="00A60621" w:rsidRPr="00E569C6">
        <w:t xml:space="preserve"> </w:t>
      </w:r>
      <w:proofErr w:type="spellStart"/>
      <w:r w:rsidR="00A60621" w:rsidRPr="00E569C6">
        <w:t>từ</w:t>
      </w:r>
      <w:proofErr w:type="spellEnd"/>
      <w:r w:rsidR="00A60621" w:rsidRPr="00E569C6">
        <w:t xml:space="preserve"> </w:t>
      </w:r>
      <w:proofErr w:type="spellStart"/>
      <w:r w:rsidR="00977C23" w:rsidRPr="00E569C6">
        <w:t>hình</w:t>
      </w:r>
      <w:proofErr w:type="spellEnd"/>
      <w:r w:rsidR="00977C23" w:rsidRPr="00E569C6">
        <w:t xml:space="preserve"> </w:t>
      </w:r>
      <w:proofErr w:type="spellStart"/>
      <w:r w:rsidR="00977C23" w:rsidRPr="00E569C6">
        <w:t>ảnh</w:t>
      </w:r>
      <w:proofErr w:type="spellEnd"/>
      <w:r w:rsidR="00977C23" w:rsidRPr="00E569C6">
        <w:t xml:space="preserve"> </w:t>
      </w:r>
      <w:proofErr w:type="spellStart"/>
      <w:r w:rsidR="00977C23" w:rsidRPr="00E569C6">
        <w:t>của</w:t>
      </w:r>
      <w:proofErr w:type="spellEnd"/>
      <w:r w:rsidR="00977C23" w:rsidRPr="00E569C6">
        <w:t xml:space="preserve"> </w:t>
      </w:r>
      <w:proofErr w:type="spellStart"/>
      <w:r w:rsidR="00A60621" w:rsidRPr="00E569C6">
        <w:t>các</w:t>
      </w:r>
      <w:proofErr w:type="spellEnd"/>
      <w:r w:rsidR="00A60621" w:rsidRPr="00E569C6">
        <w:t xml:space="preserve"> </w:t>
      </w:r>
      <w:proofErr w:type="spellStart"/>
      <w:r w:rsidR="00A60621" w:rsidRPr="00E569C6">
        <w:t>tài</w:t>
      </w:r>
      <w:proofErr w:type="spellEnd"/>
      <w:r w:rsidR="00A60621" w:rsidRPr="00E569C6">
        <w:t xml:space="preserve"> </w:t>
      </w:r>
      <w:proofErr w:type="spellStart"/>
      <w:r w:rsidR="00A60621" w:rsidRPr="00E569C6">
        <w:t>liệu</w:t>
      </w:r>
      <w:proofErr w:type="spellEnd"/>
      <w:r w:rsidR="00A60621" w:rsidRPr="00E569C6">
        <w:t xml:space="preserve"> </w:t>
      </w:r>
      <w:proofErr w:type="spellStart"/>
      <w:r w:rsidR="00A60621" w:rsidRPr="00E569C6">
        <w:t>cổ</w:t>
      </w:r>
      <w:proofErr w:type="spellEnd"/>
      <w:r w:rsidR="00A60621" w:rsidRPr="00E569C6">
        <w:t xml:space="preserve"> </w:t>
      </w:r>
      <w:proofErr w:type="spellStart"/>
      <w:r w:rsidR="00A60621" w:rsidRPr="00E569C6">
        <w:t>được</w:t>
      </w:r>
      <w:proofErr w:type="spellEnd"/>
      <w:r w:rsidR="00A60621" w:rsidRPr="00E569C6">
        <w:t xml:space="preserve"> </w:t>
      </w:r>
      <w:proofErr w:type="spellStart"/>
      <w:r w:rsidR="00A60621" w:rsidRPr="00E569C6">
        <w:t>cung</w:t>
      </w:r>
      <w:proofErr w:type="spellEnd"/>
      <w:r w:rsidR="00A60621" w:rsidRPr="00E569C6">
        <w:t xml:space="preserve"> </w:t>
      </w:r>
      <w:proofErr w:type="spellStart"/>
      <w:r w:rsidR="00A60621" w:rsidRPr="00E569C6">
        <w:t>cấp</w:t>
      </w:r>
      <w:proofErr w:type="spellEnd"/>
      <w:r w:rsidR="00A60621" w:rsidRPr="00E569C6">
        <w:t xml:space="preserve"> </w:t>
      </w:r>
      <w:proofErr w:type="spellStart"/>
      <w:r w:rsidR="00A60621" w:rsidRPr="00E569C6">
        <w:t>bởi</w:t>
      </w:r>
      <w:proofErr w:type="spellEnd"/>
      <w:r w:rsidR="00A60621" w:rsidRPr="00E569C6">
        <w:t xml:space="preserve"> </w:t>
      </w:r>
      <w:proofErr w:type="spellStart"/>
      <w:r w:rsidR="00A60621" w:rsidRPr="00E569C6">
        <w:t>thư</w:t>
      </w:r>
      <w:proofErr w:type="spellEnd"/>
      <w:r w:rsidR="00A60621" w:rsidRPr="00E569C6">
        <w:t xml:space="preserve"> </w:t>
      </w:r>
      <w:proofErr w:type="spellStart"/>
      <w:r w:rsidR="00A60621" w:rsidRPr="00E569C6">
        <w:t>viện</w:t>
      </w:r>
      <w:proofErr w:type="spellEnd"/>
      <w:r w:rsidR="00A60621" w:rsidRPr="00E569C6">
        <w:t xml:space="preserve"> </w:t>
      </w:r>
      <w:proofErr w:type="spellStart"/>
      <w:r w:rsidR="00A60621" w:rsidRPr="00E569C6">
        <w:t>quốc</w:t>
      </w:r>
      <w:proofErr w:type="spellEnd"/>
      <w:r w:rsidR="00A60621" w:rsidRPr="00E569C6">
        <w:t xml:space="preserve"> </w:t>
      </w:r>
      <w:proofErr w:type="spellStart"/>
      <w:r w:rsidR="00A60621" w:rsidRPr="00E569C6">
        <w:t>gia</w:t>
      </w:r>
      <w:proofErr w:type="spellEnd"/>
      <w:r w:rsidR="00A60621" w:rsidRPr="00E569C6">
        <w:t xml:space="preserve"> </w:t>
      </w:r>
      <w:proofErr w:type="spellStart"/>
      <w:r w:rsidR="00977C23" w:rsidRPr="00E569C6">
        <w:t>như</w:t>
      </w:r>
      <w:proofErr w:type="spellEnd"/>
      <w:r w:rsidR="00977C23" w:rsidRPr="00E569C6">
        <w:t xml:space="preserve"> [</w:t>
      </w:r>
      <w:r w:rsidR="00387658" w:rsidRPr="00E569C6">
        <w:t>1]</w:t>
      </w:r>
      <w:r w:rsidR="0009095D" w:rsidRPr="00E569C6">
        <w:t>.</w:t>
      </w:r>
      <w:r w:rsidR="00E63F70" w:rsidRPr="00E569C6">
        <w:t xml:space="preserve"> </w:t>
      </w:r>
    </w:p>
    <w:p w14:paraId="640A2730" w14:textId="77777777" w:rsidR="00B01EFA" w:rsidRPr="00E569C6" w:rsidRDefault="006902A6" w:rsidP="007D2A5C">
      <w:pPr>
        <w:pStyle w:val="NormalText"/>
        <w:jc w:val="both"/>
      </w:pPr>
      <w:proofErr w:type="spellStart"/>
      <w:r w:rsidRPr="00E569C6">
        <w:t>Một</w:t>
      </w:r>
      <w:proofErr w:type="spellEnd"/>
      <w:r w:rsidRPr="00E569C6">
        <w:t xml:space="preserve"> </w:t>
      </w:r>
      <w:proofErr w:type="spellStart"/>
      <w:r w:rsidRPr="00E569C6">
        <w:t>nỗ</w:t>
      </w:r>
      <w:proofErr w:type="spellEnd"/>
      <w:r w:rsidRPr="00E569C6">
        <w:t xml:space="preserve"> </w:t>
      </w:r>
      <w:proofErr w:type="spellStart"/>
      <w:r w:rsidRPr="00E569C6">
        <w:t>lực</w:t>
      </w:r>
      <w:proofErr w:type="spellEnd"/>
      <w:r w:rsidRPr="00E569C6">
        <w:t xml:space="preserve"> </w:t>
      </w:r>
      <w:proofErr w:type="spellStart"/>
      <w:r w:rsidRPr="00E569C6">
        <w:t>khác</w:t>
      </w:r>
      <w:proofErr w:type="spellEnd"/>
      <w:r w:rsidRPr="00E569C6">
        <w:t xml:space="preserve"> </w:t>
      </w:r>
      <w:proofErr w:type="spellStart"/>
      <w:r w:rsidRPr="00E569C6">
        <w:t>kéo</w:t>
      </w:r>
      <w:proofErr w:type="spellEnd"/>
      <w:r w:rsidRPr="00E569C6">
        <w:t xml:space="preserve"> </w:t>
      </w:r>
      <w:proofErr w:type="spellStart"/>
      <w:r w:rsidRPr="00E569C6">
        <w:t>dài</w:t>
      </w:r>
      <w:proofErr w:type="spellEnd"/>
      <w:r w:rsidRPr="00E569C6">
        <w:t xml:space="preserve"> </w:t>
      </w:r>
      <w:proofErr w:type="spellStart"/>
      <w:r w:rsidRPr="00E569C6">
        <w:t>khoảng</w:t>
      </w:r>
      <w:proofErr w:type="spellEnd"/>
      <w:r w:rsidRPr="00E569C6">
        <w:t xml:space="preserve"> 20 </w:t>
      </w:r>
      <w:proofErr w:type="spellStart"/>
      <w:r w:rsidRPr="00E569C6">
        <w:t>năm</w:t>
      </w:r>
      <w:proofErr w:type="spellEnd"/>
      <w:r w:rsidRPr="00E569C6">
        <w:t xml:space="preserve"> </w:t>
      </w:r>
      <w:proofErr w:type="spellStart"/>
      <w:r w:rsidRPr="00E569C6">
        <w:t>của</w:t>
      </w:r>
      <w:proofErr w:type="spellEnd"/>
      <w:r w:rsidRPr="00E569C6">
        <w:t xml:space="preserve"> </w:t>
      </w:r>
      <w:proofErr w:type="spellStart"/>
      <w:r w:rsidRPr="00E569C6">
        <w:t>Tổ</w:t>
      </w:r>
      <w:proofErr w:type="spellEnd"/>
      <w:r w:rsidRPr="00E569C6">
        <w:t xml:space="preserve"> </w:t>
      </w:r>
      <w:proofErr w:type="spellStart"/>
      <w:r w:rsidRPr="00E569C6">
        <w:t>chức</w:t>
      </w:r>
      <w:proofErr w:type="spellEnd"/>
      <w:r w:rsidRPr="00E569C6">
        <w:t xml:space="preserve"> </w:t>
      </w:r>
      <w:proofErr w:type="spellStart"/>
      <w:r w:rsidRPr="00E569C6">
        <w:t>Bảo</w:t>
      </w:r>
      <w:proofErr w:type="spellEnd"/>
      <w:r w:rsidRPr="00E569C6">
        <w:t xml:space="preserve"> </w:t>
      </w:r>
      <w:proofErr w:type="spellStart"/>
      <w:r w:rsidRPr="00E569C6">
        <w:t>tồn</w:t>
      </w:r>
      <w:proofErr w:type="spellEnd"/>
      <w:r w:rsidRPr="00E569C6">
        <w:t xml:space="preserve"> </w:t>
      </w:r>
      <w:proofErr w:type="spellStart"/>
      <w:r w:rsidRPr="00E569C6">
        <w:t>Chữ</w:t>
      </w:r>
      <w:proofErr w:type="spellEnd"/>
      <w:r w:rsidRPr="00E569C6">
        <w:t xml:space="preserve"> </w:t>
      </w:r>
      <w:proofErr w:type="spellStart"/>
      <w:r w:rsidRPr="00E569C6">
        <w:t>Nôm</w:t>
      </w:r>
      <w:proofErr w:type="spellEnd"/>
      <w:r w:rsidRPr="00E569C6">
        <w:t xml:space="preserve"> </w:t>
      </w:r>
      <w:proofErr w:type="spellStart"/>
      <w:r w:rsidRPr="00E569C6">
        <w:t>Việt</w:t>
      </w:r>
      <w:proofErr w:type="spellEnd"/>
      <w:r w:rsidRPr="00E569C6">
        <w:t xml:space="preserve"> Nam (VNPF) </w:t>
      </w:r>
      <w:proofErr w:type="spellStart"/>
      <w:r w:rsidRPr="00E569C6">
        <w:t>phát</w:t>
      </w:r>
      <w:proofErr w:type="spellEnd"/>
      <w:r w:rsidRPr="00E569C6">
        <w:t xml:space="preserve"> </w:t>
      </w:r>
      <w:proofErr w:type="spellStart"/>
      <w:r w:rsidRPr="00E569C6">
        <w:t>sinh</w:t>
      </w:r>
      <w:proofErr w:type="spellEnd"/>
      <w:r w:rsidRPr="00E569C6">
        <w:t xml:space="preserve"> </w:t>
      </w:r>
      <w:proofErr w:type="spellStart"/>
      <w:r w:rsidRPr="00E569C6">
        <w:t>từ</w:t>
      </w:r>
      <w:proofErr w:type="spellEnd"/>
      <w:r w:rsidRPr="00E569C6">
        <w:t xml:space="preserve"> </w:t>
      </w:r>
      <w:proofErr w:type="spellStart"/>
      <w:r w:rsidRPr="00E569C6">
        <w:t>nỗ</w:t>
      </w:r>
      <w:proofErr w:type="spellEnd"/>
      <w:r w:rsidRPr="00E569C6">
        <w:t xml:space="preserve"> </w:t>
      </w:r>
      <w:proofErr w:type="spellStart"/>
      <w:r w:rsidRPr="00E569C6">
        <w:t>lực</w:t>
      </w:r>
      <w:proofErr w:type="spellEnd"/>
      <w:r w:rsidRPr="00E569C6">
        <w:t xml:space="preserve"> </w:t>
      </w:r>
      <w:proofErr w:type="spellStart"/>
      <w:r w:rsidRPr="00E569C6">
        <w:t>của</w:t>
      </w:r>
      <w:proofErr w:type="spellEnd"/>
      <w:r w:rsidRPr="00E569C6">
        <w:t xml:space="preserve"> </w:t>
      </w:r>
      <w:proofErr w:type="spellStart"/>
      <w:r w:rsidRPr="00E569C6">
        <w:t>người</w:t>
      </w:r>
      <w:proofErr w:type="spellEnd"/>
      <w:r w:rsidRPr="00E569C6">
        <w:t xml:space="preserve"> </w:t>
      </w:r>
      <w:proofErr w:type="spellStart"/>
      <w:r w:rsidRPr="00E569C6">
        <w:t>Việt</w:t>
      </w:r>
      <w:proofErr w:type="spellEnd"/>
      <w:r w:rsidRPr="00E569C6">
        <w:t xml:space="preserve"> Nam </w:t>
      </w:r>
      <w:proofErr w:type="spellStart"/>
      <w:r w:rsidRPr="00E569C6">
        <w:t>và</w:t>
      </w:r>
      <w:proofErr w:type="spellEnd"/>
      <w:r w:rsidRPr="00E569C6">
        <w:t xml:space="preserve"> </w:t>
      </w:r>
      <w:proofErr w:type="spellStart"/>
      <w:r w:rsidRPr="00E569C6">
        <w:t>người</w:t>
      </w:r>
      <w:proofErr w:type="spellEnd"/>
      <w:r w:rsidRPr="00E569C6">
        <w:t xml:space="preserve"> </w:t>
      </w:r>
      <w:proofErr w:type="spellStart"/>
      <w:r w:rsidRPr="00E569C6">
        <w:t>Mỹ</w:t>
      </w:r>
      <w:proofErr w:type="spellEnd"/>
      <w:r w:rsidRPr="00E569C6">
        <w:t xml:space="preserve"> </w:t>
      </w:r>
      <w:proofErr w:type="spellStart"/>
      <w:r w:rsidRPr="00E569C6">
        <w:t>sau</w:t>
      </w:r>
      <w:proofErr w:type="spellEnd"/>
      <w:r w:rsidRPr="00E569C6">
        <w:t xml:space="preserve"> </w:t>
      </w:r>
      <w:proofErr w:type="spellStart"/>
      <w:r w:rsidRPr="00E569C6">
        <w:t>chiến</w:t>
      </w:r>
      <w:proofErr w:type="spellEnd"/>
      <w:r w:rsidRPr="00E569C6">
        <w:t xml:space="preserve"> </w:t>
      </w:r>
      <w:proofErr w:type="spellStart"/>
      <w:r w:rsidRPr="00E569C6">
        <w:t>tranh</w:t>
      </w:r>
      <w:proofErr w:type="spellEnd"/>
      <w:r w:rsidRPr="00E569C6">
        <w:t xml:space="preserve">, </w:t>
      </w:r>
      <w:proofErr w:type="spellStart"/>
      <w:r w:rsidRPr="00E569C6">
        <w:t>nhằm</w:t>
      </w:r>
      <w:proofErr w:type="spellEnd"/>
      <w:r w:rsidRPr="00E569C6">
        <w:t xml:space="preserve"> </w:t>
      </w:r>
      <w:proofErr w:type="spellStart"/>
      <w:r w:rsidRPr="00E569C6">
        <w:t>bảo</w:t>
      </w:r>
      <w:proofErr w:type="spellEnd"/>
      <w:r w:rsidRPr="00E569C6">
        <w:t xml:space="preserve"> </w:t>
      </w:r>
      <w:proofErr w:type="spellStart"/>
      <w:r w:rsidRPr="00E569C6">
        <w:t>tồn</w:t>
      </w:r>
      <w:proofErr w:type="spellEnd"/>
      <w:r w:rsidRPr="00E569C6">
        <w:t xml:space="preserve"> </w:t>
      </w:r>
      <w:proofErr w:type="spellStart"/>
      <w:r w:rsidRPr="00E569C6">
        <w:t>và</w:t>
      </w:r>
      <w:proofErr w:type="spellEnd"/>
      <w:r w:rsidRPr="00E569C6">
        <w:t xml:space="preserve"> </w:t>
      </w:r>
      <w:proofErr w:type="spellStart"/>
      <w:r w:rsidRPr="00E569C6">
        <w:t>phổ</w:t>
      </w:r>
      <w:proofErr w:type="spellEnd"/>
      <w:r w:rsidRPr="00E569C6">
        <w:t xml:space="preserve"> </w:t>
      </w:r>
      <w:proofErr w:type="spellStart"/>
      <w:r w:rsidRPr="00E569C6">
        <w:t>biến</w:t>
      </w:r>
      <w:proofErr w:type="spellEnd"/>
      <w:r w:rsidRPr="00E569C6">
        <w:t xml:space="preserve"> </w:t>
      </w:r>
      <w:proofErr w:type="spellStart"/>
      <w:r w:rsidRPr="00E569C6">
        <w:t>nền</w:t>
      </w:r>
      <w:proofErr w:type="spellEnd"/>
      <w:r w:rsidRPr="00E569C6">
        <w:t xml:space="preserve"> </w:t>
      </w:r>
      <w:proofErr w:type="spellStart"/>
      <w:r w:rsidRPr="00E569C6">
        <w:t>văn</w:t>
      </w:r>
      <w:proofErr w:type="spellEnd"/>
      <w:r w:rsidRPr="00E569C6">
        <w:t xml:space="preserve"> </w:t>
      </w:r>
      <w:proofErr w:type="spellStart"/>
      <w:r w:rsidRPr="00E569C6">
        <w:t>hóa</w:t>
      </w:r>
      <w:proofErr w:type="spellEnd"/>
      <w:r w:rsidRPr="00E569C6">
        <w:t xml:space="preserve"> </w:t>
      </w:r>
      <w:proofErr w:type="spellStart"/>
      <w:r w:rsidRPr="00E569C6">
        <w:t>lịch</w:t>
      </w:r>
      <w:proofErr w:type="spellEnd"/>
      <w:r w:rsidRPr="00E569C6">
        <w:t xml:space="preserve"> </w:t>
      </w:r>
      <w:proofErr w:type="spellStart"/>
      <w:r w:rsidRPr="00E569C6">
        <w:t>sử</w:t>
      </w:r>
      <w:proofErr w:type="spellEnd"/>
      <w:r w:rsidRPr="00E569C6">
        <w:t xml:space="preserve"> </w:t>
      </w:r>
      <w:proofErr w:type="spellStart"/>
      <w:r w:rsidRPr="00E569C6">
        <w:t>của</w:t>
      </w:r>
      <w:proofErr w:type="spellEnd"/>
      <w:r w:rsidRPr="00E569C6">
        <w:t xml:space="preserve"> </w:t>
      </w:r>
      <w:proofErr w:type="spellStart"/>
      <w:r w:rsidRPr="00E569C6">
        <w:t>chữ</w:t>
      </w:r>
      <w:proofErr w:type="spellEnd"/>
      <w:r w:rsidRPr="00E569C6">
        <w:t xml:space="preserve"> </w:t>
      </w:r>
      <w:proofErr w:type="spellStart"/>
      <w:r w:rsidRPr="00E569C6">
        <w:t>Nôm</w:t>
      </w:r>
      <w:proofErr w:type="spellEnd"/>
      <w:r w:rsidRPr="00E569C6">
        <w:t xml:space="preserve">. </w:t>
      </w:r>
      <w:proofErr w:type="spellStart"/>
      <w:r w:rsidRPr="00E569C6">
        <w:t>Họ</w:t>
      </w:r>
      <w:proofErr w:type="spellEnd"/>
      <w:r w:rsidRPr="00E569C6">
        <w:t xml:space="preserve"> </w:t>
      </w:r>
      <w:proofErr w:type="spellStart"/>
      <w:r w:rsidRPr="00E569C6">
        <w:t>thành</w:t>
      </w:r>
      <w:proofErr w:type="spellEnd"/>
      <w:r w:rsidRPr="00E569C6">
        <w:t xml:space="preserve"> </w:t>
      </w:r>
      <w:proofErr w:type="spellStart"/>
      <w:r w:rsidRPr="00E569C6">
        <w:t>công</w:t>
      </w:r>
      <w:proofErr w:type="spellEnd"/>
      <w:r w:rsidRPr="00E569C6">
        <w:t xml:space="preserve"> </w:t>
      </w:r>
      <w:proofErr w:type="spellStart"/>
      <w:r w:rsidRPr="00E569C6">
        <w:t>mã</w:t>
      </w:r>
      <w:proofErr w:type="spellEnd"/>
      <w:r w:rsidRPr="00E569C6">
        <w:t xml:space="preserve"> </w:t>
      </w:r>
      <w:proofErr w:type="spellStart"/>
      <w:r w:rsidRPr="00E569C6">
        <w:t>hóa</w:t>
      </w:r>
      <w:proofErr w:type="spellEnd"/>
      <w:r w:rsidRPr="00E569C6">
        <w:t xml:space="preserve"> </w:t>
      </w:r>
      <w:proofErr w:type="spellStart"/>
      <w:r w:rsidRPr="00E569C6">
        <w:t>hơn</w:t>
      </w:r>
      <w:proofErr w:type="spellEnd"/>
      <w:r w:rsidRPr="00E569C6">
        <w:t xml:space="preserve"> 18.000 </w:t>
      </w:r>
      <w:proofErr w:type="spellStart"/>
      <w:r w:rsidRPr="00E569C6">
        <w:t>ký</w:t>
      </w:r>
      <w:proofErr w:type="spellEnd"/>
      <w:r w:rsidRPr="00E569C6">
        <w:t xml:space="preserve"> </w:t>
      </w:r>
      <w:proofErr w:type="spellStart"/>
      <w:r w:rsidRPr="00E569C6">
        <w:t>tự</w:t>
      </w:r>
      <w:proofErr w:type="spellEnd"/>
      <w:r w:rsidRPr="00E569C6">
        <w:t xml:space="preserve"> </w:t>
      </w:r>
      <w:proofErr w:type="spellStart"/>
      <w:r w:rsidRPr="00E569C6">
        <w:t>Hán-Nôm</w:t>
      </w:r>
      <w:proofErr w:type="spellEnd"/>
      <w:r w:rsidRPr="00E569C6">
        <w:t xml:space="preserve"> </w:t>
      </w:r>
      <w:proofErr w:type="spellStart"/>
      <w:r w:rsidRPr="00E569C6">
        <w:t>vào</w:t>
      </w:r>
      <w:proofErr w:type="spellEnd"/>
      <w:r w:rsidRPr="00E569C6">
        <w:t xml:space="preserve"> Unicode/ISO 10646 </w:t>
      </w:r>
      <w:proofErr w:type="spellStart"/>
      <w:r w:rsidRPr="00E569C6">
        <w:t>và</w:t>
      </w:r>
      <w:proofErr w:type="spellEnd"/>
      <w:r w:rsidRPr="00E569C6">
        <w:t xml:space="preserve"> </w:t>
      </w:r>
      <w:proofErr w:type="spellStart"/>
      <w:r w:rsidRPr="00E569C6">
        <w:t>cung</w:t>
      </w:r>
      <w:proofErr w:type="spellEnd"/>
      <w:r w:rsidRPr="00E569C6">
        <w:t xml:space="preserve"> </w:t>
      </w:r>
      <w:proofErr w:type="spellStart"/>
      <w:r w:rsidRPr="00E569C6">
        <w:t>cấp</w:t>
      </w:r>
      <w:proofErr w:type="spellEnd"/>
      <w:r w:rsidRPr="00E569C6">
        <w:t xml:space="preserve"> </w:t>
      </w:r>
      <w:proofErr w:type="spellStart"/>
      <w:r w:rsidRPr="00E569C6">
        <w:t>phông</w:t>
      </w:r>
      <w:proofErr w:type="spellEnd"/>
      <w:r w:rsidRPr="00E569C6">
        <w:t xml:space="preserve"> </w:t>
      </w:r>
      <w:proofErr w:type="spellStart"/>
      <w:r w:rsidRPr="00E569C6">
        <w:t>chữ</w:t>
      </w:r>
      <w:proofErr w:type="spellEnd"/>
      <w:r w:rsidRPr="00E569C6">
        <w:t xml:space="preserve"> </w:t>
      </w:r>
      <w:proofErr w:type="spellStart"/>
      <w:r w:rsidRPr="00E569C6">
        <w:t>Nôm</w:t>
      </w:r>
      <w:proofErr w:type="spellEnd"/>
      <w:r w:rsidRPr="00E569C6">
        <w:t xml:space="preserve"> Na Tong Light. VNPF </w:t>
      </w:r>
      <w:proofErr w:type="spellStart"/>
      <w:r w:rsidRPr="00E569C6">
        <w:t>đã</w:t>
      </w:r>
      <w:proofErr w:type="spellEnd"/>
      <w:r w:rsidRPr="00E569C6">
        <w:t xml:space="preserve"> </w:t>
      </w:r>
      <w:proofErr w:type="spellStart"/>
      <w:r w:rsidRPr="00E569C6">
        <w:t>số</w:t>
      </w:r>
      <w:proofErr w:type="spellEnd"/>
      <w:r w:rsidRPr="00E569C6">
        <w:t xml:space="preserve"> </w:t>
      </w:r>
      <w:proofErr w:type="spellStart"/>
      <w:r w:rsidRPr="00E569C6">
        <w:t>hóa</w:t>
      </w:r>
      <w:proofErr w:type="spellEnd"/>
      <w:r w:rsidRPr="00E569C6">
        <w:t xml:space="preserve"> </w:t>
      </w:r>
      <w:proofErr w:type="spellStart"/>
      <w:r w:rsidRPr="00E569C6">
        <w:t>và</w:t>
      </w:r>
      <w:proofErr w:type="spellEnd"/>
      <w:r w:rsidRPr="00E569C6">
        <w:t xml:space="preserve"> </w:t>
      </w:r>
      <w:proofErr w:type="spellStart"/>
      <w:r w:rsidRPr="00E569C6">
        <w:t>lập</w:t>
      </w:r>
      <w:proofErr w:type="spellEnd"/>
      <w:r w:rsidRPr="00E569C6">
        <w:t xml:space="preserve"> </w:t>
      </w:r>
      <w:proofErr w:type="spellStart"/>
      <w:r w:rsidRPr="00E569C6">
        <w:t>danh</w:t>
      </w:r>
      <w:proofErr w:type="spellEnd"/>
      <w:r w:rsidRPr="00E569C6">
        <w:t xml:space="preserve"> </w:t>
      </w:r>
      <w:proofErr w:type="spellStart"/>
      <w:r w:rsidRPr="00E569C6">
        <w:t>mục</w:t>
      </w:r>
      <w:proofErr w:type="spellEnd"/>
      <w:r w:rsidRPr="00E569C6">
        <w:t xml:space="preserve"> </w:t>
      </w:r>
      <w:proofErr w:type="spellStart"/>
      <w:r w:rsidRPr="00E569C6">
        <w:t>khoảng</w:t>
      </w:r>
      <w:proofErr w:type="spellEnd"/>
      <w:r w:rsidRPr="00E569C6">
        <w:t xml:space="preserve"> 4.000 </w:t>
      </w:r>
      <w:proofErr w:type="spellStart"/>
      <w:r w:rsidRPr="00E569C6">
        <w:t>văn</w:t>
      </w:r>
      <w:proofErr w:type="spellEnd"/>
      <w:r w:rsidRPr="00E569C6">
        <w:t xml:space="preserve"> </w:t>
      </w:r>
      <w:proofErr w:type="spellStart"/>
      <w:r w:rsidRPr="00E569C6">
        <w:t>bản</w:t>
      </w:r>
      <w:proofErr w:type="spellEnd"/>
      <w:r w:rsidRPr="00E569C6">
        <w:t xml:space="preserve"> </w:t>
      </w:r>
      <w:proofErr w:type="spellStart"/>
      <w:r w:rsidRPr="00E569C6">
        <w:t>Hán-Nôm</w:t>
      </w:r>
      <w:proofErr w:type="spellEnd"/>
      <w:r w:rsidRPr="00E569C6">
        <w:t xml:space="preserve">, </w:t>
      </w:r>
      <w:proofErr w:type="spellStart"/>
      <w:r w:rsidRPr="00E569C6">
        <w:t>tạo</w:t>
      </w:r>
      <w:proofErr w:type="spellEnd"/>
      <w:r w:rsidRPr="00E569C6">
        <w:t xml:space="preserve"> </w:t>
      </w:r>
      <w:proofErr w:type="spellStart"/>
      <w:r w:rsidRPr="00E569C6">
        <w:t>ra</w:t>
      </w:r>
      <w:proofErr w:type="spellEnd"/>
      <w:r w:rsidRPr="00E569C6">
        <w:t xml:space="preserve"> </w:t>
      </w:r>
      <w:proofErr w:type="spellStart"/>
      <w:r w:rsidRPr="00E569C6">
        <w:t>một</w:t>
      </w:r>
      <w:proofErr w:type="spellEnd"/>
      <w:r w:rsidRPr="00E569C6">
        <w:t xml:space="preserve"> </w:t>
      </w:r>
      <w:proofErr w:type="spellStart"/>
      <w:r w:rsidRPr="00E569C6">
        <w:t>thư</w:t>
      </w:r>
      <w:proofErr w:type="spellEnd"/>
      <w:r w:rsidRPr="00E569C6">
        <w:t xml:space="preserve"> </w:t>
      </w:r>
      <w:proofErr w:type="spellStart"/>
      <w:r w:rsidRPr="00E569C6">
        <w:t>viện</w:t>
      </w:r>
      <w:proofErr w:type="spellEnd"/>
      <w:r w:rsidRPr="00E569C6">
        <w:t xml:space="preserve"> </w:t>
      </w:r>
      <w:proofErr w:type="spellStart"/>
      <w:r w:rsidRPr="00E569C6">
        <w:t>kỹ</w:t>
      </w:r>
      <w:proofErr w:type="spellEnd"/>
      <w:r w:rsidRPr="00E569C6">
        <w:t xml:space="preserve"> </w:t>
      </w:r>
      <w:proofErr w:type="spellStart"/>
      <w:r w:rsidRPr="00E569C6">
        <w:t>thuật</w:t>
      </w:r>
      <w:proofErr w:type="spellEnd"/>
      <w:r w:rsidRPr="00E569C6">
        <w:t xml:space="preserve"> </w:t>
      </w:r>
      <w:proofErr w:type="spellStart"/>
      <w:r w:rsidRPr="00E569C6">
        <w:t>số</w:t>
      </w:r>
      <w:proofErr w:type="spellEnd"/>
      <w:r w:rsidRPr="00E569C6">
        <w:t xml:space="preserve"> </w:t>
      </w:r>
      <w:proofErr w:type="spellStart"/>
      <w:r w:rsidRPr="00E569C6">
        <w:t>đầu</w:t>
      </w:r>
      <w:proofErr w:type="spellEnd"/>
      <w:r w:rsidRPr="00E569C6">
        <w:t xml:space="preserve"> </w:t>
      </w:r>
      <w:proofErr w:type="spellStart"/>
      <w:r w:rsidRPr="00E569C6">
        <w:t>tiên</w:t>
      </w:r>
      <w:proofErr w:type="spellEnd"/>
      <w:r w:rsidRPr="00E569C6">
        <w:t xml:space="preserve"> </w:t>
      </w:r>
      <w:proofErr w:type="spellStart"/>
      <w:r w:rsidRPr="00E569C6">
        <w:t>tại</w:t>
      </w:r>
      <w:proofErr w:type="spellEnd"/>
      <w:r w:rsidRPr="00E569C6">
        <w:t xml:space="preserve"> </w:t>
      </w:r>
      <w:proofErr w:type="spellStart"/>
      <w:r w:rsidRPr="00E569C6">
        <w:t>Việt</w:t>
      </w:r>
      <w:proofErr w:type="spellEnd"/>
      <w:r w:rsidRPr="00E569C6">
        <w:t xml:space="preserve"> Nam. </w:t>
      </w:r>
      <w:proofErr w:type="spellStart"/>
      <w:r w:rsidRPr="00E569C6">
        <w:t>Ngoài</w:t>
      </w:r>
      <w:proofErr w:type="spellEnd"/>
      <w:r w:rsidRPr="00E569C6">
        <w:t xml:space="preserve"> </w:t>
      </w:r>
      <w:proofErr w:type="spellStart"/>
      <w:r w:rsidRPr="00E569C6">
        <w:t>ra</w:t>
      </w:r>
      <w:proofErr w:type="spellEnd"/>
      <w:r w:rsidRPr="00E569C6">
        <w:t xml:space="preserve">, </w:t>
      </w:r>
      <w:proofErr w:type="spellStart"/>
      <w:r w:rsidRPr="00E569C6">
        <w:t>họ</w:t>
      </w:r>
      <w:proofErr w:type="spellEnd"/>
      <w:r w:rsidRPr="00E569C6">
        <w:t xml:space="preserve"> </w:t>
      </w:r>
      <w:proofErr w:type="spellStart"/>
      <w:r w:rsidRPr="00E569C6">
        <w:t>cũng</w:t>
      </w:r>
      <w:proofErr w:type="spellEnd"/>
      <w:r w:rsidRPr="00E569C6">
        <w:t xml:space="preserve"> </w:t>
      </w:r>
      <w:proofErr w:type="spellStart"/>
      <w:r w:rsidRPr="00E569C6">
        <w:t>phát</w:t>
      </w:r>
      <w:proofErr w:type="spellEnd"/>
      <w:r w:rsidRPr="00E569C6">
        <w:t xml:space="preserve"> </w:t>
      </w:r>
      <w:proofErr w:type="spellStart"/>
      <w:r w:rsidRPr="00E569C6">
        <w:t>triển</w:t>
      </w:r>
      <w:proofErr w:type="spellEnd"/>
      <w:r w:rsidRPr="00E569C6">
        <w:t xml:space="preserve"> </w:t>
      </w:r>
      <w:proofErr w:type="spellStart"/>
      <w:r w:rsidRPr="00E569C6">
        <w:t>kho</w:t>
      </w:r>
      <w:proofErr w:type="spellEnd"/>
      <w:r w:rsidRPr="00E569C6">
        <w:t xml:space="preserve"> </w:t>
      </w:r>
      <w:proofErr w:type="spellStart"/>
      <w:r w:rsidRPr="00E569C6">
        <w:t>lưu</w:t>
      </w:r>
      <w:proofErr w:type="spellEnd"/>
      <w:r w:rsidRPr="00E569C6">
        <w:t xml:space="preserve"> </w:t>
      </w:r>
      <w:proofErr w:type="spellStart"/>
      <w:r w:rsidRPr="00E569C6">
        <w:t>trữ</w:t>
      </w:r>
      <w:proofErr w:type="spellEnd"/>
      <w:r w:rsidRPr="00E569C6">
        <w:t xml:space="preserve"> di </w:t>
      </w:r>
      <w:proofErr w:type="spellStart"/>
      <w:r w:rsidRPr="00E569C6">
        <w:t>sản</w:t>
      </w:r>
      <w:proofErr w:type="spellEnd"/>
      <w:r w:rsidRPr="00E569C6">
        <w:t xml:space="preserve"> </w:t>
      </w:r>
      <w:proofErr w:type="spellStart"/>
      <w:r w:rsidRPr="00E569C6">
        <w:t>chữ</w:t>
      </w:r>
      <w:proofErr w:type="spellEnd"/>
      <w:r w:rsidRPr="00E569C6">
        <w:t xml:space="preserve"> </w:t>
      </w:r>
      <w:proofErr w:type="spellStart"/>
      <w:r w:rsidRPr="00E569C6">
        <w:t>Nôm</w:t>
      </w:r>
      <w:proofErr w:type="spellEnd"/>
      <w:r w:rsidRPr="00E569C6">
        <w:t xml:space="preserve">, </w:t>
      </w:r>
      <w:proofErr w:type="spellStart"/>
      <w:r w:rsidRPr="00E569C6">
        <w:t>cung</w:t>
      </w:r>
      <w:proofErr w:type="spellEnd"/>
      <w:r w:rsidRPr="00E569C6">
        <w:t xml:space="preserve"> </w:t>
      </w:r>
      <w:proofErr w:type="spellStart"/>
      <w:r w:rsidRPr="00E569C6">
        <w:t>cấp</w:t>
      </w:r>
      <w:proofErr w:type="spellEnd"/>
      <w:r w:rsidRPr="00E569C6">
        <w:t xml:space="preserve"> </w:t>
      </w:r>
      <w:proofErr w:type="spellStart"/>
      <w:r w:rsidRPr="00E569C6">
        <w:t>các</w:t>
      </w:r>
      <w:proofErr w:type="spellEnd"/>
      <w:r w:rsidRPr="00E569C6">
        <w:t xml:space="preserve"> </w:t>
      </w:r>
      <w:proofErr w:type="spellStart"/>
      <w:r w:rsidRPr="00E569C6">
        <w:t>phiên</w:t>
      </w:r>
      <w:proofErr w:type="spellEnd"/>
      <w:r w:rsidRPr="00E569C6">
        <w:t xml:space="preserve"> </w:t>
      </w:r>
      <w:proofErr w:type="spellStart"/>
      <w:r w:rsidRPr="00E569C6">
        <w:t>bản</w:t>
      </w:r>
      <w:proofErr w:type="spellEnd"/>
      <w:r w:rsidRPr="00E569C6">
        <w:t xml:space="preserve"> </w:t>
      </w:r>
      <w:proofErr w:type="spellStart"/>
      <w:r w:rsidRPr="00E569C6">
        <w:t>tìm</w:t>
      </w:r>
      <w:proofErr w:type="spellEnd"/>
      <w:r w:rsidRPr="00E569C6">
        <w:t xml:space="preserve"> </w:t>
      </w:r>
      <w:proofErr w:type="spellStart"/>
      <w:r w:rsidRPr="00E569C6">
        <w:t>kiếm</w:t>
      </w:r>
      <w:proofErr w:type="spellEnd"/>
      <w:r w:rsidRPr="00E569C6">
        <w:t xml:space="preserve"> </w:t>
      </w:r>
      <w:proofErr w:type="spellStart"/>
      <w:r w:rsidRPr="00E569C6">
        <w:t>được</w:t>
      </w:r>
      <w:proofErr w:type="spellEnd"/>
      <w:r w:rsidRPr="00E569C6">
        <w:t xml:space="preserve"> </w:t>
      </w:r>
      <w:proofErr w:type="spellStart"/>
      <w:r w:rsidRPr="00E569C6">
        <w:t>của</w:t>
      </w:r>
      <w:proofErr w:type="spellEnd"/>
      <w:r w:rsidRPr="00E569C6">
        <w:t xml:space="preserve"> </w:t>
      </w:r>
      <w:proofErr w:type="spellStart"/>
      <w:r w:rsidRPr="00E569C6">
        <w:t>tài</w:t>
      </w:r>
      <w:proofErr w:type="spellEnd"/>
      <w:r w:rsidRPr="00E569C6">
        <w:t xml:space="preserve"> </w:t>
      </w:r>
      <w:proofErr w:type="spellStart"/>
      <w:r w:rsidRPr="00E569C6">
        <w:t>liệu</w:t>
      </w:r>
      <w:proofErr w:type="spellEnd"/>
      <w:r w:rsidRPr="00E569C6">
        <w:t xml:space="preserve"> </w:t>
      </w:r>
      <w:proofErr w:type="spellStart"/>
      <w:r w:rsidRPr="00E569C6">
        <w:t>quan</w:t>
      </w:r>
      <w:proofErr w:type="spellEnd"/>
      <w:r w:rsidRPr="00E569C6">
        <w:t xml:space="preserve"> </w:t>
      </w:r>
      <w:proofErr w:type="spellStart"/>
      <w:r w:rsidRPr="00E569C6">
        <w:t>trọng</w:t>
      </w:r>
      <w:proofErr w:type="spellEnd"/>
      <w:r w:rsidRPr="00E569C6">
        <w:t xml:space="preserve"> </w:t>
      </w:r>
      <w:proofErr w:type="spellStart"/>
      <w:r w:rsidRPr="00E569C6">
        <w:t>về</w:t>
      </w:r>
      <w:proofErr w:type="spellEnd"/>
      <w:r w:rsidRPr="00E569C6">
        <w:t xml:space="preserve"> </w:t>
      </w:r>
      <w:proofErr w:type="spellStart"/>
      <w:r w:rsidRPr="00E569C6">
        <w:t>mặt</w:t>
      </w:r>
      <w:proofErr w:type="spellEnd"/>
      <w:r w:rsidRPr="00E569C6">
        <w:t xml:space="preserve"> </w:t>
      </w:r>
      <w:proofErr w:type="spellStart"/>
      <w:r w:rsidRPr="00E569C6">
        <w:t>văn</w:t>
      </w:r>
      <w:proofErr w:type="spellEnd"/>
      <w:r w:rsidRPr="00E569C6">
        <w:t xml:space="preserve"> </w:t>
      </w:r>
      <w:proofErr w:type="spellStart"/>
      <w:r w:rsidRPr="00E569C6">
        <w:t>hóa</w:t>
      </w:r>
      <w:proofErr w:type="spellEnd"/>
      <w:r w:rsidRPr="00E569C6">
        <w:t xml:space="preserve">, </w:t>
      </w:r>
      <w:proofErr w:type="spellStart"/>
      <w:r w:rsidRPr="00E569C6">
        <w:t>lịch</w:t>
      </w:r>
      <w:proofErr w:type="spellEnd"/>
      <w:r w:rsidRPr="00E569C6">
        <w:t xml:space="preserve"> </w:t>
      </w:r>
      <w:proofErr w:type="spellStart"/>
      <w:r w:rsidRPr="00E569C6">
        <w:t>sử</w:t>
      </w:r>
      <w:proofErr w:type="spellEnd"/>
      <w:r w:rsidRPr="00E569C6">
        <w:t xml:space="preserve">, </w:t>
      </w:r>
      <w:proofErr w:type="spellStart"/>
      <w:r w:rsidRPr="00E569C6">
        <w:t>thơ</w:t>
      </w:r>
      <w:proofErr w:type="spellEnd"/>
      <w:r w:rsidRPr="00E569C6">
        <w:t xml:space="preserve"> ca, </w:t>
      </w:r>
      <w:proofErr w:type="spellStart"/>
      <w:r w:rsidRPr="00E569C6">
        <w:t>tục</w:t>
      </w:r>
      <w:proofErr w:type="spellEnd"/>
      <w:r w:rsidRPr="00E569C6">
        <w:t xml:space="preserve"> </w:t>
      </w:r>
      <w:proofErr w:type="spellStart"/>
      <w:r w:rsidRPr="00E569C6">
        <w:t>ngữ</w:t>
      </w:r>
      <w:proofErr w:type="spellEnd"/>
      <w:r w:rsidRPr="00E569C6">
        <w:t xml:space="preserve"> </w:t>
      </w:r>
      <w:proofErr w:type="spellStart"/>
      <w:r w:rsidRPr="00E569C6">
        <w:t>và</w:t>
      </w:r>
      <w:proofErr w:type="spellEnd"/>
      <w:r w:rsidRPr="00E569C6">
        <w:t xml:space="preserve"> </w:t>
      </w:r>
      <w:proofErr w:type="spellStart"/>
      <w:r w:rsidRPr="00E569C6">
        <w:t>sân</w:t>
      </w:r>
      <w:proofErr w:type="spellEnd"/>
      <w:r w:rsidRPr="00E569C6">
        <w:t xml:space="preserve"> </w:t>
      </w:r>
      <w:proofErr w:type="spellStart"/>
      <w:r w:rsidRPr="00E569C6">
        <w:t>khấu</w:t>
      </w:r>
      <w:proofErr w:type="spellEnd"/>
      <w:r w:rsidRPr="00E569C6">
        <w:t xml:space="preserve"> </w:t>
      </w:r>
      <w:proofErr w:type="spellStart"/>
      <w:r w:rsidRPr="00E569C6">
        <w:t>của</w:t>
      </w:r>
      <w:proofErr w:type="spellEnd"/>
      <w:r w:rsidRPr="00E569C6">
        <w:t xml:space="preserve"> </w:t>
      </w:r>
      <w:proofErr w:type="spellStart"/>
      <w:r w:rsidRPr="00E569C6">
        <w:t>triều</w:t>
      </w:r>
      <w:proofErr w:type="spellEnd"/>
      <w:r w:rsidRPr="00E569C6">
        <w:t xml:space="preserve"> </w:t>
      </w:r>
      <w:proofErr w:type="spellStart"/>
      <w:r w:rsidRPr="00E569C6">
        <w:t>đại</w:t>
      </w:r>
      <w:proofErr w:type="spellEnd"/>
      <w:r w:rsidRPr="00E569C6">
        <w:t xml:space="preserve"> </w:t>
      </w:r>
      <w:proofErr w:type="spellStart"/>
      <w:r w:rsidRPr="00E569C6">
        <w:t>Lý</w:t>
      </w:r>
      <w:proofErr w:type="spellEnd"/>
      <w:r w:rsidRPr="00E569C6">
        <w:t xml:space="preserve"> </w:t>
      </w:r>
      <w:proofErr w:type="spellStart"/>
      <w:r w:rsidRPr="00E569C6">
        <w:t>và</w:t>
      </w:r>
      <w:proofErr w:type="spellEnd"/>
      <w:r w:rsidRPr="00E569C6">
        <w:t xml:space="preserve"> </w:t>
      </w:r>
      <w:proofErr w:type="spellStart"/>
      <w:r w:rsidRPr="00E569C6">
        <w:t>Trần</w:t>
      </w:r>
      <w:proofErr w:type="spellEnd"/>
      <w:r w:rsidRPr="00E569C6">
        <w:t xml:space="preserve">. </w:t>
      </w:r>
      <w:proofErr w:type="spellStart"/>
      <w:r w:rsidR="00E8463A" w:rsidRPr="00E569C6">
        <w:t>Tính</w:t>
      </w:r>
      <w:proofErr w:type="spellEnd"/>
      <w:r w:rsidR="00E8463A" w:rsidRPr="00E569C6">
        <w:t xml:space="preserve"> </w:t>
      </w:r>
      <w:proofErr w:type="spellStart"/>
      <w:r w:rsidR="00E8463A" w:rsidRPr="00E569C6">
        <w:t>đến</w:t>
      </w:r>
      <w:proofErr w:type="spellEnd"/>
      <w:r w:rsidR="00E8463A" w:rsidRPr="00E569C6">
        <w:t xml:space="preserve"> </w:t>
      </w:r>
      <w:proofErr w:type="spellStart"/>
      <w:r w:rsidR="00E8463A" w:rsidRPr="00E569C6">
        <w:t>đầu</w:t>
      </w:r>
      <w:proofErr w:type="spellEnd"/>
      <w:r w:rsidR="00E8463A" w:rsidRPr="00E569C6">
        <w:t xml:space="preserve"> </w:t>
      </w:r>
      <w:proofErr w:type="spellStart"/>
      <w:r w:rsidR="00E8463A" w:rsidRPr="00E569C6">
        <w:t>năm</w:t>
      </w:r>
      <w:proofErr w:type="spellEnd"/>
      <w:r w:rsidR="00E8463A" w:rsidRPr="00E569C6">
        <w:t xml:space="preserve"> 2016, </w:t>
      </w:r>
      <w:proofErr w:type="spellStart"/>
      <w:r w:rsidR="00E8463A" w:rsidRPr="00E569C6">
        <w:t>một</w:t>
      </w:r>
      <w:proofErr w:type="spellEnd"/>
      <w:r w:rsidR="00E8463A" w:rsidRPr="00E569C6">
        <w:t xml:space="preserve"> </w:t>
      </w:r>
      <w:proofErr w:type="spellStart"/>
      <w:r w:rsidR="00E8463A" w:rsidRPr="00E569C6">
        <w:t>số</w:t>
      </w:r>
      <w:proofErr w:type="spellEnd"/>
      <w:r w:rsidR="00E8463A" w:rsidRPr="00E569C6">
        <w:t xml:space="preserve"> </w:t>
      </w:r>
      <w:proofErr w:type="spellStart"/>
      <w:r w:rsidR="00E8463A" w:rsidRPr="00E569C6">
        <w:t>tác</w:t>
      </w:r>
      <w:proofErr w:type="spellEnd"/>
      <w:r w:rsidR="00E8463A" w:rsidRPr="00E569C6">
        <w:t xml:space="preserve"> </w:t>
      </w:r>
      <w:proofErr w:type="spellStart"/>
      <w:r w:rsidR="00E8463A" w:rsidRPr="00E569C6">
        <w:t>phẩm</w:t>
      </w:r>
      <w:proofErr w:type="spellEnd"/>
      <w:r w:rsidR="00E8463A" w:rsidRPr="00E569C6">
        <w:t xml:space="preserve"> </w:t>
      </w:r>
      <w:proofErr w:type="spellStart"/>
      <w:r w:rsidR="00E8463A" w:rsidRPr="00E569C6">
        <w:t>có</w:t>
      </w:r>
      <w:proofErr w:type="spellEnd"/>
      <w:r w:rsidR="00E8463A" w:rsidRPr="00E569C6">
        <w:t xml:space="preserve"> </w:t>
      </w:r>
      <w:proofErr w:type="spellStart"/>
      <w:r w:rsidR="00E8463A" w:rsidRPr="00E569C6">
        <w:t>sẵn</w:t>
      </w:r>
      <w:proofErr w:type="spellEnd"/>
      <w:r w:rsidR="00E8463A" w:rsidRPr="00E569C6">
        <w:t xml:space="preserve"> </w:t>
      </w:r>
      <w:proofErr w:type="spellStart"/>
      <w:r w:rsidR="00E8463A" w:rsidRPr="00E569C6">
        <w:t>để</w:t>
      </w:r>
      <w:proofErr w:type="spellEnd"/>
      <w:r w:rsidR="00E8463A" w:rsidRPr="00E569C6">
        <w:t xml:space="preserve"> </w:t>
      </w:r>
      <w:proofErr w:type="spellStart"/>
      <w:r w:rsidR="00E8463A" w:rsidRPr="00E569C6">
        <w:t>nghiên</w:t>
      </w:r>
      <w:proofErr w:type="spellEnd"/>
      <w:r w:rsidR="00E8463A" w:rsidRPr="00E569C6">
        <w:t xml:space="preserve"> </w:t>
      </w:r>
      <w:proofErr w:type="spellStart"/>
      <w:r w:rsidR="00E8463A" w:rsidRPr="00E569C6">
        <w:t>cứu</w:t>
      </w:r>
      <w:proofErr w:type="spellEnd"/>
      <w:r w:rsidR="00E8463A" w:rsidRPr="00E569C6">
        <w:t xml:space="preserve"> </w:t>
      </w:r>
      <w:proofErr w:type="spellStart"/>
      <w:r w:rsidR="00E8463A" w:rsidRPr="00E569C6">
        <w:t>bằng</w:t>
      </w:r>
      <w:proofErr w:type="spellEnd"/>
      <w:r w:rsidR="00E8463A" w:rsidRPr="00E569C6">
        <w:t xml:space="preserve"> </w:t>
      </w:r>
      <w:proofErr w:type="spellStart"/>
      <w:r w:rsidR="00E8463A" w:rsidRPr="00E569C6">
        <w:t>Hán-Nôm</w:t>
      </w:r>
      <w:proofErr w:type="spellEnd"/>
      <w:r w:rsidR="00E8463A" w:rsidRPr="00E569C6">
        <w:t xml:space="preserve"> </w:t>
      </w:r>
      <w:proofErr w:type="spellStart"/>
      <w:r w:rsidR="00E8463A" w:rsidRPr="00E569C6">
        <w:t>và</w:t>
      </w:r>
      <w:proofErr w:type="spellEnd"/>
      <w:r w:rsidR="00E8463A" w:rsidRPr="00E569C6">
        <w:t xml:space="preserve"> </w:t>
      </w:r>
      <w:proofErr w:type="spellStart"/>
      <w:r w:rsidR="00E8463A" w:rsidRPr="00E569C6">
        <w:t>Quốc</w:t>
      </w:r>
      <w:proofErr w:type="spellEnd"/>
      <w:r w:rsidR="00E8463A" w:rsidRPr="00E569C6">
        <w:t xml:space="preserve"> </w:t>
      </w:r>
      <w:proofErr w:type="spellStart"/>
      <w:r w:rsidR="00E8463A" w:rsidRPr="00E569C6">
        <w:t>Ngữ</w:t>
      </w:r>
      <w:proofErr w:type="spellEnd"/>
      <w:r w:rsidR="00E8463A" w:rsidRPr="00E569C6">
        <w:t xml:space="preserve"> </w:t>
      </w:r>
      <w:proofErr w:type="spellStart"/>
      <w:r w:rsidR="00E8463A" w:rsidRPr="00E569C6">
        <w:t>trên</w:t>
      </w:r>
      <w:proofErr w:type="spellEnd"/>
      <w:r w:rsidR="00E8463A" w:rsidRPr="00E569C6">
        <w:t xml:space="preserve"> </w:t>
      </w:r>
      <w:proofErr w:type="spellStart"/>
      <w:r w:rsidR="00E8463A" w:rsidRPr="00E569C6">
        <w:t>trang</w:t>
      </w:r>
      <w:proofErr w:type="spellEnd"/>
      <w:r w:rsidR="00E8463A" w:rsidRPr="00E569C6">
        <w:t xml:space="preserve"> web </w:t>
      </w:r>
      <w:proofErr w:type="spellStart"/>
      <w:r w:rsidR="00E8463A" w:rsidRPr="00E569C6">
        <w:t>của</w:t>
      </w:r>
      <w:proofErr w:type="spellEnd"/>
      <w:r w:rsidR="00E8463A" w:rsidRPr="00E569C6">
        <w:t xml:space="preserve"> VNPF, bao </w:t>
      </w:r>
      <w:proofErr w:type="spellStart"/>
      <w:r w:rsidR="00E8463A" w:rsidRPr="00E569C6">
        <w:t>gồm</w:t>
      </w:r>
      <w:proofErr w:type="spellEnd"/>
      <w:r w:rsidR="00E8463A" w:rsidRPr="00E569C6">
        <w:t xml:space="preserve"> </w:t>
      </w:r>
      <w:proofErr w:type="spellStart"/>
      <w:r w:rsidR="00E8463A" w:rsidRPr="00E569C6">
        <w:t>Truyện</w:t>
      </w:r>
      <w:proofErr w:type="spellEnd"/>
      <w:r w:rsidR="00E8463A" w:rsidRPr="00E569C6">
        <w:t xml:space="preserve"> </w:t>
      </w:r>
      <w:proofErr w:type="spellStart"/>
      <w:r w:rsidR="00E8463A" w:rsidRPr="00E569C6">
        <w:t>Kiều</w:t>
      </w:r>
      <w:proofErr w:type="spellEnd"/>
      <w:r w:rsidR="00E8463A" w:rsidRPr="00E569C6">
        <w:t xml:space="preserve">, </w:t>
      </w:r>
      <w:proofErr w:type="spellStart"/>
      <w:r w:rsidR="00E8463A" w:rsidRPr="00E569C6">
        <w:t>Đại</w:t>
      </w:r>
      <w:proofErr w:type="spellEnd"/>
      <w:r w:rsidR="00E8463A" w:rsidRPr="00E569C6">
        <w:t xml:space="preserve"> </w:t>
      </w:r>
      <w:proofErr w:type="spellStart"/>
      <w:r w:rsidR="00E8463A" w:rsidRPr="00E569C6">
        <w:t>Việt</w:t>
      </w:r>
      <w:proofErr w:type="spellEnd"/>
      <w:r w:rsidR="00E8463A" w:rsidRPr="00E569C6">
        <w:t xml:space="preserve"> </w:t>
      </w:r>
      <w:proofErr w:type="spellStart"/>
      <w:r w:rsidR="00E8463A" w:rsidRPr="00E569C6">
        <w:t>Sử</w:t>
      </w:r>
      <w:proofErr w:type="spellEnd"/>
      <w:r w:rsidR="00E8463A" w:rsidRPr="00E569C6">
        <w:t xml:space="preserve"> </w:t>
      </w:r>
      <w:proofErr w:type="spellStart"/>
      <w:r w:rsidR="00E8463A" w:rsidRPr="00E569C6">
        <w:t>Ký</w:t>
      </w:r>
      <w:proofErr w:type="spellEnd"/>
      <w:r w:rsidR="00E8463A" w:rsidRPr="00E569C6">
        <w:t xml:space="preserve"> </w:t>
      </w:r>
      <w:proofErr w:type="spellStart"/>
      <w:r w:rsidR="00E8463A" w:rsidRPr="00E569C6">
        <w:t>Toàn</w:t>
      </w:r>
      <w:proofErr w:type="spellEnd"/>
      <w:r w:rsidR="00E8463A" w:rsidRPr="00E569C6">
        <w:t xml:space="preserve"> </w:t>
      </w:r>
      <w:proofErr w:type="spellStart"/>
      <w:r w:rsidR="00E8463A" w:rsidRPr="00E569C6">
        <w:t>Thư</w:t>
      </w:r>
      <w:proofErr w:type="spellEnd"/>
      <w:r w:rsidR="00E8463A" w:rsidRPr="00E569C6">
        <w:t xml:space="preserve">, </w:t>
      </w:r>
      <w:proofErr w:type="spellStart"/>
      <w:r w:rsidR="00E8463A" w:rsidRPr="00E569C6">
        <w:t>thơ</w:t>
      </w:r>
      <w:proofErr w:type="spellEnd"/>
      <w:r w:rsidR="00E8463A" w:rsidRPr="00E569C6">
        <w:t xml:space="preserve"> </w:t>
      </w:r>
      <w:proofErr w:type="spellStart"/>
      <w:r w:rsidR="00E8463A" w:rsidRPr="00E569C6">
        <w:t>của</w:t>
      </w:r>
      <w:proofErr w:type="spellEnd"/>
      <w:r w:rsidR="00E8463A" w:rsidRPr="00E569C6">
        <w:t xml:space="preserve"> </w:t>
      </w:r>
      <w:proofErr w:type="spellStart"/>
      <w:r w:rsidR="00E8463A" w:rsidRPr="00E569C6">
        <w:t>nữ</w:t>
      </w:r>
      <w:proofErr w:type="spellEnd"/>
      <w:r w:rsidR="00E8463A" w:rsidRPr="00E569C6">
        <w:t xml:space="preserve"> </w:t>
      </w:r>
      <w:proofErr w:type="spellStart"/>
      <w:r w:rsidR="00E8463A" w:rsidRPr="00E569C6">
        <w:t>thi</w:t>
      </w:r>
      <w:proofErr w:type="spellEnd"/>
      <w:r w:rsidR="00E8463A" w:rsidRPr="00E569C6">
        <w:t xml:space="preserve"> </w:t>
      </w:r>
      <w:proofErr w:type="spellStart"/>
      <w:r w:rsidR="00E8463A" w:rsidRPr="00E569C6">
        <w:t>sĩ</w:t>
      </w:r>
      <w:proofErr w:type="spellEnd"/>
      <w:r w:rsidR="00E8463A" w:rsidRPr="00E569C6">
        <w:t xml:space="preserve"> </w:t>
      </w:r>
      <w:proofErr w:type="spellStart"/>
      <w:r w:rsidR="00E8463A" w:rsidRPr="00E569C6">
        <w:t>thế</w:t>
      </w:r>
      <w:proofErr w:type="spellEnd"/>
      <w:r w:rsidR="00E8463A" w:rsidRPr="00E569C6">
        <w:t xml:space="preserve"> </w:t>
      </w:r>
      <w:proofErr w:type="spellStart"/>
      <w:r w:rsidR="00E8463A" w:rsidRPr="00E569C6">
        <w:t>kỷ</w:t>
      </w:r>
      <w:proofErr w:type="spellEnd"/>
      <w:r w:rsidR="00E8463A" w:rsidRPr="00E569C6">
        <w:t xml:space="preserve"> 18 </w:t>
      </w:r>
      <w:proofErr w:type="spellStart"/>
      <w:r w:rsidR="00E8463A" w:rsidRPr="00E569C6">
        <w:t>Hồ</w:t>
      </w:r>
      <w:proofErr w:type="spellEnd"/>
      <w:r w:rsidR="00E8463A" w:rsidRPr="00E569C6">
        <w:t xml:space="preserve"> </w:t>
      </w:r>
      <w:proofErr w:type="spellStart"/>
      <w:r w:rsidR="00E8463A" w:rsidRPr="00E569C6">
        <w:t>Xuân</w:t>
      </w:r>
      <w:proofErr w:type="spellEnd"/>
      <w:r w:rsidR="00E8463A" w:rsidRPr="00E569C6">
        <w:t xml:space="preserve"> </w:t>
      </w:r>
      <w:proofErr w:type="spellStart"/>
      <w:r w:rsidR="00E8463A" w:rsidRPr="00E569C6">
        <w:t>Hương</w:t>
      </w:r>
      <w:proofErr w:type="spellEnd"/>
      <w:r w:rsidR="00E8463A" w:rsidRPr="00E569C6">
        <w:t xml:space="preserve">, </w:t>
      </w:r>
      <w:proofErr w:type="spellStart"/>
      <w:r w:rsidR="00E8463A" w:rsidRPr="00E569C6">
        <w:t>Lục</w:t>
      </w:r>
      <w:proofErr w:type="spellEnd"/>
      <w:r w:rsidR="00E8463A" w:rsidRPr="00E569C6">
        <w:t xml:space="preserve"> </w:t>
      </w:r>
      <w:proofErr w:type="spellStart"/>
      <w:r w:rsidR="00E8463A" w:rsidRPr="00E569C6">
        <w:t>Vân</w:t>
      </w:r>
      <w:proofErr w:type="spellEnd"/>
      <w:r w:rsidR="00E8463A" w:rsidRPr="00E569C6">
        <w:t xml:space="preserve"> </w:t>
      </w:r>
      <w:proofErr w:type="spellStart"/>
      <w:r w:rsidR="00E8463A" w:rsidRPr="00E569C6">
        <w:t>Tiên</w:t>
      </w:r>
      <w:proofErr w:type="spellEnd"/>
      <w:r w:rsidR="00E8463A" w:rsidRPr="00E569C6">
        <w:t xml:space="preserve"> </w:t>
      </w:r>
      <w:proofErr w:type="spellStart"/>
      <w:r w:rsidR="00E8463A" w:rsidRPr="00E569C6">
        <w:t>và</w:t>
      </w:r>
      <w:proofErr w:type="spellEnd"/>
      <w:r w:rsidR="00E8463A" w:rsidRPr="00E569C6">
        <w:t xml:space="preserve"> </w:t>
      </w:r>
      <w:proofErr w:type="spellStart"/>
      <w:r w:rsidR="00E8463A" w:rsidRPr="00E569C6">
        <w:t>Chinh</w:t>
      </w:r>
      <w:proofErr w:type="spellEnd"/>
      <w:r w:rsidR="00E8463A" w:rsidRPr="00E569C6">
        <w:t xml:space="preserve"> </w:t>
      </w:r>
      <w:proofErr w:type="spellStart"/>
      <w:r w:rsidR="00E8463A" w:rsidRPr="00E569C6">
        <w:t>Phụ</w:t>
      </w:r>
      <w:proofErr w:type="spellEnd"/>
      <w:r w:rsidR="00E8463A" w:rsidRPr="00E569C6">
        <w:t xml:space="preserve"> </w:t>
      </w:r>
      <w:proofErr w:type="spellStart"/>
      <w:r w:rsidR="00E8463A" w:rsidRPr="00E569C6">
        <w:t>Ngâm</w:t>
      </w:r>
      <w:proofErr w:type="spellEnd"/>
      <w:r w:rsidR="00E8463A" w:rsidRPr="00E569C6">
        <w:t xml:space="preserve"> </w:t>
      </w:r>
      <w:proofErr w:type="spellStart"/>
      <w:r w:rsidR="00E8463A" w:rsidRPr="00E569C6">
        <w:t>Khúc</w:t>
      </w:r>
      <w:proofErr w:type="spellEnd"/>
      <w:r w:rsidR="00E8463A" w:rsidRPr="00E569C6">
        <w:t xml:space="preserve">. </w:t>
      </w:r>
    </w:p>
    <w:p w14:paraId="755BE4A1" w14:textId="78D6D083" w:rsidR="00FC102A" w:rsidRPr="00E569C6" w:rsidRDefault="005E12A4" w:rsidP="007D2A5C">
      <w:pPr>
        <w:pStyle w:val="NormalText"/>
        <w:jc w:val="both"/>
      </w:pPr>
      <w:r w:rsidRPr="00E569C6">
        <w:t xml:space="preserve">Theo </w:t>
      </w:r>
      <w:proofErr w:type="spellStart"/>
      <w:r w:rsidRPr="00E569C6">
        <w:t>sau</w:t>
      </w:r>
      <w:proofErr w:type="spellEnd"/>
      <w:r w:rsidRPr="00E569C6">
        <w:t xml:space="preserve"> </w:t>
      </w:r>
      <w:proofErr w:type="spellStart"/>
      <w:r w:rsidRPr="00E569C6">
        <w:t>đó</w:t>
      </w:r>
      <w:proofErr w:type="spellEnd"/>
      <w:r w:rsidRPr="00E569C6">
        <w:t xml:space="preserve">, </w:t>
      </w:r>
      <w:proofErr w:type="spellStart"/>
      <w:r w:rsidRPr="00E569C6">
        <w:t>v</w:t>
      </w:r>
      <w:r w:rsidR="003065E2" w:rsidRPr="00E569C6">
        <w:t>ới</w:t>
      </w:r>
      <w:proofErr w:type="spellEnd"/>
      <w:r w:rsidR="003065E2" w:rsidRPr="00E569C6">
        <w:t xml:space="preserve"> </w:t>
      </w:r>
      <w:proofErr w:type="spellStart"/>
      <w:r w:rsidR="003065E2" w:rsidRPr="00E569C6">
        <w:t>sự</w:t>
      </w:r>
      <w:proofErr w:type="spellEnd"/>
      <w:r w:rsidR="003065E2" w:rsidRPr="00E569C6">
        <w:t xml:space="preserve"> </w:t>
      </w:r>
      <w:proofErr w:type="spellStart"/>
      <w:r w:rsidR="003065E2" w:rsidRPr="00E569C6">
        <w:t>phát</w:t>
      </w:r>
      <w:proofErr w:type="spellEnd"/>
      <w:r w:rsidR="003065E2" w:rsidRPr="00E569C6">
        <w:t xml:space="preserve"> </w:t>
      </w:r>
      <w:proofErr w:type="spellStart"/>
      <w:r w:rsidR="003065E2" w:rsidRPr="00E569C6">
        <w:t>triển</w:t>
      </w:r>
      <w:proofErr w:type="spellEnd"/>
      <w:r w:rsidR="003065E2" w:rsidRPr="00E569C6">
        <w:t xml:space="preserve"> </w:t>
      </w:r>
      <w:proofErr w:type="spellStart"/>
      <w:r w:rsidR="003065E2" w:rsidRPr="00E569C6">
        <w:t>vượt</w:t>
      </w:r>
      <w:proofErr w:type="spellEnd"/>
      <w:r w:rsidR="003065E2" w:rsidRPr="00E569C6">
        <w:t xml:space="preserve"> </w:t>
      </w:r>
      <w:proofErr w:type="spellStart"/>
      <w:r w:rsidR="003065E2" w:rsidRPr="00E569C6">
        <w:t>bậc</w:t>
      </w:r>
      <w:proofErr w:type="spellEnd"/>
      <w:r w:rsidR="003065E2" w:rsidRPr="00E569C6">
        <w:t xml:space="preserve"> </w:t>
      </w:r>
      <w:proofErr w:type="spellStart"/>
      <w:r w:rsidR="003065E2" w:rsidRPr="00E569C6">
        <w:t>của</w:t>
      </w:r>
      <w:proofErr w:type="spellEnd"/>
      <w:r w:rsidR="003065E2" w:rsidRPr="00E569C6">
        <w:t xml:space="preserve"> </w:t>
      </w:r>
      <w:proofErr w:type="spellStart"/>
      <w:r w:rsidR="003065E2" w:rsidRPr="00E569C6">
        <w:t>các</w:t>
      </w:r>
      <w:proofErr w:type="spellEnd"/>
      <w:r w:rsidR="003065E2" w:rsidRPr="00E569C6">
        <w:t xml:space="preserve"> </w:t>
      </w:r>
      <w:proofErr w:type="spellStart"/>
      <w:r w:rsidR="003065E2" w:rsidRPr="00E569C6">
        <w:t>mô</w:t>
      </w:r>
      <w:proofErr w:type="spellEnd"/>
      <w:r w:rsidR="003065E2" w:rsidRPr="00E569C6">
        <w:t xml:space="preserve"> </w:t>
      </w:r>
      <w:proofErr w:type="spellStart"/>
      <w:r w:rsidR="003065E2" w:rsidRPr="00E569C6">
        <w:t>hình</w:t>
      </w:r>
      <w:proofErr w:type="spellEnd"/>
      <w:r w:rsidR="003065E2" w:rsidRPr="00E569C6">
        <w:t xml:space="preserve"> </w:t>
      </w:r>
      <w:proofErr w:type="spellStart"/>
      <w:r w:rsidR="003065E2" w:rsidRPr="00E569C6">
        <w:t>học</w:t>
      </w:r>
      <w:proofErr w:type="spellEnd"/>
      <w:r w:rsidR="003065E2" w:rsidRPr="00E569C6">
        <w:t xml:space="preserve"> </w:t>
      </w:r>
      <w:proofErr w:type="spellStart"/>
      <w:r w:rsidR="003065E2" w:rsidRPr="00E569C6">
        <w:t>máy</w:t>
      </w:r>
      <w:proofErr w:type="spellEnd"/>
      <w:r w:rsidR="003065E2" w:rsidRPr="00E569C6">
        <w:t xml:space="preserve">, </w:t>
      </w:r>
      <w:proofErr w:type="spellStart"/>
      <w:r w:rsidR="003065E2" w:rsidRPr="00E569C6">
        <w:t>học</w:t>
      </w:r>
      <w:proofErr w:type="spellEnd"/>
      <w:r w:rsidR="003065E2" w:rsidRPr="00E569C6">
        <w:t xml:space="preserve"> </w:t>
      </w:r>
      <w:proofErr w:type="spellStart"/>
      <w:r w:rsidR="003065E2" w:rsidRPr="00E569C6">
        <w:t>sâu</w:t>
      </w:r>
      <w:proofErr w:type="spellEnd"/>
      <w:r w:rsidR="003065E2" w:rsidRPr="00E569C6">
        <w:t xml:space="preserve">, </w:t>
      </w:r>
      <w:proofErr w:type="spellStart"/>
      <w:r w:rsidR="003065E2" w:rsidRPr="00E569C6">
        <w:t>m</w:t>
      </w:r>
      <w:r w:rsidR="00D01A24" w:rsidRPr="00E569C6">
        <w:t>ột</w:t>
      </w:r>
      <w:proofErr w:type="spellEnd"/>
      <w:r w:rsidR="00D01A24" w:rsidRPr="00E569C6">
        <w:t xml:space="preserve"> </w:t>
      </w:r>
      <w:proofErr w:type="spellStart"/>
      <w:r w:rsidR="00D01A24" w:rsidRPr="00E569C6">
        <w:t>nỗ</w:t>
      </w:r>
      <w:proofErr w:type="spellEnd"/>
      <w:r w:rsidR="00D01A24" w:rsidRPr="00E569C6">
        <w:t xml:space="preserve"> </w:t>
      </w:r>
      <w:proofErr w:type="spellStart"/>
      <w:r w:rsidR="00D01A24" w:rsidRPr="00E569C6">
        <w:t>lực</w:t>
      </w:r>
      <w:proofErr w:type="spellEnd"/>
      <w:r w:rsidR="00D01A24" w:rsidRPr="00E569C6">
        <w:t xml:space="preserve"> </w:t>
      </w:r>
      <w:proofErr w:type="spellStart"/>
      <w:r w:rsidR="00D01A24" w:rsidRPr="00E569C6">
        <w:t>khác</w:t>
      </w:r>
      <w:proofErr w:type="spellEnd"/>
      <w:r w:rsidR="00D01A24" w:rsidRPr="00E569C6">
        <w:t xml:space="preserve"> </w:t>
      </w:r>
      <w:proofErr w:type="spellStart"/>
      <w:r w:rsidR="00D01A24" w:rsidRPr="00E569C6">
        <w:t>gần</w:t>
      </w:r>
      <w:proofErr w:type="spellEnd"/>
      <w:r w:rsidR="00D01A24" w:rsidRPr="00E569C6">
        <w:t xml:space="preserve"> </w:t>
      </w:r>
      <w:proofErr w:type="spellStart"/>
      <w:r w:rsidR="00D01A24" w:rsidRPr="00E569C6">
        <w:t>đây</w:t>
      </w:r>
      <w:proofErr w:type="spellEnd"/>
      <w:r w:rsidR="00D01A24" w:rsidRPr="00E569C6">
        <w:t xml:space="preserve"> </w:t>
      </w:r>
      <w:proofErr w:type="spellStart"/>
      <w:r w:rsidR="00D01A24" w:rsidRPr="00E569C6">
        <w:t>nhằm</w:t>
      </w:r>
      <w:proofErr w:type="spellEnd"/>
      <w:r w:rsidR="00D01A24" w:rsidRPr="00E569C6">
        <w:t xml:space="preserve"> </w:t>
      </w:r>
      <w:proofErr w:type="spellStart"/>
      <w:r w:rsidR="00D01A24" w:rsidRPr="00E569C6">
        <w:t>thu</w:t>
      </w:r>
      <w:proofErr w:type="spellEnd"/>
      <w:r w:rsidR="00D01A24" w:rsidRPr="00E569C6">
        <w:t xml:space="preserve"> </w:t>
      </w:r>
      <w:proofErr w:type="spellStart"/>
      <w:r w:rsidR="00D01A24" w:rsidRPr="00E569C6">
        <w:t>thập</w:t>
      </w:r>
      <w:proofErr w:type="spellEnd"/>
      <w:r w:rsidR="00D01A24" w:rsidRPr="00E569C6">
        <w:t xml:space="preserve"> </w:t>
      </w:r>
      <w:proofErr w:type="spellStart"/>
      <w:r w:rsidR="00D01A24" w:rsidRPr="00E569C6">
        <w:t>dữ</w:t>
      </w:r>
      <w:proofErr w:type="spellEnd"/>
      <w:r w:rsidR="00D01A24" w:rsidRPr="00E569C6">
        <w:t xml:space="preserve"> </w:t>
      </w:r>
      <w:proofErr w:type="spellStart"/>
      <w:r w:rsidR="00D01A24" w:rsidRPr="00E569C6">
        <w:t>liệu</w:t>
      </w:r>
      <w:proofErr w:type="spellEnd"/>
      <w:r w:rsidR="00D01A24" w:rsidRPr="00E569C6">
        <w:t xml:space="preserve"> </w:t>
      </w:r>
      <w:proofErr w:type="spellStart"/>
      <w:r w:rsidR="009071F0" w:rsidRPr="00E569C6">
        <w:t>chữ</w:t>
      </w:r>
      <w:proofErr w:type="spellEnd"/>
      <w:r w:rsidR="009071F0" w:rsidRPr="00E569C6">
        <w:t xml:space="preserve"> </w:t>
      </w:r>
      <w:proofErr w:type="spellStart"/>
      <w:r w:rsidR="009071F0" w:rsidRPr="00E569C6">
        <w:t>Nôm</w:t>
      </w:r>
      <w:proofErr w:type="spellEnd"/>
      <w:r w:rsidR="009071F0" w:rsidRPr="00E569C6">
        <w:t xml:space="preserve"> </w:t>
      </w:r>
      <w:proofErr w:type="spellStart"/>
      <w:r w:rsidR="009071F0" w:rsidRPr="00E569C6">
        <w:t>gồm</w:t>
      </w:r>
      <w:proofErr w:type="spellEnd"/>
      <w:r w:rsidR="009071F0" w:rsidRPr="00E569C6">
        <w:t xml:space="preserve"> 2953 </w:t>
      </w:r>
      <w:proofErr w:type="spellStart"/>
      <w:r w:rsidR="009071F0" w:rsidRPr="00E569C6">
        <w:t>trang</w:t>
      </w:r>
      <w:proofErr w:type="spellEnd"/>
      <w:r w:rsidR="009071F0" w:rsidRPr="00E569C6">
        <w:t xml:space="preserve"> </w:t>
      </w:r>
      <w:proofErr w:type="spellStart"/>
      <w:r w:rsidR="009071F0" w:rsidRPr="00E569C6">
        <w:t>viết</w:t>
      </w:r>
      <w:proofErr w:type="spellEnd"/>
      <w:r w:rsidR="009071F0" w:rsidRPr="00E569C6">
        <w:t xml:space="preserve"> </w:t>
      </w:r>
      <w:proofErr w:type="spellStart"/>
      <w:r w:rsidR="009071F0" w:rsidRPr="00E569C6">
        <w:t>tay</w:t>
      </w:r>
      <w:proofErr w:type="spellEnd"/>
      <w:r w:rsidR="009071F0" w:rsidRPr="00E569C6">
        <w:t xml:space="preserve"> </w:t>
      </w:r>
      <w:proofErr w:type="spellStart"/>
      <w:r w:rsidR="009071F0" w:rsidRPr="00E569C6">
        <w:t>thu</w:t>
      </w:r>
      <w:proofErr w:type="spellEnd"/>
      <w:r w:rsidR="009071F0" w:rsidRPr="00E569C6">
        <w:t xml:space="preserve"> </w:t>
      </w:r>
      <w:proofErr w:type="spellStart"/>
      <w:r w:rsidR="009071F0" w:rsidRPr="00E569C6">
        <w:t>thập</w:t>
      </w:r>
      <w:proofErr w:type="spellEnd"/>
      <w:r w:rsidR="009071F0" w:rsidRPr="00E569C6">
        <w:t xml:space="preserve"> </w:t>
      </w:r>
      <w:proofErr w:type="spellStart"/>
      <w:r w:rsidR="009071F0" w:rsidRPr="00E569C6">
        <w:t>từ</w:t>
      </w:r>
      <w:proofErr w:type="spellEnd"/>
      <w:r w:rsidR="009071F0" w:rsidRPr="00E569C6">
        <w:t xml:space="preserve"> </w:t>
      </w:r>
      <w:proofErr w:type="spellStart"/>
      <w:r w:rsidR="009071F0" w:rsidRPr="00E569C6">
        <w:t>Quỹ</w:t>
      </w:r>
      <w:proofErr w:type="spellEnd"/>
      <w:r w:rsidR="009071F0" w:rsidRPr="00E569C6">
        <w:t xml:space="preserve"> </w:t>
      </w:r>
      <w:proofErr w:type="spellStart"/>
      <w:r w:rsidR="009071F0" w:rsidRPr="00E569C6">
        <w:t>Bảo</w:t>
      </w:r>
      <w:proofErr w:type="spellEnd"/>
      <w:r w:rsidR="009071F0" w:rsidRPr="00E569C6">
        <w:t xml:space="preserve"> </w:t>
      </w:r>
      <w:proofErr w:type="spellStart"/>
      <w:r w:rsidR="009071F0" w:rsidRPr="00E569C6">
        <w:t>tồn</w:t>
      </w:r>
      <w:proofErr w:type="spellEnd"/>
      <w:r w:rsidR="009071F0" w:rsidRPr="00E569C6">
        <w:t xml:space="preserve"> </w:t>
      </w:r>
      <w:proofErr w:type="spellStart"/>
      <w:r w:rsidR="009071F0" w:rsidRPr="00E569C6">
        <w:t>Chữ</w:t>
      </w:r>
      <w:proofErr w:type="spellEnd"/>
      <w:r w:rsidR="009071F0" w:rsidRPr="00E569C6">
        <w:t xml:space="preserve"> </w:t>
      </w:r>
      <w:proofErr w:type="spellStart"/>
      <w:r w:rsidR="009071F0" w:rsidRPr="00E569C6">
        <w:t>Nôm</w:t>
      </w:r>
      <w:proofErr w:type="spellEnd"/>
      <w:r w:rsidR="009071F0" w:rsidRPr="00E569C6">
        <w:t xml:space="preserve"> </w:t>
      </w:r>
      <w:proofErr w:type="spellStart"/>
      <w:r w:rsidR="009071F0" w:rsidRPr="00E569C6">
        <w:t>Việt</w:t>
      </w:r>
      <w:proofErr w:type="spellEnd"/>
      <w:r w:rsidR="009071F0" w:rsidRPr="00E569C6">
        <w:t xml:space="preserve"> Nam </w:t>
      </w:r>
      <w:proofErr w:type="spellStart"/>
      <w:r w:rsidR="00D01A24" w:rsidRPr="00E569C6">
        <w:t>phục</w:t>
      </w:r>
      <w:proofErr w:type="spellEnd"/>
      <w:r w:rsidR="00D01A24" w:rsidRPr="00E569C6">
        <w:t xml:space="preserve"> </w:t>
      </w:r>
      <w:proofErr w:type="spellStart"/>
      <w:r w:rsidR="00D01A24" w:rsidRPr="00E569C6">
        <w:t>vụ</w:t>
      </w:r>
      <w:proofErr w:type="spellEnd"/>
      <w:r w:rsidR="00D01A24" w:rsidRPr="00E569C6">
        <w:t xml:space="preserve"> </w:t>
      </w:r>
      <w:proofErr w:type="spellStart"/>
      <w:r w:rsidR="00D01A24" w:rsidRPr="00E569C6">
        <w:t>cho</w:t>
      </w:r>
      <w:proofErr w:type="spellEnd"/>
      <w:r w:rsidR="00DB2D02" w:rsidRPr="00E569C6">
        <w:t xml:space="preserve"> </w:t>
      </w:r>
      <w:proofErr w:type="spellStart"/>
      <w:r w:rsidR="00DB2D02" w:rsidRPr="00E569C6">
        <w:t>hai</w:t>
      </w:r>
      <w:proofErr w:type="spellEnd"/>
      <w:r w:rsidR="00DB2D02" w:rsidRPr="00E569C6">
        <w:t xml:space="preserve"> </w:t>
      </w:r>
      <w:proofErr w:type="spellStart"/>
      <w:r w:rsidR="00DB2D02" w:rsidRPr="00E569C6">
        <w:t>bài</w:t>
      </w:r>
      <w:proofErr w:type="spellEnd"/>
      <w:r w:rsidR="00DB2D02" w:rsidRPr="00E569C6">
        <w:t xml:space="preserve"> </w:t>
      </w:r>
      <w:proofErr w:type="spellStart"/>
      <w:r w:rsidR="00DB2D02" w:rsidRPr="00E569C6">
        <w:t>toán</w:t>
      </w:r>
      <w:proofErr w:type="spellEnd"/>
      <w:r w:rsidR="00DB2D02" w:rsidRPr="00E569C6">
        <w:t xml:space="preserve"> </w:t>
      </w:r>
      <w:proofErr w:type="spellStart"/>
      <w:r w:rsidR="00DB2D02" w:rsidRPr="00E569C6">
        <w:t>phát</w:t>
      </w:r>
      <w:proofErr w:type="spellEnd"/>
      <w:r w:rsidR="00DB2D02" w:rsidRPr="00E569C6">
        <w:t xml:space="preserve"> </w:t>
      </w:r>
      <w:proofErr w:type="spellStart"/>
      <w:r w:rsidR="00DB2D02" w:rsidRPr="00E569C6">
        <w:t>hiện</w:t>
      </w:r>
      <w:proofErr w:type="spellEnd"/>
      <w:r w:rsidR="00DB2D02" w:rsidRPr="00E569C6">
        <w:t xml:space="preserve"> </w:t>
      </w:r>
      <w:proofErr w:type="spellStart"/>
      <w:r w:rsidR="00DB2D02" w:rsidRPr="00E569C6">
        <w:t>văn</w:t>
      </w:r>
      <w:proofErr w:type="spellEnd"/>
      <w:r w:rsidR="00DB2D02" w:rsidRPr="00E569C6">
        <w:t xml:space="preserve"> </w:t>
      </w:r>
      <w:proofErr w:type="spellStart"/>
      <w:r w:rsidR="00DB2D02" w:rsidRPr="00E569C6">
        <w:t>bản</w:t>
      </w:r>
      <w:proofErr w:type="spellEnd"/>
      <w:r w:rsidR="00DB2D02" w:rsidRPr="00E569C6">
        <w:t xml:space="preserve"> </w:t>
      </w:r>
      <w:proofErr w:type="spellStart"/>
      <w:r w:rsidR="00DB2D02" w:rsidRPr="00E569C6">
        <w:t>và</w:t>
      </w:r>
      <w:proofErr w:type="spellEnd"/>
      <w:r w:rsidR="00DB2D02" w:rsidRPr="00E569C6">
        <w:t xml:space="preserve"> </w:t>
      </w:r>
      <w:proofErr w:type="spellStart"/>
      <w:r w:rsidR="00DB2D02" w:rsidRPr="00E569C6">
        <w:t>nhận</w:t>
      </w:r>
      <w:proofErr w:type="spellEnd"/>
      <w:r w:rsidR="00DB2D02" w:rsidRPr="00E569C6">
        <w:t xml:space="preserve"> </w:t>
      </w:r>
      <w:proofErr w:type="spellStart"/>
      <w:r w:rsidR="00DB2D02" w:rsidRPr="00E569C6">
        <w:t>dạng</w:t>
      </w:r>
      <w:proofErr w:type="spellEnd"/>
      <w:r w:rsidR="00DB2D02" w:rsidRPr="00E569C6">
        <w:t xml:space="preserve"> </w:t>
      </w:r>
      <w:proofErr w:type="spellStart"/>
      <w:r w:rsidR="00DB2D02" w:rsidRPr="00E569C6">
        <w:t>văn</w:t>
      </w:r>
      <w:proofErr w:type="spellEnd"/>
      <w:r w:rsidR="00DB2D02" w:rsidRPr="00E569C6">
        <w:t xml:space="preserve"> </w:t>
      </w:r>
      <w:proofErr w:type="spellStart"/>
      <w:r w:rsidR="00DB2D02" w:rsidRPr="00E569C6">
        <w:t>bản</w:t>
      </w:r>
      <w:proofErr w:type="spellEnd"/>
      <w:r w:rsidR="00DB2D02" w:rsidRPr="00E569C6">
        <w:t xml:space="preserve"> </w:t>
      </w:r>
      <w:proofErr w:type="spellStart"/>
      <w:r w:rsidR="00004100" w:rsidRPr="00E569C6">
        <w:t>được</w:t>
      </w:r>
      <w:proofErr w:type="spellEnd"/>
      <w:r w:rsidR="00004100" w:rsidRPr="00E569C6">
        <w:t xml:space="preserve"> </w:t>
      </w:r>
      <w:proofErr w:type="spellStart"/>
      <w:r w:rsidR="00004100" w:rsidRPr="00E569C6">
        <w:t>báo</w:t>
      </w:r>
      <w:proofErr w:type="spellEnd"/>
      <w:r w:rsidR="00004100" w:rsidRPr="00E569C6">
        <w:t xml:space="preserve"> </w:t>
      </w:r>
      <w:proofErr w:type="spellStart"/>
      <w:r w:rsidR="00004100" w:rsidRPr="00E569C6">
        <w:t>cáo</w:t>
      </w:r>
      <w:proofErr w:type="spellEnd"/>
      <w:r w:rsidR="00004100" w:rsidRPr="00E569C6">
        <w:t xml:space="preserve"> </w:t>
      </w:r>
      <w:proofErr w:type="spellStart"/>
      <w:r w:rsidR="00004100" w:rsidRPr="00E569C6">
        <w:t>trong</w:t>
      </w:r>
      <w:proofErr w:type="spellEnd"/>
      <w:r w:rsidR="00004100" w:rsidRPr="00E569C6">
        <w:t xml:space="preserve"> [2]</w:t>
      </w:r>
      <w:r w:rsidR="003065E2" w:rsidRPr="00E569C6">
        <w:t xml:space="preserve"> </w:t>
      </w:r>
      <w:proofErr w:type="spellStart"/>
      <w:r w:rsidR="003065E2" w:rsidRPr="00E569C6">
        <w:t>đã</w:t>
      </w:r>
      <w:proofErr w:type="spellEnd"/>
      <w:r w:rsidR="003065E2" w:rsidRPr="00E569C6">
        <w:t xml:space="preserve"> </w:t>
      </w:r>
      <w:proofErr w:type="spellStart"/>
      <w:r w:rsidR="003065E2" w:rsidRPr="00E569C6">
        <w:t>ra</w:t>
      </w:r>
      <w:proofErr w:type="spellEnd"/>
      <w:r w:rsidR="003065E2" w:rsidRPr="00E569C6">
        <w:t xml:space="preserve"> </w:t>
      </w:r>
      <w:proofErr w:type="spellStart"/>
      <w:r w:rsidR="003065E2" w:rsidRPr="00E569C6">
        <w:t>đời</w:t>
      </w:r>
      <w:proofErr w:type="spellEnd"/>
      <w:r w:rsidR="003065E2" w:rsidRPr="00E569C6">
        <w:t xml:space="preserve">. </w:t>
      </w:r>
    </w:p>
    <w:p w14:paraId="688453A6" w14:textId="50EB2BBA" w:rsidR="00B01EFA" w:rsidRPr="00387658" w:rsidRDefault="00925C67" w:rsidP="00925C67">
      <w:pPr>
        <w:rPr>
          <w:rFonts w:ascii="Times New Roman" w:eastAsia="Times New Roman" w:hAnsi="Times New Roman" w:cs="Times New Roman"/>
          <w:bCs/>
          <w:color w:val="000000"/>
          <w:sz w:val="26"/>
          <w:szCs w:val="26"/>
          <w:lang w:val="vi-VN"/>
        </w:rPr>
      </w:pPr>
      <w:r>
        <w:rPr>
          <w:rFonts w:ascii="Times New Roman" w:eastAsia="Times New Roman" w:hAnsi="Times New Roman" w:cs="Times New Roman"/>
          <w:bCs/>
          <w:color w:val="000000"/>
          <w:sz w:val="26"/>
          <w:szCs w:val="26"/>
          <w:lang w:val="vi-VN"/>
        </w:rPr>
        <w:br w:type="page"/>
      </w:r>
    </w:p>
    <w:p w14:paraId="0F57A8DB" w14:textId="77777777" w:rsidR="00072C8A" w:rsidRDefault="00072C8A" w:rsidP="00181BB9">
      <w:pPr>
        <w:pStyle w:val="Heading02"/>
        <w:numPr>
          <w:ilvl w:val="0"/>
          <w:numId w:val="0"/>
        </w:numPr>
      </w:pPr>
      <w:bookmarkStart w:id="27" w:name="_Toc142345534"/>
      <w:bookmarkStart w:id="28" w:name="_Toc142345899"/>
    </w:p>
    <w:p w14:paraId="73F539D5" w14:textId="0F74CFE1" w:rsidR="000C0D7A" w:rsidRPr="00181BB9" w:rsidRDefault="002B2896" w:rsidP="00181BB9">
      <w:pPr>
        <w:pStyle w:val="Heading02"/>
        <w:numPr>
          <w:ilvl w:val="0"/>
          <w:numId w:val="0"/>
        </w:numPr>
      </w:pPr>
      <w:bookmarkStart w:id="29" w:name="_Toc142736575"/>
      <w:r>
        <w:t>2.2.</w:t>
      </w:r>
      <w:r w:rsidR="00BC682C">
        <w:tab/>
      </w:r>
      <w:r w:rsidR="00956BDC">
        <w:t>Thách thức</w:t>
      </w:r>
      <w:bookmarkEnd w:id="27"/>
      <w:bookmarkEnd w:id="28"/>
      <w:bookmarkEnd w:id="29"/>
    </w:p>
    <w:p w14:paraId="2186AD2E" w14:textId="4E3E19F4" w:rsidR="00DE6D98" w:rsidRPr="00BC682C" w:rsidRDefault="00DE6D98" w:rsidP="007D2A5C">
      <w:pPr>
        <w:pStyle w:val="NormalText"/>
        <w:jc w:val="both"/>
        <w:rPr>
          <w:lang w:val="vi-VN"/>
        </w:rPr>
      </w:pPr>
      <w:proofErr w:type="spellStart"/>
      <w:r w:rsidRPr="00DE6D98">
        <w:t>Quá</w:t>
      </w:r>
      <w:proofErr w:type="spellEnd"/>
      <w:r w:rsidRPr="00DE6D98">
        <w:t xml:space="preserve"> </w:t>
      </w:r>
      <w:proofErr w:type="spellStart"/>
      <w:r w:rsidRPr="00DE6D98">
        <w:t>trình</w:t>
      </w:r>
      <w:proofErr w:type="spellEnd"/>
      <w:r w:rsidRPr="00DE6D98">
        <w:t xml:space="preserve"> </w:t>
      </w:r>
      <w:proofErr w:type="spellStart"/>
      <w:r w:rsidRPr="00DE6D98">
        <w:t>thu</w:t>
      </w:r>
      <w:proofErr w:type="spellEnd"/>
      <w:r w:rsidRPr="00DE6D98">
        <w:t xml:space="preserve"> </w:t>
      </w:r>
      <w:proofErr w:type="spellStart"/>
      <w:r w:rsidRPr="00DE6D98">
        <w:t>thập</w:t>
      </w:r>
      <w:proofErr w:type="spellEnd"/>
      <w:r w:rsidRPr="00DE6D98">
        <w:t xml:space="preserve"> </w:t>
      </w:r>
      <w:proofErr w:type="spellStart"/>
      <w:r w:rsidRPr="00DE6D98">
        <w:t>dữ</w:t>
      </w:r>
      <w:proofErr w:type="spellEnd"/>
      <w:r w:rsidRPr="00DE6D98">
        <w:t xml:space="preserve"> </w:t>
      </w:r>
      <w:proofErr w:type="spellStart"/>
      <w:r w:rsidRPr="00DE6D98">
        <w:t>liệu</w:t>
      </w:r>
      <w:proofErr w:type="spellEnd"/>
      <w:r w:rsidRPr="00DE6D98">
        <w:t xml:space="preserve"> song </w:t>
      </w:r>
      <w:proofErr w:type="spellStart"/>
      <w:r w:rsidRPr="00DE6D98">
        <w:t>ngữ</w:t>
      </w:r>
      <w:proofErr w:type="spellEnd"/>
      <w:r w:rsidRPr="00DE6D98">
        <w:t xml:space="preserve"> </w:t>
      </w:r>
      <w:proofErr w:type="spellStart"/>
      <w:r w:rsidRPr="00DE6D98">
        <w:t>chữ</w:t>
      </w:r>
      <w:proofErr w:type="spellEnd"/>
      <w:r w:rsidRPr="00DE6D98">
        <w:t xml:space="preserve"> </w:t>
      </w:r>
      <w:proofErr w:type="spellStart"/>
      <w:r w:rsidRPr="00DE6D98">
        <w:t>Nôm</w:t>
      </w:r>
      <w:proofErr w:type="spellEnd"/>
      <w:r w:rsidRPr="00DE6D98">
        <w:t xml:space="preserve"> </w:t>
      </w:r>
      <w:proofErr w:type="spellStart"/>
      <w:r w:rsidRPr="00DE6D98">
        <w:t>và</w:t>
      </w:r>
      <w:proofErr w:type="spellEnd"/>
      <w:r w:rsidRPr="00DE6D98">
        <w:t xml:space="preserve"> </w:t>
      </w:r>
      <w:proofErr w:type="spellStart"/>
      <w:r w:rsidRPr="00DE6D98">
        <w:t>chữ</w:t>
      </w:r>
      <w:proofErr w:type="spellEnd"/>
      <w:r w:rsidRPr="00DE6D98">
        <w:t xml:space="preserve"> </w:t>
      </w:r>
      <w:proofErr w:type="spellStart"/>
      <w:r w:rsidRPr="00DE6D98">
        <w:t>Quốc</w:t>
      </w:r>
      <w:proofErr w:type="spellEnd"/>
      <w:r w:rsidRPr="00DE6D98">
        <w:t xml:space="preserve"> </w:t>
      </w:r>
      <w:proofErr w:type="spellStart"/>
      <w:r w:rsidRPr="00DE6D98">
        <w:t>ngữ</w:t>
      </w:r>
      <w:proofErr w:type="spellEnd"/>
      <w:r w:rsidRPr="00DE6D98">
        <w:t xml:space="preserve"> </w:t>
      </w:r>
      <w:proofErr w:type="spellStart"/>
      <w:r w:rsidR="00273800">
        <w:t>nói</w:t>
      </w:r>
      <w:proofErr w:type="spellEnd"/>
      <w:r w:rsidR="00273800">
        <w:rPr>
          <w:lang w:val="vi-VN"/>
        </w:rPr>
        <w:t xml:space="preserve"> chung đều phải </w:t>
      </w:r>
      <w:proofErr w:type="spellStart"/>
      <w:r w:rsidRPr="00DE6D98">
        <w:t>đối</w:t>
      </w:r>
      <w:proofErr w:type="spellEnd"/>
      <w:r w:rsidRPr="00DE6D98">
        <w:t xml:space="preserve"> </w:t>
      </w:r>
      <w:proofErr w:type="spellStart"/>
      <w:r w:rsidRPr="00DE6D98">
        <w:t>mặt</w:t>
      </w:r>
      <w:proofErr w:type="spellEnd"/>
      <w:r w:rsidRPr="00DE6D98">
        <w:t xml:space="preserve"> </w:t>
      </w:r>
      <w:proofErr w:type="spellStart"/>
      <w:r w:rsidRPr="00DE6D98">
        <w:t>với</w:t>
      </w:r>
      <w:proofErr w:type="spellEnd"/>
      <w:r w:rsidRPr="00DE6D98">
        <w:t xml:space="preserve"> </w:t>
      </w:r>
      <w:proofErr w:type="spellStart"/>
      <w:r w:rsidRPr="00DE6D98">
        <w:t>một</w:t>
      </w:r>
      <w:proofErr w:type="spellEnd"/>
      <w:r w:rsidRPr="00DE6D98">
        <w:t xml:space="preserve"> </w:t>
      </w:r>
      <w:proofErr w:type="spellStart"/>
      <w:r w:rsidRPr="00DE6D98">
        <w:t>số</w:t>
      </w:r>
      <w:proofErr w:type="spellEnd"/>
      <w:r w:rsidRPr="00DE6D98">
        <w:t xml:space="preserve"> </w:t>
      </w:r>
      <w:proofErr w:type="spellStart"/>
      <w:r w:rsidRPr="00DE6D98">
        <w:t>thách</w:t>
      </w:r>
      <w:proofErr w:type="spellEnd"/>
      <w:r w:rsidRPr="00DE6D98">
        <w:t xml:space="preserve"> </w:t>
      </w:r>
      <w:proofErr w:type="spellStart"/>
      <w:r w:rsidRPr="00DE6D98">
        <w:t>thức</w:t>
      </w:r>
      <w:proofErr w:type="spellEnd"/>
      <w:r w:rsidRPr="00DE6D98">
        <w:t xml:space="preserve"> </w:t>
      </w:r>
      <w:proofErr w:type="spellStart"/>
      <w:r w:rsidRPr="00DE6D98">
        <w:t>đáng</w:t>
      </w:r>
      <w:proofErr w:type="spellEnd"/>
      <w:r w:rsidRPr="00DE6D98">
        <w:t xml:space="preserve"> </w:t>
      </w:r>
      <w:proofErr w:type="spellStart"/>
      <w:r w:rsidRPr="00DE6D98">
        <w:t>kể</w:t>
      </w:r>
      <w:proofErr w:type="spellEnd"/>
      <w:r w:rsidRPr="00DE6D98">
        <w:t xml:space="preserve"> do </w:t>
      </w:r>
      <w:proofErr w:type="spellStart"/>
      <w:r w:rsidRPr="00DE6D98">
        <w:t>sự</w:t>
      </w:r>
      <w:proofErr w:type="spellEnd"/>
      <w:r w:rsidRPr="00DE6D98">
        <w:t xml:space="preserve"> </w:t>
      </w:r>
      <w:proofErr w:type="spellStart"/>
      <w:r w:rsidRPr="00DE6D98">
        <w:t>phức</w:t>
      </w:r>
      <w:proofErr w:type="spellEnd"/>
      <w:r w:rsidRPr="00DE6D98">
        <w:t xml:space="preserve"> </w:t>
      </w:r>
      <w:proofErr w:type="spellStart"/>
      <w:r w:rsidRPr="00DE6D98">
        <w:t>tạp</w:t>
      </w:r>
      <w:proofErr w:type="spellEnd"/>
      <w:r w:rsidRPr="00DE6D98">
        <w:t xml:space="preserve"> </w:t>
      </w:r>
      <w:proofErr w:type="spellStart"/>
      <w:r w:rsidRPr="00DE6D98">
        <w:t>của</w:t>
      </w:r>
      <w:proofErr w:type="spellEnd"/>
      <w:r w:rsidRPr="00DE6D98">
        <w:t xml:space="preserve"> </w:t>
      </w:r>
      <w:proofErr w:type="spellStart"/>
      <w:r w:rsidRPr="00DE6D98">
        <w:t>ngôn</w:t>
      </w:r>
      <w:proofErr w:type="spellEnd"/>
      <w:r w:rsidRPr="00DE6D98">
        <w:t xml:space="preserve"> </w:t>
      </w:r>
      <w:proofErr w:type="spellStart"/>
      <w:r w:rsidRPr="00DE6D98">
        <w:t>ngữ</w:t>
      </w:r>
      <w:proofErr w:type="spellEnd"/>
      <w:r w:rsidRPr="00DE6D98">
        <w:t xml:space="preserve"> </w:t>
      </w:r>
      <w:proofErr w:type="spellStart"/>
      <w:r w:rsidRPr="00DE6D98">
        <w:t>chữ</w:t>
      </w:r>
      <w:proofErr w:type="spellEnd"/>
      <w:r w:rsidRPr="00DE6D98">
        <w:t xml:space="preserve"> </w:t>
      </w:r>
      <w:proofErr w:type="spellStart"/>
      <w:r w:rsidRPr="00DE6D98">
        <w:t>Nôm</w:t>
      </w:r>
      <w:proofErr w:type="spellEnd"/>
      <w:r w:rsidRPr="00DE6D98">
        <w:t xml:space="preserve"> </w:t>
      </w:r>
      <w:proofErr w:type="spellStart"/>
      <w:r w:rsidRPr="00DE6D98">
        <w:t>và</w:t>
      </w:r>
      <w:proofErr w:type="spellEnd"/>
      <w:r w:rsidRPr="00DE6D98">
        <w:t xml:space="preserve"> </w:t>
      </w:r>
      <w:proofErr w:type="spellStart"/>
      <w:r w:rsidRPr="00DE6D98">
        <w:t>các</w:t>
      </w:r>
      <w:proofErr w:type="spellEnd"/>
      <w:r w:rsidRPr="00DE6D98">
        <w:t xml:space="preserve"> </w:t>
      </w:r>
      <w:proofErr w:type="spellStart"/>
      <w:r w:rsidRPr="00DE6D98">
        <w:t>vấn</w:t>
      </w:r>
      <w:proofErr w:type="spellEnd"/>
      <w:r w:rsidRPr="00DE6D98">
        <w:t xml:space="preserve"> </w:t>
      </w:r>
      <w:proofErr w:type="spellStart"/>
      <w:r w:rsidRPr="00DE6D98">
        <w:t>đề</w:t>
      </w:r>
      <w:proofErr w:type="spellEnd"/>
      <w:r w:rsidRPr="00DE6D98">
        <w:t xml:space="preserve"> </w:t>
      </w:r>
      <w:proofErr w:type="spellStart"/>
      <w:r w:rsidRPr="00DE6D98">
        <w:t>liên</w:t>
      </w:r>
      <w:proofErr w:type="spellEnd"/>
      <w:r w:rsidRPr="00DE6D98">
        <w:t xml:space="preserve"> </w:t>
      </w:r>
      <w:proofErr w:type="spellStart"/>
      <w:r w:rsidRPr="00DE6D98">
        <w:t>quan</w:t>
      </w:r>
      <w:proofErr w:type="spellEnd"/>
      <w:r w:rsidRPr="00DE6D98">
        <w:t xml:space="preserve"> </w:t>
      </w:r>
      <w:proofErr w:type="spellStart"/>
      <w:r w:rsidRPr="00DE6D98">
        <w:t>đến</w:t>
      </w:r>
      <w:proofErr w:type="spellEnd"/>
      <w:r w:rsidRPr="00DE6D98">
        <w:t xml:space="preserve"> </w:t>
      </w:r>
      <w:proofErr w:type="spellStart"/>
      <w:r w:rsidRPr="00DE6D98">
        <w:t>việc</w:t>
      </w:r>
      <w:proofErr w:type="spellEnd"/>
      <w:r w:rsidRPr="00DE6D98">
        <w:t xml:space="preserve"> </w:t>
      </w:r>
      <w:proofErr w:type="spellStart"/>
      <w:r w:rsidRPr="00DE6D98">
        <w:t>chuyển</w:t>
      </w:r>
      <w:proofErr w:type="spellEnd"/>
      <w:r w:rsidRPr="00DE6D98">
        <w:t xml:space="preserve"> </w:t>
      </w:r>
      <w:proofErr w:type="spellStart"/>
      <w:r w:rsidRPr="00DE6D98">
        <w:t>đổi</w:t>
      </w:r>
      <w:proofErr w:type="spellEnd"/>
      <w:r w:rsidRPr="00DE6D98">
        <w:t xml:space="preserve"> </w:t>
      </w:r>
      <w:proofErr w:type="spellStart"/>
      <w:r w:rsidRPr="00DE6D98">
        <w:t>và</w:t>
      </w:r>
      <w:proofErr w:type="spellEnd"/>
      <w:r w:rsidRPr="00DE6D98">
        <w:t xml:space="preserve"> </w:t>
      </w:r>
      <w:proofErr w:type="spellStart"/>
      <w:r w:rsidRPr="00DE6D98">
        <w:t>bảo</w:t>
      </w:r>
      <w:proofErr w:type="spellEnd"/>
      <w:r w:rsidRPr="00DE6D98">
        <w:t xml:space="preserve"> </w:t>
      </w:r>
      <w:proofErr w:type="spellStart"/>
      <w:r w:rsidRPr="00DE6D98">
        <w:t>tồn</w:t>
      </w:r>
      <w:proofErr w:type="spellEnd"/>
      <w:r w:rsidRPr="00DE6D98">
        <w:t xml:space="preserve"> </w:t>
      </w:r>
      <w:proofErr w:type="spellStart"/>
      <w:r w:rsidRPr="00DE6D98">
        <w:t>dữ</w:t>
      </w:r>
      <w:proofErr w:type="spellEnd"/>
      <w:r w:rsidRPr="00DE6D98">
        <w:t xml:space="preserve"> </w:t>
      </w:r>
      <w:proofErr w:type="spellStart"/>
      <w:r w:rsidRPr="00DE6D98">
        <w:t>liệu</w:t>
      </w:r>
      <w:proofErr w:type="spellEnd"/>
      <w:r w:rsidRPr="00DE6D98">
        <w:t xml:space="preserve">. </w:t>
      </w:r>
      <w:proofErr w:type="spellStart"/>
      <w:r w:rsidRPr="00DE6D98">
        <w:t>Dưới</w:t>
      </w:r>
      <w:proofErr w:type="spellEnd"/>
      <w:r w:rsidRPr="00DE6D98">
        <w:t xml:space="preserve"> </w:t>
      </w:r>
      <w:proofErr w:type="spellStart"/>
      <w:r w:rsidRPr="00DE6D98">
        <w:t>đây</w:t>
      </w:r>
      <w:proofErr w:type="spellEnd"/>
      <w:r w:rsidRPr="00DE6D98">
        <w:t xml:space="preserve"> </w:t>
      </w:r>
      <w:proofErr w:type="spellStart"/>
      <w:r w:rsidRPr="00DE6D98">
        <w:t>là</w:t>
      </w:r>
      <w:proofErr w:type="spellEnd"/>
      <w:r w:rsidRPr="00DE6D98">
        <w:t xml:space="preserve"> </w:t>
      </w:r>
      <w:proofErr w:type="spellStart"/>
      <w:r w:rsidRPr="00DE6D98">
        <w:t>một</w:t>
      </w:r>
      <w:proofErr w:type="spellEnd"/>
      <w:r w:rsidRPr="00DE6D98">
        <w:t xml:space="preserve"> </w:t>
      </w:r>
      <w:proofErr w:type="spellStart"/>
      <w:r w:rsidRPr="00DE6D98">
        <w:t>số</w:t>
      </w:r>
      <w:proofErr w:type="spellEnd"/>
      <w:r w:rsidRPr="00DE6D98">
        <w:t xml:space="preserve"> </w:t>
      </w:r>
      <w:proofErr w:type="spellStart"/>
      <w:r w:rsidRPr="00DE6D98">
        <w:t>thách</w:t>
      </w:r>
      <w:proofErr w:type="spellEnd"/>
      <w:r w:rsidRPr="00DE6D98">
        <w:t xml:space="preserve"> </w:t>
      </w:r>
      <w:proofErr w:type="spellStart"/>
      <w:r w:rsidRPr="00DE6D98">
        <w:t>thức</w:t>
      </w:r>
      <w:proofErr w:type="spellEnd"/>
      <w:r w:rsidRPr="00DE6D98">
        <w:t xml:space="preserve"> </w:t>
      </w:r>
      <w:proofErr w:type="spellStart"/>
      <w:r w:rsidRPr="00DE6D98">
        <w:t>chính</w:t>
      </w:r>
      <w:proofErr w:type="spellEnd"/>
      <w:r w:rsidRPr="00DE6D98">
        <w:t>:</w:t>
      </w:r>
    </w:p>
    <w:p w14:paraId="2D5B8E8F" w14:textId="5D5AB082" w:rsidR="00DE6D98" w:rsidRPr="00BC682C" w:rsidRDefault="00DE6D98" w:rsidP="007D2A5C">
      <w:pPr>
        <w:pStyle w:val="NormalText"/>
        <w:jc w:val="both"/>
        <w:rPr>
          <w:color w:val="000000"/>
        </w:rPr>
      </w:pPr>
      <w:proofErr w:type="spellStart"/>
      <w:r w:rsidRPr="00BC682C">
        <w:rPr>
          <w:i/>
          <w:iCs/>
          <w:color w:val="000000"/>
        </w:rPr>
        <w:t>Hạn</w:t>
      </w:r>
      <w:proofErr w:type="spellEnd"/>
      <w:r w:rsidRPr="00BC682C">
        <w:rPr>
          <w:i/>
          <w:iCs/>
          <w:color w:val="000000"/>
        </w:rPr>
        <w:t xml:space="preserve"> </w:t>
      </w:r>
      <w:proofErr w:type="spellStart"/>
      <w:r w:rsidRPr="00BC682C">
        <w:rPr>
          <w:i/>
          <w:iCs/>
          <w:color w:val="000000"/>
        </w:rPr>
        <w:t>chế</w:t>
      </w:r>
      <w:proofErr w:type="spellEnd"/>
      <w:r w:rsidRPr="00BC682C">
        <w:rPr>
          <w:i/>
          <w:iCs/>
          <w:color w:val="000000"/>
        </w:rPr>
        <w:t xml:space="preserve"> </w:t>
      </w:r>
      <w:proofErr w:type="spellStart"/>
      <w:r w:rsidRPr="00BC682C">
        <w:rPr>
          <w:i/>
          <w:iCs/>
          <w:color w:val="000000"/>
        </w:rPr>
        <w:t>về</w:t>
      </w:r>
      <w:proofErr w:type="spellEnd"/>
      <w:r w:rsidRPr="00BC682C">
        <w:rPr>
          <w:i/>
          <w:iCs/>
          <w:color w:val="000000"/>
        </w:rPr>
        <w:t xml:space="preserve"> </w:t>
      </w:r>
      <w:proofErr w:type="spellStart"/>
      <w:r w:rsidRPr="00BC682C">
        <w:rPr>
          <w:i/>
          <w:iCs/>
          <w:color w:val="000000"/>
        </w:rPr>
        <w:t>số</w:t>
      </w:r>
      <w:proofErr w:type="spellEnd"/>
      <w:r w:rsidRPr="00BC682C">
        <w:rPr>
          <w:i/>
          <w:iCs/>
          <w:color w:val="000000"/>
        </w:rPr>
        <w:t xml:space="preserve"> </w:t>
      </w:r>
      <w:proofErr w:type="spellStart"/>
      <w:r w:rsidRPr="00BC682C">
        <w:rPr>
          <w:i/>
          <w:iCs/>
          <w:color w:val="000000"/>
        </w:rPr>
        <w:t>lượng</w:t>
      </w:r>
      <w:proofErr w:type="spellEnd"/>
      <w:r w:rsidRPr="00BC682C">
        <w:rPr>
          <w:i/>
          <w:iCs/>
          <w:color w:val="000000"/>
        </w:rPr>
        <w:t xml:space="preserve"> </w:t>
      </w:r>
      <w:proofErr w:type="spellStart"/>
      <w:r w:rsidRPr="00BC682C">
        <w:rPr>
          <w:i/>
          <w:iCs/>
          <w:color w:val="000000"/>
        </w:rPr>
        <w:t>tư</w:t>
      </w:r>
      <w:proofErr w:type="spellEnd"/>
      <w:r w:rsidRPr="00BC682C">
        <w:rPr>
          <w:i/>
          <w:iCs/>
          <w:color w:val="000000"/>
        </w:rPr>
        <w:t xml:space="preserve"> </w:t>
      </w:r>
      <w:proofErr w:type="spellStart"/>
      <w:r w:rsidRPr="00BC682C">
        <w:rPr>
          <w:i/>
          <w:iCs/>
          <w:color w:val="000000"/>
        </w:rPr>
        <w:t>liệu</w:t>
      </w:r>
      <w:proofErr w:type="spellEnd"/>
      <w:r w:rsidRPr="00BC682C">
        <w:rPr>
          <w:color w:val="000000"/>
        </w:rPr>
        <w:t xml:space="preserve">: </w:t>
      </w:r>
      <w:proofErr w:type="spellStart"/>
      <w:r w:rsidRPr="00BC682C">
        <w:rPr>
          <w:color w:val="000000"/>
        </w:rPr>
        <w:t>Dữ</w:t>
      </w:r>
      <w:proofErr w:type="spellEnd"/>
      <w:r w:rsidRPr="00BC682C">
        <w:rPr>
          <w:color w:val="000000"/>
        </w:rPr>
        <w:t xml:space="preserve"> </w:t>
      </w:r>
      <w:proofErr w:type="spellStart"/>
      <w:r w:rsidRPr="00BC682C">
        <w:rPr>
          <w:color w:val="000000"/>
        </w:rPr>
        <w:t>liệu</w:t>
      </w:r>
      <w:proofErr w:type="spellEnd"/>
      <w:r w:rsidRPr="00BC682C">
        <w:rPr>
          <w:color w:val="000000"/>
        </w:rPr>
        <w:t xml:space="preserve"> </w:t>
      </w:r>
      <w:proofErr w:type="spellStart"/>
      <w:r w:rsidRPr="00BC682C">
        <w:rPr>
          <w:color w:val="000000"/>
        </w:rPr>
        <w:t>chữ</w:t>
      </w:r>
      <w:proofErr w:type="spellEnd"/>
      <w:r w:rsidRPr="00BC682C">
        <w:rPr>
          <w:color w:val="000000"/>
        </w:rPr>
        <w:t xml:space="preserve"> </w:t>
      </w:r>
      <w:proofErr w:type="spellStart"/>
      <w:r w:rsidRPr="00BC682C">
        <w:rPr>
          <w:color w:val="000000"/>
        </w:rPr>
        <w:t>Nôm</w:t>
      </w:r>
      <w:proofErr w:type="spellEnd"/>
      <w:r w:rsidRPr="00BC682C">
        <w:rPr>
          <w:color w:val="000000"/>
        </w:rPr>
        <w:t xml:space="preserve"> </w:t>
      </w:r>
      <w:proofErr w:type="spellStart"/>
      <w:r w:rsidR="00704410" w:rsidRPr="00BC682C">
        <w:rPr>
          <w:color w:val="000000"/>
        </w:rPr>
        <w:t>đã</w:t>
      </w:r>
      <w:proofErr w:type="spellEnd"/>
      <w:r w:rsidR="00704410" w:rsidRPr="00BC682C">
        <w:rPr>
          <w:color w:val="000000"/>
          <w:lang w:val="vi-VN"/>
        </w:rPr>
        <w:t xml:space="preserve"> khá lâu đời</w:t>
      </w:r>
      <w:r w:rsidRPr="00BC682C">
        <w:rPr>
          <w:color w:val="000000"/>
        </w:rPr>
        <w:t xml:space="preserve">, </w:t>
      </w:r>
      <w:proofErr w:type="spellStart"/>
      <w:r w:rsidRPr="00BC682C">
        <w:rPr>
          <w:color w:val="000000"/>
        </w:rPr>
        <w:t>khiến</w:t>
      </w:r>
      <w:proofErr w:type="spellEnd"/>
      <w:r w:rsidRPr="00BC682C">
        <w:rPr>
          <w:color w:val="000000"/>
        </w:rPr>
        <w:t xml:space="preserve"> </w:t>
      </w:r>
      <w:proofErr w:type="spellStart"/>
      <w:r w:rsidRPr="00BC682C">
        <w:rPr>
          <w:color w:val="000000"/>
        </w:rPr>
        <w:t>số</w:t>
      </w:r>
      <w:proofErr w:type="spellEnd"/>
      <w:r w:rsidRPr="00BC682C">
        <w:rPr>
          <w:color w:val="000000"/>
        </w:rPr>
        <w:t xml:space="preserve"> </w:t>
      </w:r>
      <w:proofErr w:type="spellStart"/>
      <w:r w:rsidRPr="00BC682C">
        <w:rPr>
          <w:color w:val="000000"/>
        </w:rPr>
        <w:t>lượng</w:t>
      </w:r>
      <w:proofErr w:type="spellEnd"/>
      <w:r w:rsidRPr="00BC682C">
        <w:rPr>
          <w:color w:val="000000"/>
        </w:rPr>
        <w:t xml:space="preserve"> </w:t>
      </w:r>
      <w:proofErr w:type="spellStart"/>
      <w:r w:rsidRPr="00BC682C">
        <w:rPr>
          <w:color w:val="000000"/>
        </w:rPr>
        <w:t>tư</w:t>
      </w:r>
      <w:proofErr w:type="spellEnd"/>
      <w:r w:rsidRPr="00BC682C">
        <w:rPr>
          <w:color w:val="000000"/>
        </w:rPr>
        <w:t xml:space="preserve"> </w:t>
      </w:r>
      <w:proofErr w:type="spellStart"/>
      <w:r w:rsidRPr="00BC682C">
        <w:rPr>
          <w:color w:val="000000"/>
        </w:rPr>
        <w:t>liệu</w:t>
      </w:r>
      <w:proofErr w:type="spellEnd"/>
      <w:r w:rsidRPr="00BC682C">
        <w:rPr>
          <w:color w:val="000000"/>
        </w:rPr>
        <w:t xml:space="preserve"> </w:t>
      </w:r>
      <w:proofErr w:type="spellStart"/>
      <w:r w:rsidRPr="00BC682C">
        <w:rPr>
          <w:color w:val="000000"/>
        </w:rPr>
        <w:t>hiện</w:t>
      </w:r>
      <w:proofErr w:type="spellEnd"/>
      <w:r w:rsidRPr="00BC682C">
        <w:rPr>
          <w:color w:val="000000"/>
        </w:rPr>
        <w:t xml:space="preserve"> </w:t>
      </w:r>
      <w:proofErr w:type="spellStart"/>
      <w:r w:rsidRPr="00BC682C">
        <w:rPr>
          <w:color w:val="000000"/>
        </w:rPr>
        <w:t>có</w:t>
      </w:r>
      <w:proofErr w:type="spellEnd"/>
      <w:r w:rsidRPr="00BC682C">
        <w:rPr>
          <w:color w:val="000000"/>
        </w:rPr>
        <w:t xml:space="preserve"> </w:t>
      </w:r>
      <w:proofErr w:type="spellStart"/>
      <w:r w:rsidRPr="00BC682C">
        <w:rPr>
          <w:color w:val="000000"/>
        </w:rPr>
        <w:t>rất</w:t>
      </w:r>
      <w:proofErr w:type="spellEnd"/>
      <w:r w:rsidRPr="00BC682C">
        <w:rPr>
          <w:color w:val="000000"/>
        </w:rPr>
        <w:t xml:space="preserve"> </w:t>
      </w:r>
      <w:proofErr w:type="spellStart"/>
      <w:r w:rsidRPr="00BC682C">
        <w:rPr>
          <w:color w:val="000000"/>
        </w:rPr>
        <w:t>hạn</w:t>
      </w:r>
      <w:proofErr w:type="spellEnd"/>
      <w:r w:rsidRPr="00BC682C">
        <w:rPr>
          <w:color w:val="000000"/>
        </w:rPr>
        <w:t xml:space="preserve"> </w:t>
      </w:r>
      <w:proofErr w:type="spellStart"/>
      <w:r w:rsidRPr="00BC682C">
        <w:rPr>
          <w:color w:val="000000"/>
        </w:rPr>
        <w:t>chế</w:t>
      </w:r>
      <w:proofErr w:type="spellEnd"/>
      <w:r w:rsidRPr="00BC682C">
        <w:rPr>
          <w:color w:val="000000"/>
        </w:rPr>
        <w:t xml:space="preserve"> </w:t>
      </w:r>
      <w:proofErr w:type="spellStart"/>
      <w:r w:rsidRPr="00BC682C">
        <w:rPr>
          <w:color w:val="000000"/>
        </w:rPr>
        <w:t>và</w:t>
      </w:r>
      <w:proofErr w:type="spellEnd"/>
      <w:r w:rsidRPr="00BC682C">
        <w:rPr>
          <w:color w:val="000000"/>
        </w:rPr>
        <w:t xml:space="preserve"> </w:t>
      </w:r>
      <w:proofErr w:type="spellStart"/>
      <w:r w:rsidRPr="00BC682C">
        <w:rPr>
          <w:color w:val="000000"/>
        </w:rPr>
        <w:t>thưa</w:t>
      </w:r>
      <w:proofErr w:type="spellEnd"/>
      <w:r w:rsidRPr="00BC682C">
        <w:rPr>
          <w:color w:val="000000"/>
        </w:rPr>
        <w:t xml:space="preserve"> </w:t>
      </w:r>
      <w:proofErr w:type="spellStart"/>
      <w:r w:rsidRPr="00BC682C">
        <w:rPr>
          <w:color w:val="000000"/>
        </w:rPr>
        <w:t>thớt</w:t>
      </w:r>
      <w:proofErr w:type="spellEnd"/>
      <w:r w:rsidRPr="00BC682C">
        <w:rPr>
          <w:color w:val="000000"/>
        </w:rPr>
        <w:t xml:space="preserve"> so </w:t>
      </w:r>
      <w:proofErr w:type="spellStart"/>
      <w:r w:rsidRPr="00BC682C">
        <w:rPr>
          <w:color w:val="000000"/>
        </w:rPr>
        <w:t>với</w:t>
      </w:r>
      <w:proofErr w:type="spellEnd"/>
      <w:r w:rsidRPr="00BC682C">
        <w:rPr>
          <w:color w:val="000000"/>
        </w:rPr>
        <w:t xml:space="preserve"> </w:t>
      </w:r>
      <w:proofErr w:type="spellStart"/>
      <w:r w:rsidRPr="00BC682C">
        <w:rPr>
          <w:color w:val="000000"/>
        </w:rPr>
        <w:t>chữ</w:t>
      </w:r>
      <w:proofErr w:type="spellEnd"/>
      <w:r w:rsidRPr="00BC682C">
        <w:rPr>
          <w:color w:val="000000"/>
        </w:rPr>
        <w:t xml:space="preserve"> </w:t>
      </w:r>
      <w:proofErr w:type="spellStart"/>
      <w:r w:rsidRPr="00BC682C">
        <w:rPr>
          <w:color w:val="000000"/>
        </w:rPr>
        <w:t>Quốc</w:t>
      </w:r>
      <w:proofErr w:type="spellEnd"/>
      <w:r w:rsidRPr="00BC682C">
        <w:rPr>
          <w:color w:val="000000"/>
        </w:rPr>
        <w:t xml:space="preserve"> </w:t>
      </w:r>
      <w:proofErr w:type="spellStart"/>
      <w:r w:rsidRPr="00BC682C">
        <w:rPr>
          <w:color w:val="000000"/>
        </w:rPr>
        <w:t>ngữ</w:t>
      </w:r>
      <w:proofErr w:type="spellEnd"/>
      <w:r w:rsidRPr="00BC682C">
        <w:rPr>
          <w:color w:val="000000"/>
        </w:rPr>
        <w:t xml:space="preserve">. </w:t>
      </w:r>
      <w:proofErr w:type="spellStart"/>
      <w:r w:rsidRPr="00BC682C">
        <w:rPr>
          <w:color w:val="000000"/>
        </w:rPr>
        <w:t>Nhiều</w:t>
      </w:r>
      <w:proofErr w:type="spellEnd"/>
      <w:r w:rsidRPr="00BC682C">
        <w:rPr>
          <w:color w:val="000000"/>
        </w:rPr>
        <w:t xml:space="preserve"> </w:t>
      </w:r>
      <w:proofErr w:type="spellStart"/>
      <w:r w:rsidRPr="00BC682C">
        <w:rPr>
          <w:color w:val="000000"/>
        </w:rPr>
        <w:t>tư</w:t>
      </w:r>
      <w:proofErr w:type="spellEnd"/>
      <w:r w:rsidRPr="00BC682C">
        <w:rPr>
          <w:color w:val="000000"/>
        </w:rPr>
        <w:t xml:space="preserve"> </w:t>
      </w:r>
      <w:proofErr w:type="spellStart"/>
      <w:r w:rsidRPr="00BC682C">
        <w:rPr>
          <w:color w:val="000000"/>
        </w:rPr>
        <w:t>liệu</w:t>
      </w:r>
      <w:proofErr w:type="spellEnd"/>
      <w:r w:rsidRPr="00BC682C">
        <w:rPr>
          <w:color w:val="000000"/>
        </w:rPr>
        <w:t xml:space="preserve"> </w:t>
      </w:r>
      <w:proofErr w:type="spellStart"/>
      <w:r w:rsidRPr="00BC682C">
        <w:rPr>
          <w:color w:val="000000"/>
        </w:rPr>
        <w:t>đã</w:t>
      </w:r>
      <w:proofErr w:type="spellEnd"/>
      <w:r w:rsidRPr="00BC682C">
        <w:rPr>
          <w:color w:val="000000"/>
        </w:rPr>
        <w:t xml:space="preserve"> </w:t>
      </w:r>
      <w:proofErr w:type="spellStart"/>
      <w:r w:rsidRPr="00BC682C">
        <w:rPr>
          <w:color w:val="000000"/>
        </w:rPr>
        <w:t>bị</w:t>
      </w:r>
      <w:proofErr w:type="spellEnd"/>
      <w:r w:rsidRPr="00BC682C">
        <w:rPr>
          <w:color w:val="000000"/>
        </w:rPr>
        <w:t xml:space="preserve"> </w:t>
      </w:r>
      <w:proofErr w:type="spellStart"/>
      <w:r w:rsidRPr="00BC682C">
        <w:rPr>
          <w:color w:val="000000"/>
        </w:rPr>
        <w:t>mất</w:t>
      </w:r>
      <w:proofErr w:type="spellEnd"/>
      <w:r w:rsidRPr="00BC682C">
        <w:rPr>
          <w:color w:val="000000"/>
        </w:rPr>
        <w:t xml:space="preserve"> </w:t>
      </w:r>
      <w:proofErr w:type="spellStart"/>
      <w:r w:rsidRPr="00BC682C">
        <w:rPr>
          <w:color w:val="000000"/>
        </w:rPr>
        <w:t>đi</w:t>
      </w:r>
      <w:proofErr w:type="spellEnd"/>
      <w:r w:rsidRPr="00BC682C">
        <w:rPr>
          <w:color w:val="000000"/>
        </w:rPr>
        <w:t xml:space="preserve"> </w:t>
      </w:r>
      <w:proofErr w:type="spellStart"/>
      <w:r w:rsidRPr="00BC682C">
        <w:rPr>
          <w:color w:val="000000"/>
        </w:rPr>
        <w:t>hoặc</w:t>
      </w:r>
      <w:proofErr w:type="spellEnd"/>
      <w:r w:rsidRPr="00BC682C">
        <w:rPr>
          <w:color w:val="000000"/>
        </w:rPr>
        <w:t xml:space="preserve"> </w:t>
      </w:r>
      <w:proofErr w:type="spellStart"/>
      <w:r w:rsidRPr="00BC682C">
        <w:rPr>
          <w:color w:val="000000"/>
        </w:rPr>
        <w:t>bị</w:t>
      </w:r>
      <w:proofErr w:type="spellEnd"/>
      <w:r w:rsidRPr="00BC682C">
        <w:rPr>
          <w:color w:val="000000"/>
        </w:rPr>
        <w:t xml:space="preserve"> </w:t>
      </w:r>
      <w:proofErr w:type="spellStart"/>
      <w:r w:rsidRPr="00BC682C">
        <w:rPr>
          <w:color w:val="000000"/>
        </w:rPr>
        <w:t>hư</w:t>
      </w:r>
      <w:proofErr w:type="spellEnd"/>
      <w:r w:rsidRPr="00BC682C">
        <w:rPr>
          <w:color w:val="000000"/>
        </w:rPr>
        <w:t xml:space="preserve"> </w:t>
      </w:r>
      <w:proofErr w:type="spellStart"/>
      <w:r w:rsidRPr="00BC682C">
        <w:rPr>
          <w:color w:val="000000"/>
        </w:rPr>
        <w:t>hỏng</w:t>
      </w:r>
      <w:proofErr w:type="spellEnd"/>
      <w:r w:rsidRPr="00BC682C">
        <w:rPr>
          <w:color w:val="000000"/>
        </w:rPr>
        <w:t xml:space="preserve"> </w:t>
      </w:r>
      <w:proofErr w:type="spellStart"/>
      <w:r w:rsidRPr="00BC682C">
        <w:rPr>
          <w:color w:val="000000"/>
        </w:rPr>
        <w:t>theo</w:t>
      </w:r>
      <w:proofErr w:type="spellEnd"/>
      <w:r w:rsidRPr="00BC682C">
        <w:rPr>
          <w:color w:val="000000"/>
        </w:rPr>
        <w:t xml:space="preserve"> </w:t>
      </w:r>
      <w:proofErr w:type="spellStart"/>
      <w:r w:rsidRPr="00BC682C">
        <w:rPr>
          <w:color w:val="000000"/>
        </w:rPr>
        <w:t>thời</w:t>
      </w:r>
      <w:proofErr w:type="spellEnd"/>
      <w:r w:rsidRPr="00BC682C">
        <w:rPr>
          <w:color w:val="000000"/>
        </w:rPr>
        <w:t xml:space="preserve"> </w:t>
      </w:r>
      <w:proofErr w:type="spellStart"/>
      <w:r w:rsidRPr="00BC682C">
        <w:rPr>
          <w:color w:val="000000"/>
        </w:rPr>
        <w:t>gian</w:t>
      </w:r>
      <w:proofErr w:type="spellEnd"/>
      <w:r w:rsidRPr="00BC682C">
        <w:rPr>
          <w:color w:val="000000"/>
        </w:rPr>
        <w:t xml:space="preserve">. </w:t>
      </w:r>
      <w:proofErr w:type="spellStart"/>
      <w:r w:rsidRPr="00BC682C">
        <w:rPr>
          <w:color w:val="000000"/>
        </w:rPr>
        <w:t>Điều</w:t>
      </w:r>
      <w:proofErr w:type="spellEnd"/>
      <w:r w:rsidRPr="00BC682C">
        <w:rPr>
          <w:color w:val="000000"/>
        </w:rPr>
        <w:t xml:space="preserve"> </w:t>
      </w:r>
      <w:proofErr w:type="spellStart"/>
      <w:r w:rsidRPr="00BC682C">
        <w:rPr>
          <w:color w:val="000000"/>
        </w:rPr>
        <w:t>này</w:t>
      </w:r>
      <w:proofErr w:type="spellEnd"/>
      <w:r w:rsidRPr="00BC682C">
        <w:rPr>
          <w:color w:val="000000"/>
        </w:rPr>
        <w:t xml:space="preserve"> </w:t>
      </w:r>
      <w:proofErr w:type="spellStart"/>
      <w:r w:rsidRPr="00BC682C">
        <w:rPr>
          <w:color w:val="000000"/>
        </w:rPr>
        <w:t>làm</w:t>
      </w:r>
      <w:proofErr w:type="spellEnd"/>
      <w:r w:rsidRPr="00BC682C">
        <w:rPr>
          <w:color w:val="000000"/>
        </w:rPr>
        <w:t xml:space="preserve"> </w:t>
      </w:r>
      <w:proofErr w:type="spellStart"/>
      <w:r w:rsidRPr="00BC682C">
        <w:rPr>
          <w:color w:val="000000"/>
        </w:rPr>
        <w:t>cho</w:t>
      </w:r>
      <w:proofErr w:type="spellEnd"/>
      <w:r w:rsidRPr="00BC682C">
        <w:rPr>
          <w:color w:val="000000"/>
        </w:rPr>
        <w:t xml:space="preserve"> </w:t>
      </w:r>
      <w:proofErr w:type="spellStart"/>
      <w:r w:rsidRPr="00BC682C">
        <w:rPr>
          <w:color w:val="000000"/>
        </w:rPr>
        <w:t>việc</w:t>
      </w:r>
      <w:proofErr w:type="spellEnd"/>
      <w:r w:rsidRPr="00BC682C">
        <w:rPr>
          <w:color w:val="000000"/>
        </w:rPr>
        <w:t xml:space="preserve"> </w:t>
      </w:r>
      <w:proofErr w:type="spellStart"/>
      <w:r w:rsidRPr="00BC682C">
        <w:rPr>
          <w:color w:val="000000"/>
        </w:rPr>
        <w:t>thu</w:t>
      </w:r>
      <w:proofErr w:type="spellEnd"/>
      <w:r w:rsidRPr="00BC682C">
        <w:rPr>
          <w:color w:val="000000"/>
        </w:rPr>
        <w:t xml:space="preserve"> </w:t>
      </w:r>
      <w:proofErr w:type="spellStart"/>
      <w:r w:rsidRPr="00BC682C">
        <w:rPr>
          <w:color w:val="000000"/>
        </w:rPr>
        <w:t>thập</w:t>
      </w:r>
      <w:proofErr w:type="spellEnd"/>
      <w:r w:rsidRPr="00BC682C">
        <w:rPr>
          <w:color w:val="000000"/>
        </w:rPr>
        <w:t xml:space="preserve"> </w:t>
      </w:r>
      <w:proofErr w:type="spellStart"/>
      <w:r w:rsidRPr="00BC682C">
        <w:rPr>
          <w:color w:val="000000"/>
        </w:rPr>
        <w:t>dữ</w:t>
      </w:r>
      <w:proofErr w:type="spellEnd"/>
      <w:r w:rsidRPr="00BC682C">
        <w:rPr>
          <w:color w:val="000000"/>
        </w:rPr>
        <w:t xml:space="preserve"> </w:t>
      </w:r>
      <w:proofErr w:type="spellStart"/>
      <w:r w:rsidRPr="00BC682C">
        <w:rPr>
          <w:color w:val="000000"/>
        </w:rPr>
        <w:t>liệu</w:t>
      </w:r>
      <w:proofErr w:type="spellEnd"/>
      <w:r w:rsidRPr="00BC682C">
        <w:rPr>
          <w:color w:val="000000"/>
        </w:rPr>
        <w:t xml:space="preserve"> </w:t>
      </w:r>
      <w:proofErr w:type="spellStart"/>
      <w:r w:rsidRPr="00BC682C">
        <w:rPr>
          <w:color w:val="000000"/>
        </w:rPr>
        <w:t>chữ</w:t>
      </w:r>
      <w:proofErr w:type="spellEnd"/>
      <w:r w:rsidRPr="00BC682C">
        <w:rPr>
          <w:color w:val="000000"/>
        </w:rPr>
        <w:t xml:space="preserve"> </w:t>
      </w:r>
      <w:proofErr w:type="spellStart"/>
      <w:r w:rsidRPr="00BC682C">
        <w:rPr>
          <w:color w:val="000000"/>
        </w:rPr>
        <w:t>Nôm</w:t>
      </w:r>
      <w:proofErr w:type="spellEnd"/>
      <w:r w:rsidRPr="00BC682C">
        <w:rPr>
          <w:color w:val="000000"/>
        </w:rPr>
        <w:t xml:space="preserve"> </w:t>
      </w:r>
      <w:proofErr w:type="spellStart"/>
      <w:r w:rsidRPr="00BC682C">
        <w:rPr>
          <w:color w:val="000000"/>
        </w:rPr>
        <w:t>trở</w:t>
      </w:r>
      <w:proofErr w:type="spellEnd"/>
      <w:r w:rsidRPr="00BC682C">
        <w:rPr>
          <w:color w:val="000000"/>
        </w:rPr>
        <w:t xml:space="preserve"> </w:t>
      </w:r>
      <w:proofErr w:type="spellStart"/>
      <w:r w:rsidRPr="00BC682C">
        <w:rPr>
          <w:color w:val="000000"/>
        </w:rPr>
        <w:t>nên</w:t>
      </w:r>
      <w:proofErr w:type="spellEnd"/>
      <w:r w:rsidRPr="00BC682C">
        <w:rPr>
          <w:color w:val="000000"/>
        </w:rPr>
        <w:t xml:space="preserve"> </w:t>
      </w:r>
      <w:proofErr w:type="spellStart"/>
      <w:r w:rsidRPr="00BC682C">
        <w:rPr>
          <w:color w:val="000000"/>
        </w:rPr>
        <w:t>khó</w:t>
      </w:r>
      <w:proofErr w:type="spellEnd"/>
      <w:r w:rsidRPr="00BC682C">
        <w:rPr>
          <w:color w:val="000000"/>
        </w:rPr>
        <w:t xml:space="preserve"> </w:t>
      </w:r>
      <w:proofErr w:type="spellStart"/>
      <w:r w:rsidRPr="00BC682C">
        <w:rPr>
          <w:color w:val="000000"/>
        </w:rPr>
        <w:t>khăn</w:t>
      </w:r>
      <w:proofErr w:type="spellEnd"/>
      <w:r w:rsidRPr="00BC682C">
        <w:rPr>
          <w:color w:val="000000"/>
        </w:rPr>
        <w:t xml:space="preserve"> </w:t>
      </w:r>
      <w:proofErr w:type="spellStart"/>
      <w:r w:rsidRPr="00BC682C">
        <w:rPr>
          <w:color w:val="000000"/>
        </w:rPr>
        <w:t>và</w:t>
      </w:r>
      <w:proofErr w:type="spellEnd"/>
      <w:r w:rsidRPr="00BC682C">
        <w:rPr>
          <w:color w:val="000000"/>
        </w:rPr>
        <w:t xml:space="preserve"> </w:t>
      </w:r>
      <w:proofErr w:type="spellStart"/>
      <w:r w:rsidRPr="00BC682C">
        <w:rPr>
          <w:color w:val="000000"/>
        </w:rPr>
        <w:t>tốn</w:t>
      </w:r>
      <w:proofErr w:type="spellEnd"/>
      <w:r w:rsidRPr="00BC682C">
        <w:rPr>
          <w:color w:val="000000"/>
        </w:rPr>
        <w:t xml:space="preserve"> </w:t>
      </w:r>
      <w:proofErr w:type="spellStart"/>
      <w:r w:rsidRPr="00BC682C">
        <w:rPr>
          <w:color w:val="000000"/>
        </w:rPr>
        <w:t>nhiều</w:t>
      </w:r>
      <w:proofErr w:type="spellEnd"/>
      <w:r w:rsidRPr="00BC682C">
        <w:rPr>
          <w:color w:val="000000"/>
        </w:rPr>
        <w:t xml:space="preserve"> </w:t>
      </w:r>
      <w:proofErr w:type="spellStart"/>
      <w:r w:rsidRPr="00BC682C">
        <w:rPr>
          <w:color w:val="000000"/>
        </w:rPr>
        <w:t>thời</w:t>
      </w:r>
      <w:proofErr w:type="spellEnd"/>
      <w:r w:rsidRPr="00BC682C">
        <w:rPr>
          <w:color w:val="000000"/>
        </w:rPr>
        <w:t xml:space="preserve"> </w:t>
      </w:r>
      <w:proofErr w:type="spellStart"/>
      <w:r w:rsidRPr="00BC682C">
        <w:rPr>
          <w:color w:val="000000"/>
        </w:rPr>
        <w:t>gian</w:t>
      </w:r>
      <w:proofErr w:type="spellEnd"/>
      <w:r w:rsidRPr="00BC682C">
        <w:rPr>
          <w:color w:val="000000"/>
        </w:rPr>
        <w:t>.</w:t>
      </w:r>
    </w:p>
    <w:p w14:paraId="3226B3F9" w14:textId="1594BB92" w:rsidR="00DE6D98" w:rsidRPr="00BC682C" w:rsidRDefault="00DE6D98" w:rsidP="007D2A5C">
      <w:pPr>
        <w:pStyle w:val="NormalText"/>
        <w:jc w:val="both"/>
        <w:rPr>
          <w:color w:val="000000"/>
        </w:rPr>
      </w:pPr>
      <w:proofErr w:type="spellStart"/>
      <w:r w:rsidRPr="00BC682C">
        <w:rPr>
          <w:i/>
          <w:iCs/>
          <w:color w:val="000000"/>
        </w:rPr>
        <w:t>Khó</w:t>
      </w:r>
      <w:proofErr w:type="spellEnd"/>
      <w:r w:rsidRPr="00BC682C">
        <w:rPr>
          <w:i/>
          <w:iCs/>
          <w:color w:val="000000"/>
        </w:rPr>
        <w:t xml:space="preserve"> </w:t>
      </w:r>
      <w:proofErr w:type="spellStart"/>
      <w:r w:rsidRPr="00BC682C">
        <w:rPr>
          <w:i/>
          <w:iCs/>
          <w:color w:val="000000"/>
        </w:rPr>
        <w:t>khăn</w:t>
      </w:r>
      <w:proofErr w:type="spellEnd"/>
      <w:r w:rsidRPr="00BC682C">
        <w:rPr>
          <w:i/>
          <w:iCs/>
          <w:color w:val="000000"/>
        </w:rPr>
        <w:t xml:space="preserve"> </w:t>
      </w:r>
      <w:proofErr w:type="spellStart"/>
      <w:r w:rsidRPr="00BC682C">
        <w:rPr>
          <w:i/>
          <w:iCs/>
          <w:color w:val="000000"/>
        </w:rPr>
        <w:t>trong</w:t>
      </w:r>
      <w:proofErr w:type="spellEnd"/>
      <w:r w:rsidRPr="00BC682C">
        <w:rPr>
          <w:i/>
          <w:iCs/>
          <w:color w:val="000000"/>
        </w:rPr>
        <w:t xml:space="preserve"> </w:t>
      </w:r>
      <w:proofErr w:type="spellStart"/>
      <w:r w:rsidRPr="00BC682C">
        <w:rPr>
          <w:i/>
          <w:iCs/>
          <w:color w:val="000000"/>
        </w:rPr>
        <w:t>việc</w:t>
      </w:r>
      <w:proofErr w:type="spellEnd"/>
      <w:r w:rsidRPr="00BC682C">
        <w:rPr>
          <w:i/>
          <w:iCs/>
          <w:color w:val="000000"/>
        </w:rPr>
        <w:t xml:space="preserve"> </w:t>
      </w:r>
      <w:proofErr w:type="spellStart"/>
      <w:r w:rsidRPr="00BC682C">
        <w:rPr>
          <w:i/>
          <w:iCs/>
          <w:color w:val="000000"/>
        </w:rPr>
        <w:t>đọc</w:t>
      </w:r>
      <w:proofErr w:type="spellEnd"/>
      <w:r w:rsidRPr="00BC682C">
        <w:rPr>
          <w:i/>
          <w:iCs/>
          <w:color w:val="000000"/>
        </w:rPr>
        <w:t xml:space="preserve"> </w:t>
      </w:r>
      <w:proofErr w:type="spellStart"/>
      <w:r w:rsidRPr="00BC682C">
        <w:rPr>
          <w:i/>
          <w:iCs/>
          <w:color w:val="000000"/>
        </w:rPr>
        <w:t>và</w:t>
      </w:r>
      <w:proofErr w:type="spellEnd"/>
      <w:r w:rsidRPr="00BC682C">
        <w:rPr>
          <w:i/>
          <w:iCs/>
          <w:color w:val="000000"/>
        </w:rPr>
        <w:t xml:space="preserve"> </w:t>
      </w:r>
      <w:proofErr w:type="spellStart"/>
      <w:r w:rsidRPr="00BC682C">
        <w:rPr>
          <w:i/>
          <w:iCs/>
          <w:color w:val="000000"/>
        </w:rPr>
        <w:t>hiểu</w:t>
      </w:r>
      <w:proofErr w:type="spellEnd"/>
      <w:r w:rsidRPr="00BC682C">
        <w:rPr>
          <w:i/>
          <w:iCs/>
          <w:color w:val="000000"/>
        </w:rPr>
        <w:t xml:space="preserve"> </w:t>
      </w:r>
      <w:proofErr w:type="spellStart"/>
      <w:r w:rsidRPr="00BC682C">
        <w:rPr>
          <w:i/>
          <w:iCs/>
          <w:color w:val="000000"/>
        </w:rPr>
        <w:t>chữ</w:t>
      </w:r>
      <w:proofErr w:type="spellEnd"/>
      <w:r w:rsidRPr="00BC682C">
        <w:rPr>
          <w:i/>
          <w:iCs/>
          <w:color w:val="000000"/>
        </w:rPr>
        <w:t xml:space="preserve"> </w:t>
      </w:r>
      <w:proofErr w:type="spellStart"/>
      <w:r w:rsidRPr="00BC682C">
        <w:rPr>
          <w:i/>
          <w:iCs/>
          <w:color w:val="000000"/>
        </w:rPr>
        <w:t>Nôm</w:t>
      </w:r>
      <w:proofErr w:type="spellEnd"/>
      <w:r w:rsidRPr="00BC682C">
        <w:rPr>
          <w:color w:val="000000"/>
        </w:rPr>
        <w:t xml:space="preserve">: </w:t>
      </w:r>
      <w:proofErr w:type="spellStart"/>
      <w:r w:rsidRPr="00BC682C">
        <w:rPr>
          <w:color w:val="000000"/>
        </w:rPr>
        <w:t>Chữ</w:t>
      </w:r>
      <w:proofErr w:type="spellEnd"/>
      <w:r w:rsidRPr="00BC682C">
        <w:rPr>
          <w:color w:val="000000"/>
        </w:rPr>
        <w:t xml:space="preserve"> </w:t>
      </w:r>
      <w:proofErr w:type="spellStart"/>
      <w:r w:rsidRPr="00BC682C">
        <w:rPr>
          <w:color w:val="000000"/>
        </w:rPr>
        <w:t>Nôm</w:t>
      </w:r>
      <w:proofErr w:type="spellEnd"/>
      <w:r w:rsidRPr="00BC682C">
        <w:rPr>
          <w:color w:val="000000"/>
        </w:rPr>
        <w:t xml:space="preserve"> </w:t>
      </w:r>
      <w:proofErr w:type="spellStart"/>
      <w:r w:rsidRPr="00BC682C">
        <w:rPr>
          <w:color w:val="000000"/>
        </w:rPr>
        <w:t>có</w:t>
      </w:r>
      <w:proofErr w:type="spellEnd"/>
      <w:r w:rsidRPr="00BC682C">
        <w:rPr>
          <w:color w:val="000000"/>
        </w:rPr>
        <w:t xml:space="preserve"> </w:t>
      </w:r>
      <w:proofErr w:type="spellStart"/>
      <w:r w:rsidRPr="00BC682C">
        <w:rPr>
          <w:color w:val="000000"/>
        </w:rPr>
        <w:t>hệ</w:t>
      </w:r>
      <w:proofErr w:type="spellEnd"/>
      <w:r w:rsidRPr="00BC682C">
        <w:rPr>
          <w:color w:val="000000"/>
        </w:rPr>
        <w:t xml:space="preserve"> </w:t>
      </w:r>
      <w:proofErr w:type="spellStart"/>
      <w:r w:rsidRPr="00BC682C">
        <w:rPr>
          <w:color w:val="000000"/>
        </w:rPr>
        <w:t>thống</w:t>
      </w:r>
      <w:proofErr w:type="spellEnd"/>
      <w:r w:rsidRPr="00BC682C">
        <w:rPr>
          <w:color w:val="000000"/>
        </w:rPr>
        <w:t xml:space="preserve"> </w:t>
      </w:r>
      <w:proofErr w:type="spellStart"/>
      <w:r w:rsidRPr="00BC682C">
        <w:rPr>
          <w:color w:val="000000"/>
        </w:rPr>
        <w:t>văn</w:t>
      </w:r>
      <w:proofErr w:type="spellEnd"/>
      <w:r w:rsidRPr="00BC682C">
        <w:rPr>
          <w:color w:val="000000"/>
        </w:rPr>
        <w:t xml:space="preserve"> </w:t>
      </w:r>
      <w:proofErr w:type="spellStart"/>
      <w:r w:rsidRPr="00BC682C">
        <w:rPr>
          <w:color w:val="000000"/>
        </w:rPr>
        <w:t>bản</w:t>
      </w:r>
      <w:proofErr w:type="spellEnd"/>
      <w:r w:rsidRPr="00BC682C">
        <w:rPr>
          <w:color w:val="000000"/>
        </w:rPr>
        <w:t xml:space="preserve"> </w:t>
      </w:r>
      <w:proofErr w:type="spellStart"/>
      <w:r w:rsidRPr="00BC682C">
        <w:rPr>
          <w:color w:val="000000"/>
        </w:rPr>
        <w:t>và</w:t>
      </w:r>
      <w:proofErr w:type="spellEnd"/>
      <w:r w:rsidRPr="00BC682C">
        <w:rPr>
          <w:color w:val="000000"/>
        </w:rPr>
        <w:t xml:space="preserve"> </w:t>
      </w:r>
      <w:proofErr w:type="spellStart"/>
      <w:r w:rsidRPr="00BC682C">
        <w:rPr>
          <w:color w:val="000000"/>
        </w:rPr>
        <w:t>cách</w:t>
      </w:r>
      <w:proofErr w:type="spellEnd"/>
      <w:r w:rsidRPr="00BC682C">
        <w:rPr>
          <w:color w:val="000000"/>
        </w:rPr>
        <w:t xml:space="preserve"> </w:t>
      </w:r>
      <w:proofErr w:type="spellStart"/>
      <w:r w:rsidRPr="00BC682C">
        <w:rPr>
          <w:color w:val="000000"/>
        </w:rPr>
        <w:t>diễn</w:t>
      </w:r>
      <w:proofErr w:type="spellEnd"/>
      <w:r w:rsidRPr="00BC682C">
        <w:rPr>
          <w:color w:val="000000"/>
        </w:rPr>
        <w:t xml:space="preserve"> </w:t>
      </w:r>
      <w:proofErr w:type="spellStart"/>
      <w:r w:rsidRPr="00BC682C">
        <w:rPr>
          <w:color w:val="000000"/>
        </w:rPr>
        <w:t>đạt</w:t>
      </w:r>
      <w:proofErr w:type="spellEnd"/>
      <w:r w:rsidRPr="00BC682C">
        <w:rPr>
          <w:color w:val="000000"/>
        </w:rPr>
        <w:t xml:space="preserve"> </w:t>
      </w:r>
      <w:proofErr w:type="spellStart"/>
      <w:r w:rsidRPr="00BC682C">
        <w:rPr>
          <w:color w:val="000000"/>
        </w:rPr>
        <w:t>khác</w:t>
      </w:r>
      <w:proofErr w:type="spellEnd"/>
      <w:r w:rsidRPr="00BC682C">
        <w:rPr>
          <w:color w:val="000000"/>
        </w:rPr>
        <w:t xml:space="preserve"> </w:t>
      </w:r>
      <w:proofErr w:type="spellStart"/>
      <w:r w:rsidRPr="00BC682C">
        <w:rPr>
          <w:color w:val="000000"/>
        </w:rPr>
        <w:t>biệt</w:t>
      </w:r>
      <w:proofErr w:type="spellEnd"/>
      <w:r w:rsidRPr="00BC682C">
        <w:rPr>
          <w:color w:val="000000"/>
        </w:rPr>
        <w:t xml:space="preserve"> so </w:t>
      </w:r>
      <w:proofErr w:type="spellStart"/>
      <w:r w:rsidRPr="00BC682C">
        <w:rPr>
          <w:color w:val="000000"/>
        </w:rPr>
        <w:t>với</w:t>
      </w:r>
      <w:proofErr w:type="spellEnd"/>
      <w:r w:rsidRPr="00BC682C">
        <w:rPr>
          <w:color w:val="000000"/>
        </w:rPr>
        <w:t xml:space="preserve"> </w:t>
      </w:r>
      <w:proofErr w:type="spellStart"/>
      <w:r w:rsidRPr="00BC682C">
        <w:rPr>
          <w:color w:val="000000"/>
        </w:rPr>
        <w:t>chữ</w:t>
      </w:r>
      <w:proofErr w:type="spellEnd"/>
      <w:r w:rsidRPr="00BC682C">
        <w:rPr>
          <w:color w:val="000000"/>
        </w:rPr>
        <w:t xml:space="preserve"> </w:t>
      </w:r>
      <w:proofErr w:type="spellStart"/>
      <w:r w:rsidRPr="00BC682C">
        <w:rPr>
          <w:color w:val="000000"/>
        </w:rPr>
        <w:t>Quốc</w:t>
      </w:r>
      <w:proofErr w:type="spellEnd"/>
      <w:r w:rsidRPr="00BC682C">
        <w:rPr>
          <w:color w:val="000000"/>
        </w:rPr>
        <w:t xml:space="preserve"> </w:t>
      </w:r>
      <w:proofErr w:type="spellStart"/>
      <w:r w:rsidRPr="00BC682C">
        <w:rPr>
          <w:color w:val="000000"/>
        </w:rPr>
        <w:t>ngữ</w:t>
      </w:r>
      <w:proofErr w:type="spellEnd"/>
      <w:r w:rsidRPr="00BC682C">
        <w:rPr>
          <w:color w:val="000000"/>
        </w:rPr>
        <w:t xml:space="preserve">, </w:t>
      </w:r>
      <w:proofErr w:type="spellStart"/>
      <w:r w:rsidRPr="00BC682C">
        <w:rPr>
          <w:color w:val="000000"/>
        </w:rPr>
        <w:t>làm</w:t>
      </w:r>
      <w:proofErr w:type="spellEnd"/>
      <w:r w:rsidRPr="00BC682C">
        <w:rPr>
          <w:color w:val="000000"/>
        </w:rPr>
        <w:t xml:space="preserve"> </w:t>
      </w:r>
      <w:proofErr w:type="spellStart"/>
      <w:r w:rsidRPr="00BC682C">
        <w:rPr>
          <w:color w:val="000000"/>
        </w:rPr>
        <w:t>cho</w:t>
      </w:r>
      <w:proofErr w:type="spellEnd"/>
      <w:r w:rsidRPr="00BC682C">
        <w:rPr>
          <w:color w:val="000000"/>
        </w:rPr>
        <w:t xml:space="preserve"> </w:t>
      </w:r>
      <w:proofErr w:type="spellStart"/>
      <w:r w:rsidRPr="00BC682C">
        <w:rPr>
          <w:color w:val="000000"/>
        </w:rPr>
        <w:t>việc</w:t>
      </w:r>
      <w:proofErr w:type="spellEnd"/>
      <w:r w:rsidRPr="00BC682C">
        <w:rPr>
          <w:color w:val="000000"/>
        </w:rPr>
        <w:t xml:space="preserve"> </w:t>
      </w:r>
      <w:proofErr w:type="spellStart"/>
      <w:r w:rsidRPr="00BC682C">
        <w:rPr>
          <w:color w:val="000000"/>
        </w:rPr>
        <w:t>đọc</w:t>
      </w:r>
      <w:proofErr w:type="spellEnd"/>
      <w:r w:rsidRPr="00BC682C">
        <w:rPr>
          <w:color w:val="000000"/>
        </w:rPr>
        <w:t xml:space="preserve"> </w:t>
      </w:r>
      <w:proofErr w:type="spellStart"/>
      <w:r w:rsidRPr="00BC682C">
        <w:rPr>
          <w:color w:val="000000"/>
        </w:rPr>
        <w:t>và</w:t>
      </w:r>
      <w:proofErr w:type="spellEnd"/>
      <w:r w:rsidRPr="00BC682C">
        <w:rPr>
          <w:color w:val="000000"/>
        </w:rPr>
        <w:t xml:space="preserve"> </w:t>
      </w:r>
      <w:proofErr w:type="spellStart"/>
      <w:r w:rsidRPr="00BC682C">
        <w:rPr>
          <w:color w:val="000000"/>
        </w:rPr>
        <w:t>hiểu</w:t>
      </w:r>
      <w:proofErr w:type="spellEnd"/>
      <w:r w:rsidRPr="00BC682C">
        <w:rPr>
          <w:color w:val="000000"/>
        </w:rPr>
        <w:t xml:space="preserve"> </w:t>
      </w:r>
      <w:proofErr w:type="spellStart"/>
      <w:r w:rsidRPr="00BC682C">
        <w:rPr>
          <w:color w:val="000000"/>
        </w:rPr>
        <w:t>nội</w:t>
      </w:r>
      <w:proofErr w:type="spellEnd"/>
      <w:r w:rsidRPr="00BC682C">
        <w:rPr>
          <w:color w:val="000000"/>
        </w:rPr>
        <w:t xml:space="preserve"> dung </w:t>
      </w:r>
      <w:proofErr w:type="spellStart"/>
      <w:r w:rsidRPr="00BC682C">
        <w:rPr>
          <w:color w:val="000000"/>
        </w:rPr>
        <w:t>của</w:t>
      </w:r>
      <w:proofErr w:type="spellEnd"/>
      <w:r w:rsidRPr="00BC682C">
        <w:rPr>
          <w:color w:val="000000"/>
        </w:rPr>
        <w:t xml:space="preserve"> </w:t>
      </w:r>
      <w:proofErr w:type="spellStart"/>
      <w:r w:rsidRPr="00BC682C">
        <w:rPr>
          <w:color w:val="000000"/>
        </w:rPr>
        <w:t>các</w:t>
      </w:r>
      <w:proofErr w:type="spellEnd"/>
      <w:r w:rsidRPr="00BC682C">
        <w:rPr>
          <w:color w:val="000000"/>
        </w:rPr>
        <w:t xml:space="preserve"> </w:t>
      </w:r>
      <w:proofErr w:type="spellStart"/>
      <w:r w:rsidRPr="00BC682C">
        <w:rPr>
          <w:color w:val="000000"/>
        </w:rPr>
        <w:t>tư</w:t>
      </w:r>
      <w:proofErr w:type="spellEnd"/>
      <w:r w:rsidRPr="00BC682C">
        <w:rPr>
          <w:color w:val="000000"/>
        </w:rPr>
        <w:t xml:space="preserve"> </w:t>
      </w:r>
      <w:proofErr w:type="spellStart"/>
      <w:r w:rsidRPr="00BC682C">
        <w:rPr>
          <w:color w:val="000000"/>
        </w:rPr>
        <w:t>liệu</w:t>
      </w:r>
      <w:proofErr w:type="spellEnd"/>
      <w:r w:rsidRPr="00BC682C">
        <w:rPr>
          <w:color w:val="000000"/>
        </w:rPr>
        <w:t xml:space="preserve"> </w:t>
      </w:r>
      <w:proofErr w:type="spellStart"/>
      <w:r w:rsidRPr="00BC682C">
        <w:rPr>
          <w:color w:val="000000"/>
        </w:rPr>
        <w:t>chữ</w:t>
      </w:r>
      <w:proofErr w:type="spellEnd"/>
      <w:r w:rsidRPr="00BC682C">
        <w:rPr>
          <w:color w:val="000000"/>
        </w:rPr>
        <w:t xml:space="preserve"> </w:t>
      </w:r>
      <w:proofErr w:type="spellStart"/>
      <w:r w:rsidRPr="00BC682C">
        <w:rPr>
          <w:color w:val="000000"/>
        </w:rPr>
        <w:t>Nôm</w:t>
      </w:r>
      <w:proofErr w:type="spellEnd"/>
      <w:r w:rsidRPr="00BC682C">
        <w:rPr>
          <w:color w:val="000000"/>
        </w:rPr>
        <w:t xml:space="preserve"> </w:t>
      </w:r>
      <w:proofErr w:type="spellStart"/>
      <w:r w:rsidRPr="00BC682C">
        <w:rPr>
          <w:color w:val="000000"/>
        </w:rPr>
        <w:t>trở</w:t>
      </w:r>
      <w:proofErr w:type="spellEnd"/>
      <w:r w:rsidRPr="00BC682C">
        <w:rPr>
          <w:color w:val="000000"/>
        </w:rPr>
        <w:t xml:space="preserve"> </w:t>
      </w:r>
      <w:proofErr w:type="spellStart"/>
      <w:r w:rsidRPr="00BC682C">
        <w:rPr>
          <w:color w:val="000000"/>
        </w:rPr>
        <w:t>nên</w:t>
      </w:r>
      <w:proofErr w:type="spellEnd"/>
      <w:r w:rsidRPr="00BC682C">
        <w:rPr>
          <w:color w:val="000000"/>
        </w:rPr>
        <w:t xml:space="preserve"> </w:t>
      </w:r>
      <w:proofErr w:type="spellStart"/>
      <w:r w:rsidRPr="00BC682C">
        <w:rPr>
          <w:color w:val="000000"/>
        </w:rPr>
        <w:t>khó</w:t>
      </w:r>
      <w:proofErr w:type="spellEnd"/>
      <w:r w:rsidRPr="00BC682C">
        <w:rPr>
          <w:color w:val="000000"/>
        </w:rPr>
        <w:t xml:space="preserve"> </w:t>
      </w:r>
      <w:proofErr w:type="spellStart"/>
      <w:r w:rsidRPr="00BC682C">
        <w:rPr>
          <w:color w:val="000000"/>
        </w:rPr>
        <w:t>khăn</w:t>
      </w:r>
      <w:proofErr w:type="spellEnd"/>
      <w:r w:rsidRPr="00BC682C">
        <w:rPr>
          <w:color w:val="000000"/>
        </w:rPr>
        <w:t xml:space="preserve"> </w:t>
      </w:r>
      <w:proofErr w:type="spellStart"/>
      <w:r w:rsidRPr="00BC682C">
        <w:rPr>
          <w:color w:val="000000"/>
        </w:rPr>
        <w:t>đối</w:t>
      </w:r>
      <w:proofErr w:type="spellEnd"/>
      <w:r w:rsidRPr="00BC682C">
        <w:rPr>
          <w:color w:val="000000"/>
        </w:rPr>
        <w:t xml:space="preserve"> </w:t>
      </w:r>
      <w:proofErr w:type="spellStart"/>
      <w:r w:rsidRPr="00BC682C">
        <w:rPr>
          <w:color w:val="000000"/>
        </w:rPr>
        <w:t>với</w:t>
      </w:r>
      <w:proofErr w:type="spellEnd"/>
      <w:r w:rsidRPr="00BC682C">
        <w:rPr>
          <w:color w:val="000000"/>
        </w:rPr>
        <w:t xml:space="preserve"> </w:t>
      </w:r>
      <w:proofErr w:type="spellStart"/>
      <w:r w:rsidRPr="00BC682C">
        <w:rPr>
          <w:color w:val="000000"/>
        </w:rPr>
        <w:t>người</w:t>
      </w:r>
      <w:proofErr w:type="spellEnd"/>
      <w:r w:rsidRPr="00BC682C">
        <w:rPr>
          <w:color w:val="000000"/>
        </w:rPr>
        <w:t xml:space="preserve"> </w:t>
      </w:r>
      <w:proofErr w:type="spellStart"/>
      <w:r w:rsidRPr="00BC682C">
        <w:rPr>
          <w:color w:val="000000"/>
        </w:rPr>
        <w:t>không</w:t>
      </w:r>
      <w:proofErr w:type="spellEnd"/>
      <w:r w:rsidRPr="00BC682C">
        <w:rPr>
          <w:color w:val="000000"/>
        </w:rPr>
        <w:t xml:space="preserve"> </w:t>
      </w:r>
      <w:proofErr w:type="spellStart"/>
      <w:r w:rsidRPr="00BC682C">
        <w:rPr>
          <w:color w:val="000000"/>
        </w:rPr>
        <w:t>quen</w:t>
      </w:r>
      <w:proofErr w:type="spellEnd"/>
      <w:r w:rsidRPr="00BC682C">
        <w:rPr>
          <w:color w:val="000000"/>
        </w:rPr>
        <w:t xml:space="preserve"> </w:t>
      </w:r>
      <w:proofErr w:type="spellStart"/>
      <w:r w:rsidRPr="00BC682C">
        <w:rPr>
          <w:color w:val="000000"/>
        </w:rPr>
        <w:t>với</w:t>
      </w:r>
      <w:proofErr w:type="spellEnd"/>
      <w:r w:rsidRPr="00BC682C">
        <w:rPr>
          <w:color w:val="000000"/>
        </w:rPr>
        <w:t xml:space="preserve"> </w:t>
      </w:r>
      <w:proofErr w:type="spellStart"/>
      <w:r w:rsidRPr="00BC682C">
        <w:rPr>
          <w:color w:val="000000"/>
        </w:rPr>
        <w:t>hệ</w:t>
      </w:r>
      <w:proofErr w:type="spellEnd"/>
      <w:r w:rsidRPr="00BC682C">
        <w:rPr>
          <w:color w:val="000000"/>
        </w:rPr>
        <w:t xml:space="preserve"> </w:t>
      </w:r>
      <w:proofErr w:type="spellStart"/>
      <w:r w:rsidRPr="00BC682C">
        <w:rPr>
          <w:color w:val="000000"/>
        </w:rPr>
        <w:t>thống</w:t>
      </w:r>
      <w:proofErr w:type="spellEnd"/>
      <w:r w:rsidRPr="00BC682C">
        <w:rPr>
          <w:color w:val="000000"/>
        </w:rPr>
        <w:t xml:space="preserve"> </w:t>
      </w:r>
      <w:proofErr w:type="spellStart"/>
      <w:r w:rsidRPr="00BC682C">
        <w:rPr>
          <w:color w:val="000000"/>
        </w:rPr>
        <w:t>này</w:t>
      </w:r>
      <w:proofErr w:type="spellEnd"/>
      <w:r w:rsidRPr="00BC682C">
        <w:rPr>
          <w:color w:val="000000"/>
        </w:rPr>
        <w:t xml:space="preserve">. </w:t>
      </w:r>
      <w:proofErr w:type="spellStart"/>
      <w:r w:rsidRPr="00BC682C">
        <w:rPr>
          <w:color w:val="000000"/>
        </w:rPr>
        <w:t>Điều</w:t>
      </w:r>
      <w:proofErr w:type="spellEnd"/>
      <w:r w:rsidRPr="00BC682C">
        <w:rPr>
          <w:color w:val="000000"/>
        </w:rPr>
        <w:t xml:space="preserve"> </w:t>
      </w:r>
      <w:proofErr w:type="spellStart"/>
      <w:r w:rsidRPr="00BC682C">
        <w:rPr>
          <w:color w:val="000000"/>
        </w:rPr>
        <w:t>này</w:t>
      </w:r>
      <w:proofErr w:type="spellEnd"/>
      <w:r w:rsidRPr="00BC682C">
        <w:rPr>
          <w:color w:val="000000"/>
        </w:rPr>
        <w:t xml:space="preserve"> </w:t>
      </w:r>
      <w:proofErr w:type="spellStart"/>
      <w:r w:rsidRPr="00BC682C">
        <w:rPr>
          <w:color w:val="000000"/>
        </w:rPr>
        <w:t>đòi</w:t>
      </w:r>
      <w:proofErr w:type="spellEnd"/>
      <w:r w:rsidRPr="00BC682C">
        <w:rPr>
          <w:color w:val="000000"/>
        </w:rPr>
        <w:t xml:space="preserve"> </w:t>
      </w:r>
      <w:proofErr w:type="spellStart"/>
      <w:r w:rsidRPr="00BC682C">
        <w:rPr>
          <w:color w:val="000000"/>
        </w:rPr>
        <w:t>hỏi</w:t>
      </w:r>
      <w:proofErr w:type="spellEnd"/>
      <w:r w:rsidRPr="00BC682C">
        <w:rPr>
          <w:color w:val="000000"/>
        </w:rPr>
        <w:t xml:space="preserve"> </w:t>
      </w:r>
      <w:proofErr w:type="spellStart"/>
      <w:r w:rsidRPr="00BC682C">
        <w:rPr>
          <w:color w:val="000000"/>
        </w:rPr>
        <w:t>sự</w:t>
      </w:r>
      <w:proofErr w:type="spellEnd"/>
      <w:r w:rsidRPr="00BC682C">
        <w:rPr>
          <w:color w:val="000000"/>
        </w:rPr>
        <w:t xml:space="preserve"> </w:t>
      </w:r>
      <w:proofErr w:type="spellStart"/>
      <w:r w:rsidRPr="00BC682C">
        <w:rPr>
          <w:color w:val="000000"/>
        </w:rPr>
        <w:t>hiểu</w:t>
      </w:r>
      <w:proofErr w:type="spellEnd"/>
      <w:r w:rsidRPr="00BC682C">
        <w:rPr>
          <w:color w:val="000000"/>
        </w:rPr>
        <w:t xml:space="preserve"> </w:t>
      </w:r>
      <w:proofErr w:type="spellStart"/>
      <w:r w:rsidRPr="00BC682C">
        <w:rPr>
          <w:color w:val="000000"/>
        </w:rPr>
        <w:t>biết</w:t>
      </w:r>
      <w:proofErr w:type="spellEnd"/>
      <w:r w:rsidRPr="00BC682C">
        <w:rPr>
          <w:color w:val="000000"/>
        </w:rPr>
        <w:t xml:space="preserve"> </w:t>
      </w:r>
      <w:proofErr w:type="spellStart"/>
      <w:r w:rsidRPr="00BC682C">
        <w:rPr>
          <w:color w:val="000000"/>
        </w:rPr>
        <w:t>sâu</w:t>
      </w:r>
      <w:proofErr w:type="spellEnd"/>
      <w:r w:rsidRPr="00BC682C">
        <w:rPr>
          <w:color w:val="000000"/>
        </w:rPr>
        <w:t xml:space="preserve"> </w:t>
      </w:r>
      <w:proofErr w:type="spellStart"/>
      <w:r w:rsidRPr="00BC682C">
        <w:rPr>
          <w:color w:val="000000"/>
        </w:rPr>
        <w:t>về</w:t>
      </w:r>
      <w:proofErr w:type="spellEnd"/>
      <w:r w:rsidRPr="00BC682C">
        <w:rPr>
          <w:color w:val="000000"/>
        </w:rPr>
        <w:t xml:space="preserve"> </w:t>
      </w:r>
      <w:proofErr w:type="spellStart"/>
      <w:r w:rsidRPr="00BC682C">
        <w:rPr>
          <w:color w:val="000000"/>
        </w:rPr>
        <w:t>ngôn</w:t>
      </w:r>
      <w:proofErr w:type="spellEnd"/>
      <w:r w:rsidRPr="00BC682C">
        <w:rPr>
          <w:color w:val="000000"/>
        </w:rPr>
        <w:t xml:space="preserve"> </w:t>
      </w:r>
      <w:proofErr w:type="spellStart"/>
      <w:r w:rsidRPr="00BC682C">
        <w:rPr>
          <w:color w:val="000000"/>
        </w:rPr>
        <w:t>ngữ</w:t>
      </w:r>
      <w:proofErr w:type="spellEnd"/>
      <w:r w:rsidRPr="00BC682C">
        <w:rPr>
          <w:color w:val="000000"/>
        </w:rPr>
        <w:t xml:space="preserve"> </w:t>
      </w:r>
      <w:proofErr w:type="spellStart"/>
      <w:r w:rsidRPr="00BC682C">
        <w:rPr>
          <w:color w:val="000000"/>
        </w:rPr>
        <w:t>và</w:t>
      </w:r>
      <w:proofErr w:type="spellEnd"/>
      <w:r w:rsidRPr="00BC682C">
        <w:rPr>
          <w:color w:val="000000"/>
        </w:rPr>
        <w:t xml:space="preserve"> </w:t>
      </w:r>
      <w:proofErr w:type="spellStart"/>
      <w:r w:rsidRPr="00BC682C">
        <w:rPr>
          <w:color w:val="000000"/>
        </w:rPr>
        <w:t>văn</w:t>
      </w:r>
      <w:proofErr w:type="spellEnd"/>
      <w:r w:rsidRPr="00BC682C">
        <w:rPr>
          <w:color w:val="000000"/>
        </w:rPr>
        <w:t xml:space="preserve"> </w:t>
      </w:r>
      <w:proofErr w:type="spellStart"/>
      <w:r w:rsidRPr="00BC682C">
        <w:rPr>
          <w:color w:val="000000"/>
        </w:rPr>
        <w:t>hóa</w:t>
      </w:r>
      <w:proofErr w:type="spellEnd"/>
      <w:r w:rsidRPr="00BC682C">
        <w:rPr>
          <w:color w:val="000000"/>
        </w:rPr>
        <w:t xml:space="preserve"> </w:t>
      </w:r>
      <w:proofErr w:type="spellStart"/>
      <w:r w:rsidRPr="00BC682C">
        <w:rPr>
          <w:color w:val="000000"/>
        </w:rPr>
        <w:t>truyền</w:t>
      </w:r>
      <w:proofErr w:type="spellEnd"/>
      <w:r w:rsidRPr="00BC682C">
        <w:rPr>
          <w:color w:val="000000"/>
        </w:rPr>
        <w:t xml:space="preserve"> </w:t>
      </w:r>
      <w:proofErr w:type="spellStart"/>
      <w:r w:rsidRPr="00BC682C">
        <w:rPr>
          <w:color w:val="000000"/>
        </w:rPr>
        <w:t>thống</w:t>
      </w:r>
      <w:proofErr w:type="spellEnd"/>
      <w:r w:rsidRPr="00BC682C">
        <w:rPr>
          <w:color w:val="000000"/>
        </w:rPr>
        <w:t>.</w:t>
      </w:r>
    </w:p>
    <w:p w14:paraId="6B652151" w14:textId="04D6FD44" w:rsidR="00DE6D98" w:rsidRPr="00BC682C" w:rsidRDefault="00DE6D98" w:rsidP="007D2A5C">
      <w:pPr>
        <w:pStyle w:val="NormalText"/>
        <w:jc w:val="both"/>
        <w:rPr>
          <w:color w:val="000000"/>
        </w:rPr>
      </w:pPr>
      <w:proofErr w:type="spellStart"/>
      <w:r w:rsidRPr="00BC682C">
        <w:rPr>
          <w:i/>
          <w:iCs/>
          <w:color w:val="000000"/>
        </w:rPr>
        <w:t>Rủi</w:t>
      </w:r>
      <w:proofErr w:type="spellEnd"/>
      <w:r w:rsidRPr="00BC682C">
        <w:rPr>
          <w:i/>
          <w:iCs/>
          <w:color w:val="000000"/>
        </w:rPr>
        <w:t xml:space="preserve"> </w:t>
      </w:r>
      <w:proofErr w:type="spellStart"/>
      <w:r w:rsidRPr="00BC682C">
        <w:rPr>
          <w:i/>
          <w:iCs/>
          <w:color w:val="000000"/>
        </w:rPr>
        <w:t>ro</w:t>
      </w:r>
      <w:proofErr w:type="spellEnd"/>
      <w:r w:rsidRPr="00BC682C">
        <w:rPr>
          <w:i/>
          <w:iCs/>
          <w:color w:val="000000"/>
        </w:rPr>
        <w:t xml:space="preserve"> </w:t>
      </w:r>
      <w:proofErr w:type="spellStart"/>
      <w:r w:rsidRPr="00BC682C">
        <w:rPr>
          <w:i/>
          <w:iCs/>
          <w:color w:val="000000"/>
        </w:rPr>
        <w:t>mất</w:t>
      </w:r>
      <w:proofErr w:type="spellEnd"/>
      <w:r w:rsidRPr="00BC682C">
        <w:rPr>
          <w:i/>
          <w:iCs/>
          <w:color w:val="000000"/>
        </w:rPr>
        <w:t xml:space="preserve"> </w:t>
      </w:r>
      <w:proofErr w:type="spellStart"/>
      <w:r w:rsidRPr="00BC682C">
        <w:rPr>
          <w:i/>
          <w:iCs/>
          <w:color w:val="000000"/>
        </w:rPr>
        <w:t>mát</w:t>
      </w:r>
      <w:proofErr w:type="spellEnd"/>
      <w:r w:rsidRPr="00BC682C">
        <w:rPr>
          <w:i/>
          <w:iCs/>
          <w:color w:val="000000"/>
        </w:rPr>
        <w:t xml:space="preserve"> </w:t>
      </w:r>
      <w:proofErr w:type="spellStart"/>
      <w:r w:rsidRPr="00BC682C">
        <w:rPr>
          <w:i/>
          <w:iCs/>
          <w:color w:val="000000"/>
        </w:rPr>
        <w:t>và</w:t>
      </w:r>
      <w:proofErr w:type="spellEnd"/>
      <w:r w:rsidRPr="00BC682C">
        <w:rPr>
          <w:i/>
          <w:iCs/>
          <w:color w:val="000000"/>
        </w:rPr>
        <w:t xml:space="preserve"> </w:t>
      </w:r>
      <w:proofErr w:type="spellStart"/>
      <w:r w:rsidRPr="00BC682C">
        <w:rPr>
          <w:i/>
          <w:iCs/>
          <w:color w:val="000000"/>
        </w:rPr>
        <w:t>biến</w:t>
      </w:r>
      <w:proofErr w:type="spellEnd"/>
      <w:r w:rsidRPr="00BC682C">
        <w:rPr>
          <w:i/>
          <w:iCs/>
          <w:color w:val="000000"/>
        </w:rPr>
        <w:t xml:space="preserve"> </w:t>
      </w:r>
      <w:proofErr w:type="spellStart"/>
      <w:r w:rsidRPr="00BC682C">
        <w:rPr>
          <w:i/>
          <w:iCs/>
          <w:color w:val="000000"/>
        </w:rPr>
        <w:t>dạng</w:t>
      </w:r>
      <w:proofErr w:type="spellEnd"/>
      <w:r w:rsidRPr="00BC682C">
        <w:rPr>
          <w:i/>
          <w:iCs/>
          <w:color w:val="000000"/>
        </w:rPr>
        <w:t xml:space="preserve"> </w:t>
      </w:r>
      <w:proofErr w:type="spellStart"/>
      <w:r w:rsidRPr="00BC682C">
        <w:rPr>
          <w:i/>
          <w:iCs/>
          <w:color w:val="000000"/>
        </w:rPr>
        <w:t>dữ</w:t>
      </w:r>
      <w:proofErr w:type="spellEnd"/>
      <w:r w:rsidRPr="00BC682C">
        <w:rPr>
          <w:i/>
          <w:iCs/>
          <w:color w:val="000000"/>
        </w:rPr>
        <w:t xml:space="preserve"> </w:t>
      </w:r>
      <w:proofErr w:type="spellStart"/>
      <w:r w:rsidRPr="00BC682C">
        <w:rPr>
          <w:i/>
          <w:iCs/>
          <w:color w:val="000000"/>
        </w:rPr>
        <w:t>liệu</w:t>
      </w:r>
      <w:proofErr w:type="spellEnd"/>
      <w:r w:rsidRPr="00BC682C">
        <w:rPr>
          <w:color w:val="000000"/>
        </w:rPr>
        <w:t xml:space="preserve">: Khi </w:t>
      </w:r>
      <w:proofErr w:type="spellStart"/>
      <w:r w:rsidRPr="00BC682C">
        <w:rPr>
          <w:color w:val="000000"/>
        </w:rPr>
        <w:t>tiến</w:t>
      </w:r>
      <w:proofErr w:type="spellEnd"/>
      <w:r w:rsidRPr="00BC682C">
        <w:rPr>
          <w:color w:val="000000"/>
        </w:rPr>
        <w:t xml:space="preserve"> </w:t>
      </w:r>
      <w:proofErr w:type="spellStart"/>
      <w:r w:rsidRPr="00BC682C">
        <w:rPr>
          <w:color w:val="000000"/>
        </w:rPr>
        <w:t>hành</w:t>
      </w:r>
      <w:proofErr w:type="spellEnd"/>
      <w:r w:rsidRPr="00BC682C">
        <w:rPr>
          <w:color w:val="000000"/>
        </w:rPr>
        <w:t xml:space="preserve"> </w:t>
      </w:r>
      <w:proofErr w:type="spellStart"/>
      <w:r w:rsidRPr="00BC682C">
        <w:rPr>
          <w:color w:val="000000"/>
        </w:rPr>
        <w:t>số</w:t>
      </w:r>
      <w:proofErr w:type="spellEnd"/>
      <w:r w:rsidRPr="00BC682C">
        <w:rPr>
          <w:color w:val="000000"/>
        </w:rPr>
        <w:t xml:space="preserve"> </w:t>
      </w:r>
      <w:proofErr w:type="spellStart"/>
      <w:r w:rsidRPr="00BC682C">
        <w:rPr>
          <w:color w:val="000000"/>
        </w:rPr>
        <w:t>hóa</w:t>
      </w:r>
      <w:proofErr w:type="spellEnd"/>
      <w:r w:rsidRPr="00BC682C">
        <w:rPr>
          <w:color w:val="000000"/>
        </w:rPr>
        <w:t xml:space="preserve"> </w:t>
      </w:r>
      <w:proofErr w:type="spellStart"/>
      <w:r w:rsidRPr="00BC682C">
        <w:rPr>
          <w:color w:val="000000"/>
        </w:rPr>
        <w:t>các</w:t>
      </w:r>
      <w:proofErr w:type="spellEnd"/>
      <w:r w:rsidRPr="00BC682C">
        <w:rPr>
          <w:color w:val="000000"/>
        </w:rPr>
        <w:t xml:space="preserve"> </w:t>
      </w:r>
      <w:proofErr w:type="spellStart"/>
      <w:r w:rsidRPr="00BC682C">
        <w:rPr>
          <w:color w:val="000000"/>
        </w:rPr>
        <w:t>văn</w:t>
      </w:r>
      <w:proofErr w:type="spellEnd"/>
      <w:r w:rsidRPr="00BC682C">
        <w:rPr>
          <w:color w:val="000000"/>
        </w:rPr>
        <w:t xml:space="preserve"> </w:t>
      </w:r>
      <w:proofErr w:type="spellStart"/>
      <w:r w:rsidRPr="00BC682C">
        <w:rPr>
          <w:color w:val="000000"/>
        </w:rPr>
        <w:t>bản</w:t>
      </w:r>
      <w:proofErr w:type="spellEnd"/>
      <w:r w:rsidRPr="00BC682C">
        <w:rPr>
          <w:color w:val="000000"/>
        </w:rPr>
        <w:t xml:space="preserve"> </w:t>
      </w:r>
      <w:proofErr w:type="spellStart"/>
      <w:r w:rsidRPr="00BC682C">
        <w:rPr>
          <w:color w:val="000000"/>
        </w:rPr>
        <w:t>chữ</w:t>
      </w:r>
      <w:proofErr w:type="spellEnd"/>
      <w:r w:rsidRPr="00BC682C">
        <w:rPr>
          <w:color w:val="000000"/>
        </w:rPr>
        <w:t xml:space="preserve"> </w:t>
      </w:r>
      <w:proofErr w:type="spellStart"/>
      <w:r w:rsidRPr="00BC682C">
        <w:rPr>
          <w:color w:val="000000"/>
        </w:rPr>
        <w:t>Nôm</w:t>
      </w:r>
      <w:proofErr w:type="spellEnd"/>
      <w:r w:rsidRPr="00BC682C">
        <w:rPr>
          <w:color w:val="000000"/>
        </w:rPr>
        <w:t xml:space="preserve"> </w:t>
      </w:r>
      <w:proofErr w:type="spellStart"/>
      <w:r w:rsidRPr="00BC682C">
        <w:rPr>
          <w:color w:val="000000"/>
        </w:rPr>
        <w:t>cũ</w:t>
      </w:r>
      <w:proofErr w:type="spellEnd"/>
      <w:r w:rsidRPr="00BC682C">
        <w:rPr>
          <w:color w:val="000000"/>
        </w:rPr>
        <w:t xml:space="preserve">, </w:t>
      </w:r>
      <w:proofErr w:type="spellStart"/>
      <w:r w:rsidRPr="00BC682C">
        <w:rPr>
          <w:color w:val="000000"/>
        </w:rPr>
        <w:t>có</w:t>
      </w:r>
      <w:proofErr w:type="spellEnd"/>
      <w:r w:rsidRPr="00BC682C">
        <w:rPr>
          <w:color w:val="000000"/>
        </w:rPr>
        <w:t xml:space="preserve"> </w:t>
      </w:r>
      <w:proofErr w:type="spellStart"/>
      <w:r w:rsidRPr="00BC682C">
        <w:rPr>
          <w:color w:val="000000"/>
        </w:rPr>
        <w:t>nguy</w:t>
      </w:r>
      <w:proofErr w:type="spellEnd"/>
      <w:r w:rsidRPr="00BC682C">
        <w:rPr>
          <w:color w:val="000000"/>
        </w:rPr>
        <w:t xml:space="preserve"> </w:t>
      </w:r>
      <w:proofErr w:type="spellStart"/>
      <w:r w:rsidRPr="00BC682C">
        <w:rPr>
          <w:color w:val="000000"/>
        </w:rPr>
        <w:t>cơ</w:t>
      </w:r>
      <w:proofErr w:type="spellEnd"/>
      <w:r w:rsidRPr="00BC682C">
        <w:rPr>
          <w:color w:val="000000"/>
        </w:rPr>
        <w:t xml:space="preserve"> </w:t>
      </w:r>
      <w:proofErr w:type="spellStart"/>
      <w:r w:rsidRPr="00BC682C">
        <w:rPr>
          <w:color w:val="000000"/>
        </w:rPr>
        <w:t>mất</w:t>
      </w:r>
      <w:proofErr w:type="spellEnd"/>
      <w:r w:rsidRPr="00BC682C">
        <w:rPr>
          <w:color w:val="000000"/>
        </w:rPr>
        <w:t xml:space="preserve"> </w:t>
      </w:r>
      <w:proofErr w:type="spellStart"/>
      <w:r w:rsidRPr="00BC682C">
        <w:rPr>
          <w:color w:val="000000"/>
        </w:rPr>
        <w:t>mát</w:t>
      </w:r>
      <w:proofErr w:type="spellEnd"/>
      <w:r w:rsidRPr="00BC682C">
        <w:rPr>
          <w:color w:val="000000"/>
        </w:rPr>
        <w:t xml:space="preserve"> </w:t>
      </w:r>
      <w:proofErr w:type="spellStart"/>
      <w:r w:rsidRPr="00BC682C">
        <w:rPr>
          <w:color w:val="000000"/>
        </w:rPr>
        <w:t>thông</w:t>
      </w:r>
      <w:proofErr w:type="spellEnd"/>
      <w:r w:rsidRPr="00BC682C">
        <w:rPr>
          <w:color w:val="000000"/>
        </w:rPr>
        <w:t xml:space="preserve"> tin </w:t>
      </w:r>
      <w:proofErr w:type="spellStart"/>
      <w:r w:rsidRPr="00BC682C">
        <w:rPr>
          <w:color w:val="000000"/>
        </w:rPr>
        <w:t>quan</w:t>
      </w:r>
      <w:proofErr w:type="spellEnd"/>
      <w:r w:rsidRPr="00BC682C">
        <w:rPr>
          <w:color w:val="000000"/>
        </w:rPr>
        <w:t xml:space="preserve"> </w:t>
      </w:r>
      <w:proofErr w:type="spellStart"/>
      <w:r w:rsidRPr="00BC682C">
        <w:rPr>
          <w:color w:val="000000"/>
        </w:rPr>
        <w:t>trọng</w:t>
      </w:r>
      <w:proofErr w:type="spellEnd"/>
      <w:r w:rsidRPr="00BC682C">
        <w:rPr>
          <w:color w:val="000000"/>
        </w:rPr>
        <w:t xml:space="preserve"> </w:t>
      </w:r>
      <w:proofErr w:type="spellStart"/>
      <w:r w:rsidRPr="00BC682C">
        <w:rPr>
          <w:color w:val="000000"/>
        </w:rPr>
        <w:t>hoặc</w:t>
      </w:r>
      <w:proofErr w:type="spellEnd"/>
      <w:r w:rsidRPr="00BC682C">
        <w:rPr>
          <w:color w:val="000000"/>
        </w:rPr>
        <w:t xml:space="preserve"> </w:t>
      </w:r>
      <w:proofErr w:type="spellStart"/>
      <w:r w:rsidRPr="00BC682C">
        <w:rPr>
          <w:color w:val="000000"/>
        </w:rPr>
        <w:t>bị</w:t>
      </w:r>
      <w:proofErr w:type="spellEnd"/>
      <w:r w:rsidRPr="00BC682C">
        <w:rPr>
          <w:color w:val="000000"/>
        </w:rPr>
        <w:t xml:space="preserve"> </w:t>
      </w:r>
      <w:proofErr w:type="spellStart"/>
      <w:r w:rsidRPr="00BC682C">
        <w:rPr>
          <w:color w:val="000000"/>
        </w:rPr>
        <w:t>sai</w:t>
      </w:r>
      <w:proofErr w:type="spellEnd"/>
      <w:r w:rsidRPr="00BC682C">
        <w:rPr>
          <w:color w:val="000000"/>
        </w:rPr>
        <w:t xml:space="preserve"> </w:t>
      </w:r>
      <w:proofErr w:type="spellStart"/>
      <w:r w:rsidRPr="00BC682C">
        <w:rPr>
          <w:color w:val="000000"/>
        </w:rPr>
        <w:t>sót</w:t>
      </w:r>
      <w:proofErr w:type="spellEnd"/>
      <w:r w:rsidRPr="00BC682C">
        <w:rPr>
          <w:color w:val="000000"/>
        </w:rPr>
        <w:t xml:space="preserve"> </w:t>
      </w:r>
      <w:proofErr w:type="spellStart"/>
      <w:r w:rsidRPr="00BC682C">
        <w:rPr>
          <w:color w:val="000000"/>
        </w:rPr>
        <w:t>trong</w:t>
      </w:r>
      <w:proofErr w:type="spellEnd"/>
      <w:r w:rsidRPr="00BC682C">
        <w:rPr>
          <w:color w:val="000000"/>
        </w:rPr>
        <w:t xml:space="preserve"> </w:t>
      </w:r>
      <w:proofErr w:type="spellStart"/>
      <w:r w:rsidRPr="00BC682C">
        <w:rPr>
          <w:color w:val="000000"/>
        </w:rPr>
        <w:t>quá</w:t>
      </w:r>
      <w:proofErr w:type="spellEnd"/>
      <w:r w:rsidRPr="00BC682C">
        <w:rPr>
          <w:color w:val="000000"/>
        </w:rPr>
        <w:t xml:space="preserve"> </w:t>
      </w:r>
      <w:proofErr w:type="spellStart"/>
      <w:r w:rsidRPr="00BC682C">
        <w:rPr>
          <w:color w:val="000000"/>
        </w:rPr>
        <w:t>trình</w:t>
      </w:r>
      <w:proofErr w:type="spellEnd"/>
      <w:r w:rsidRPr="00BC682C">
        <w:rPr>
          <w:color w:val="000000"/>
        </w:rPr>
        <w:t xml:space="preserve"> </w:t>
      </w:r>
      <w:proofErr w:type="spellStart"/>
      <w:r w:rsidRPr="00BC682C">
        <w:rPr>
          <w:color w:val="000000"/>
        </w:rPr>
        <w:t>chuyển</w:t>
      </w:r>
      <w:proofErr w:type="spellEnd"/>
      <w:r w:rsidRPr="00BC682C">
        <w:rPr>
          <w:color w:val="000000"/>
        </w:rPr>
        <w:t xml:space="preserve"> </w:t>
      </w:r>
      <w:proofErr w:type="spellStart"/>
      <w:r w:rsidRPr="00BC682C">
        <w:rPr>
          <w:color w:val="000000"/>
        </w:rPr>
        <w:t>đổi</w:t>
      </w:r>
      <w:proofErr w:type="spellEnd"/>
      <w:r w:rsidRPr="00BC682C">
        <w:rPr>
          <w:color w:val="000000"/>
        </w:rPr>
        <w:t xml:space="preserve"> sang </w:t>
      </w:r>
      <w:proofErr w:type="spellStart"/>
      <w:r w:rsidRPr="00BC682C">
        <w:rPr>
          <w:color w:val="000000"/>
        </w:rPr>
        <w:t>dạng</w:t>
      </w:r>
      <w:proofErr w:type="spellEnd"/>
      <w:r w:rsidRPr="00BC682C">
        <w:rPr>
          <w:color w:val="000000"/>
        </w:rPr>
        <w:t xml:space="preserve"> </w:t>
      </w:r>
      <w:proofErr w:type="spellStart"/>
      <w:r w:rsidRPr="00BC682C">
        <w:rPr>
          <w:color w:val="000000"/>
        </w:rPr>
        <w:t>kỹ</w:t>
      </w:r>
      <w:proofErr w:type="spellEnd"/>
      <w:r w:rsidRPr="00BC682C">
        <w:rPr>
          <w:color w:val="000000"/>
        </w:rPr>
        <w:t xml:space="preserve"> </w:t>
      </w:r>
      <w:proofErr w:type="spellStart"/>
      <w:r w:rsidRPr="00BC682C">
        <w:rPr>
          <w:color w:val="000000"/>
        </w:rPr>
        <w:t>thuật</w:t>
      </w:r>
      <w:proofErr w:type="spellEnd"/>
      <w:r w:rsidRPr="00BC682C">
        <w:rPr>
          <w:color w:val="000000"/>
        </w:rPr>
        <w:t xml:space="preserve"> </w:t>
      </w:r>
      <w:proofErr w:type="spellStart"/>
      <w:r w:rsidRPr="00BC682C">
        <w:rPr>
          <w:color w:val="000000"/>
        </w:rPr>
        <w:t>số</w:t>
      </w:r>
      <w:proofErr w:type="spellEnd"/>
      <w:r w:rsidRPr="00BC682C">
        <w:rPr>
          <w:color w:val="000000"/>
        </w:rPr>
        <w:t xml:space="preserve">. </w:t>
      </w:r>
      <w:proofErr w:type="spellStart"/>
      <w:r w:rsidRPr="00BC682C">
        <w:rPr>
          <w:color w:val="000000"/>
        </w:rPr>
        <w:t>Điều</w:t>
      </w:r>
      <w:proofErr w:type="spellEnd"/>
      <w:r w:rsidRPr="00BC682C">
        <w:rPr>
          <w:color w:val="000000"/>
        </w:rPr>
        <w:t xml:space="preserve"> </w:t>
      </w:r>
      <w:proofErr w:type="spellStart"/>
      <w:r w:rsidRPr="00BC682C">
        <w:rPr>
          <w:color w:val="000000"/>
        </w:rPr>
        <w:t>này</w:t>
      </w:r>
      <w:proofErr w:type="spellEnd"/>
      <w:r w:rsidRPr="00BC682C">
        <w:rPr>
          <w:color w:val="000000"/>
        </w:rPr>
        <w:t xml:space="preserve"> </w:t>
      </w:r>
      <w:proofErr w:type="spellStart"/>
      <w:r w:rsidRPr="00BC682C">
        <w:rPr>
          <w:color w:val="000000"/>
        </w:rPr>
        <w:t>có</w:t>
      </w:r>
      <w:proofErr w:type="spellEnd"/>
      <w:r w:rsidRPr="00BC682C">
        <w:rPr>
          <w:color w:val="000000"/>
        </w:rPr>
        <w:t xml:space="preserve"> </w:t>
      </w:r>
      <w:proofErr w:type="spellStart"/>
      <w:r w:rsidRPr="00BC682C">
        <w:rPr>
          <w:color w:val="000000"/>
        </w:rPr>
        <w:t>thể</w:t>
      </w:r>
      <w:proofErr w:type="spellEnd"/>
      <w:r w:rsidRPr="00BC682C">
        <w:rPr>
          <w:color w:val="000000"/>
        </w:rPr>
        <w:t xml:space="preserve"> </w:t>
      </w:r>
      <w:proofErr w:type="spellStart"/>
      <w:r w:rsidRPr="00BC682C">
        <w:rPr>
          <w:color w:val="000000"/>
        </w:rPr>
        <w:t>xảy</w:t>
      </w:r>
      <w:proofErr w:type="spellEnd"/>
      <w:r w:rsidRPr="00BC682C">
        <w:rPr>
          <w:color w:val="000000"/>
        </w:rPr>
        <w:t xml:space="preserve"> </w:t>
      </w:r>
      <w:proofErr w:type="spellStart"/>
      <w:r w:rsidRPr="00BC682C">
        <w:rPr>
          <w:color w:val="000000"/>
        </w:rPr>
        <w:t>ra</w:t>
      </w:r>
      <w:proofErr w:type="spellEnd"/>
      <w:r w:rsidRPr="00BC682C">
        <w:rPr>
          <w:color w:val="000000"/>
        </w:rPr>
        <w:t xml:space="preserve"> </w:t>
      </w:r>
      <w:proofErr w:type="spellStart"/>
      <w:r w:rsidRPr="00BC682C">
        <w:rPr>
          <w:color w:val="000000"/>
        </w:rPr>
        <w:t>khi</w:t>
      </w:r>
      <w:proofErr w:type="spellEnd"/>
      <w:r w:rsidRPr="00BC682C">
        <w:rPr>
          <w:color w:val="000000"/>
        </w:rPr>
        <w:t xml:space="preserve"> </w:t>
      </w:r>
      <w:proofErr w:type="spellStart"/>
      <w:r w:rsidRPr="00BC682C">
        <w:rPr>
          <w:color w:val="000000"/>
        </w:rPr>
        <w:t>các</w:t>
      </w:r>
      <w:proofErr w:type="spellEnd"/>
      <w:r w:rsidRPr="00BC682C">
        <w:rPr>
          <w:color w:val="000000"/>
        </w:rPr>
        <w:t xml:space="preserve"> </w:t>
      </w:r>
      <w:proofErr w:type="spellStart"/>
      <w:r w:rsidRPr="00BC682C">
        <w:rPr>
          <w:color w:val="000000"/>
        </w:rPr>
        <w:t>bản</w:t>
      </w:r>
      <w:proofErr w:type="spellEnd"/>
      <w:r w:rsidRPr="00BC682C">
        <w:rPr>
          <w:color w:val="000000"/>
        </w:rPr>
        <w:t xml:space="preserve"> </w:t>
      </w:r>
      <w:proofErr w:type="spellStart"/>
      <w:r w:rsidRPr="00BC682C">
        <w:rPr>
          <w:color w:val="000000"/>
        </w:rPr>
        <w:t>gốc</w:t>
      </w:r>
      <w:proofErr w:type="spellEnd"/>
      <w:r w:rsidRPr="00BC682C">
        <w:rPr>
          <w:color w:val="000000"/>
        </w:rPr>
        <w:t xml:space="preserve"> </w:t>
      </w:r>
      <w:proofErr w:type="spellStart"/>
      <w:r w:rsidRPr="00BC682C">
        <w:rPr>
          <w:color w:val="000000"/>
        </w:rPr>
        <w:t>bị</w:t>
      </w:r>
      <w:proofErr w:type="spellEnd"/>
      <w:r w:rsidRPr="00BC682C">
        <w:rPr>
          <w:color w:val="000000"/>
        </w:rPr>
        <w:t xml:space="preserve"> </w:t>
      </w:r>
      <w:proofErr w:type="spellStart"/>
      <w:r w:rsidRPr="00BC682C">
        <w:rPr>
          <w:color w:val="000000"/>
        </w:rPr>
        <w:t>hư</w:t>
      </w:r>
      <w:proofErr w:type="spellEnd"/>
      <w:r w:rsidRPr="00BC682C">
        <w:rPr>
          <w:color w:val="000000"/>
        </w:rPr>
        <w:t xml:space="preserve"> </w:t>
      </w:r>
      <w:proofErr w:type="spellStart"/>
      <w:r w:rsidRPr="00BC682C">
        <w:rPr>
          <w:color w:val="000000"/>
        </w:rPr>
        <w:t>hỏng</w:t>
      </w:r>
      <w:proofErr w:type="spellEnd"/>
      <w:r w:rsidRPr="00BC682C">
        <w:rPr>
          <w:color w:val="000000"/>
        </w:rPr>
        <w:t xml:space="preserve"> </w:t>
      </w:r>
      <w:proofErr w:type="spellStart"/>
      <w:r w:rsidRPr="00BC682C">
        <w:rPr>
          <w:color w:val="000000"/>
        </w:rPr>
        <w:t>hoặc</w:t>
      </w:r>
      <w:proofErr w:type="spellEnd"/>
      <w:r w:rsidRPr="00BC682C">
        <w:rPr>
          <w:color w:val="000000"/>
        </w:rPr>
        <w:t xml:space="preserve"> do </w:t>
      </w:r>
      <w:proofErr w:type="spellStart"/>
      <w:r w:rsidRPr="00BC682C">
        <w:rPr>
          <w:color w:val="000000"/>
        </w:rPr>
        <w:t>quá</w:t>
      </w:r>
      <w:proofErr w:type="spellEnd"/>
      <w:r w:rsidRPr="00BC682C">
        <w:rPr>
          <w:color w:val="000000"/>
        </w:rPr>
        <w:t xml:space="preserve"> </w:t>
      </w:r>
      <w:proofErr w:type="spellStart"/>
      <w:r w:rsidRPr="00BC682C">
        <w:rPr>
          <w:color w:val="000000"/>
        </w:rPr>
        <w:t>trình</w:t>
      </w:r>
      <w:proofErr w:type="spellEnd"/>
      <w:r w:rsidRPr="00BC682C">
        <w:rPr>
          <w:color w:val="000000"/>
        </w:rPr>
        <w:t xml:space="preserve"> </w:t>
      </w:r>
      <w:proofErr w:type="spellStart"/>
      <w:r w:rsidRPr="00BC682C">
        <w:rPr>
          <w:color w:val="000000"/>
        </w:rPr>
        <w:t>quét</w:t>
      </w:r>
      <w:proofErr w:type="spellEnd"/>
      <w:r w:rsidRPr="00BC682C">
        <w:rPr>
          <w:color w:val="000000"/>
        </w:rPr>
        <w:t xml:space="preserve"> </w:t>
      </w:r>
      <w:proofErr w:type="spellStart"/>
      <w:r w:rsidRPr="00BC682C">
        <w:rPr>
          <w:color w:val="000000"/>
        </w:rPr>
        <w:t>và</w:t>
      </w:r>
      <w:proofErr w:type="spellEnd"/>
      <w:r w:rsidRPr="00BC682C">
        <w:rPr>
          <w:color w:val="000000"/>
        </w:rPr>
        <w:t xml:space="preserve"> </w:t>
      </w:r>
      <w:proofErr w:type="spellStart"/>
      <w:r w:rsidRPr="00BC682C">
        <w:rPr>
          <w:color w:val="000000"/>
        </w:rPr>
        <w:t>nhận</w:t>
      </w:r>
      <w:proofErr w:type="spellEnd"/>
      <w:r w:rsidRPr="00BC682C">
        <w:rPr>
          <w:color w:val="000000"/>
        </w:rPr>
        <w:t xml:space="preserve"> </w:t>
      </w:r>
      <w:proofErr w:type="spellStart"/>
      <w:r w:rsidRPr="00BC682C">
        <w:rPr>
          <w:color w:val="000000"/>
        </w:rPr>
        <w:t>dạng</w:t>
      </w:r>
      <w:proofErr w:type="spellEnd"/>
      <w:r w:rsidRPr="00BC682C">
        <w:rPr>
          <w:color w:val="000000"/>
        </w:rPr>
        <w:t xml:space="preserve"> </w:t>
      </w:r>
      <w:proofErr w:type="spellStart"/>
      <w:r w:rsidRPr="00BC682C">
        <w:rPr>
          <w:color w:val="000000"/>
        </w:rPr>
        <w:t>ký</w:t>
      </w:r>
      <w:proofErr w:type="spellEnd"/>
      <w:r w:rsidRPr="00BC682C">
        <w:rPr>
          <w:color w:val="000000"/>
        </w:rPr>
        <w:t xml:space="preserve"> </w:t>
      </w:r>
      <w:proofErr w:type="spellStart"/>
      <w:r w:rsidRPr="00BC682C">
        <w:rPr>
          <w:color w:val="000000"/>
        </w:rPr>
        <w:t>tự</w:t>
      </w:r>
      <w:proofErr w:type="spellEnd"/>
      <w:r w:rsidRPr="00BC682C">
        <w:rPr>
          <w:color w:val="000000"/>
        </w:rPr>
        <w:t xml:space="preserve"> </w:t>
      </w:r>
      <w:proofErr w:type="spellStart"/>
      <w:r w:rsidRPr="00BC682C">
        <w:rPr>
          <w:color w:val="000000"/>
        </w:rPr>
        <w:t>không</w:t>
      </w:r>
      <w:proofErr w:type="spellEnd"/>
      <w:r w:rsidRPr="00BC682C">
        <w:rPr>
          <w:color w:val="000000"/>
        </w:rPr>
        <w:t xml:space="preserve"> </w:t>
      </w:r>
      <w:proofErr w:type="spellStart"/>
      <w:r w:rsidRPr="00BC682C">
        <w:rPr>
          <w:color w:val="000000"/>
        </w:rPr>
        <w:t>chính</w:t>
      </w:r>
      <w:proofErr w:type="spellEnd"/>
      <w:r w:rsidRPr="00BC682C">
        <w:rPr>
          <w:color w:val="000000"/>
        </w:rPr>
        <w:t xml:space="preserve"> </w:t>
      </w:r>
      <w:proofErr w:type="spellStart"/>
      <w:r w:rsidRPr="00BC682C">
        <w:rPr>
          <w:color w:val="000000"/>
        </w:rPr>
        <w:t>xác</w:t>
      </w:r>
      <w:proofErr w:type="spellEnd"/>
      <w:r w:rsidRPr="00BC682C">
        <w:rPr>
          <w:color w:val="000000"/>
        </w:rPr>
        <w:t>.</w:t>
      </w:r>
    </w:p>
    <w:p w14:paraId="47E9617F" w14:textId="49EC53BE" w:rsidR="00DE6D98" w:rsidRPr="00BC682C" w:rsidRDefault="00DE6D98" w:rsidP="007D2A5C">
      <w:pPr>
        <w:pStyle w:val="NormalText"/>
        <w:jc w:val="both"/>
        <w:rPr>
          <w:color w:val="000000"/>
        </w:rPr>
      </w:pPr>
      <w:proofErr w:type="spellStart"/>
      <w:r w:rsidRPr="00BC682C">
        <w:rPr>
          <w:i/>
          <w:iCs/>
          <w:color w:val="000000"/>
        </w:rPr>
        <w:t>Đồng</w:t>
      </w:r>
      <w:proofErr w:type="spellEnd"/>
      <w:r w:rsidRPr="00BC682C">
        <w:rPr>
          <w:i/>
          <w:iCs/>
          <w:color w:val="000000"/>
        </w:rPr>
        <w:t xml:space="preserve"> </w:t>
      </w:r>
      <w:proofErr w:type="spellStart"/>
      <w:r w:rsidRPr="00BC682C">
        <w:rPr>
          <w:i/>
          <w:iCs/>
          <w:color w:val="000000"/>
        </w:rPr>
        <w:t>bộ</w:t>
      </w:r>
      <w:proofErr w:type="spellEnd"/>
      <w:r w:rsidRPr="00BC682C">
        <w:rPr>
          <w:i/>
          <w:iCs/>
          <w:color w:val="000000"/>
        </w:rPr>
        <w:t xml:space="preserve"> </w:t>
      </w:r>
      <w:proofErr w:type="spellStart"/>
      <w:r w:rsidRPr="00BC682C">
        <w:rPr>
          <w:i/>
          <w:iCs/>
          <w:color w:val="000000"/>
        </w:rPr>
        <w:t>hóa</w:t>
      </w:r>
      <w:proofErr w:type="spellEnd"/>
      <w:r w:rsidRPr="00BC682C">
        <w:rPr>
          <w:i/>
          <w:iCs/>
          <w:color w:val="000000"/>
        </w:rPr>
        <w:t xml:space="preserve"> </w:t>
      </w:r>
      <w:proofErr w:type="spellStart"/>
      <w:r w:rsidRPr="00BC682C">
        <w:rPr>
          <w:i/>
          <w:iCs/>
          <w:color w:val="000000"/>
        </w:rPr>
        <w:t>và</w:t>
      </w:r>
      <w:proofErr w:type="spellEnd"/>
      <w:r w:rsidRPr="00BC682C">
        <w:rPr>
          <w:i/>
          <w:iCs/>
          <w:color w:val="000000"/>
        </w:rPr>
        <w:t xml:space="preserve"> </w:t>
      </w:r>
      <w:proofErr w:type="spellStart"/>
      <w:r w:rsidRPr="00BC682C">
        <w:rPr>
          <w:i/>
          <w:iCs/>
          <w:color w:val="000000"/>
        </w:rPr>
        <w:t>tương</w:t>
      </w:r>
      <w:proofErr w:type="spellEnd"/>
      <w:r w:rsidRPr="00BC682C">
        <w:rPr>
          <w:i/>
          <w:iCs/>
          <w:color w:val="000000"/>
        </w:rPr>
        <w:t xml:space="preserve"> </w:t>
      </w:r>
      <w:proofErr w:type="spellStart"/>
      <w:r w:rsidRPr="00BC682C">
        <w:rPr>
          <w:i/>
          <w:iCs/>
          <w:color w:val="000000"/>
        </w:rPr>
        <w:t>thích</w:t>
      </w:r>
      <w:proofErr w:type="spellEnd"/>
      <w:r w:rsidRPr="00BC682C">
        <w:rPr>
          <w:i/>
          <w:iCs/>
          <w:color w:val="000000"/>
        </w:rPr>
        <w:t xml:space="preserve"> </w:t>
      </w:r>
      <w:proofErr w:type="spellStart"/>
      <w:r w:rsidRPr="00BC682C">
        <w:rPr>
          <w:i/>
          <w:iCs/>
          <w:color w:val="000000"/>
        </w:rPr>
        <w:t>kỹ</w:t>
      </w:r>
      <w:proofErr w:type="spellEnd"/>
      <w:r w:rsidRPr="00BC682C">
        <w:rPr>
          <w:i/>
          <w:iCs/>
          <w:color w:val="000000"/>
        </w:rPr>
        <w:t xml:space="preserve"> </w:t>
      </w:r>
      <w:proofErr w:type="spellStart"/>
      <w:r w:rsidRPr="00BC682C">
        <w:rPr>
          <w:i/>
          <w:iCs/>
          <w:color w:val="000000"/>
        </w:rPr>
        <w:t>thuật</w:t>
      </w:r>
      <w:proofErr w:type="spellEnd"/>
      <w:r w:rsidRPr="00BC682C">
        <w:rPr>
          <w:color w:val="000000"/>
        </w:rPr>
        <w:t xml:space="preserve">: </w:t>
      </w:r>
      <w:proofErr w:type="spellStart"/>
      <w:r w:rsidRPr="00BC682C">
        <w:rPr>
          <w:color w:val="000000"/>
        </w:rPr>
        <w:t>Để</w:t>
      </w:r>
      <w:proofErr w:type="spellEnd"/>
      <w:r w:rsidRPr="00BC682C">
        <w:rPr>
          <w:color w:val="000000"/>
        </w:rPr>
        <w:t xml:space="preserve"> </w:t>
      </w:r>
      <w:proofErr w:type="spellStart"/>
      <w:r w:rsidRPr="00BC682C">
        <w:rPr>
          <w:color w:val="000000"/>
        </w:rPr>
        <w:t>hiển</w:t>
      </w:r>
      <w:proofErr w:type="spellEnd"/>
      <w:r w:rsidRPr="00BC682C">
        <w:rPr>
          <w:color w:val="000000"/>
        </w:rPr>
        <w:t xml:space="preserve"> </w:t>
      </w:r>
      <w:proofErr w:type="spellStart"/>
      <w:r w:rsidRPr="00BC682C">
        <w:rPr>
          <w:color w:val="000000"/>
        </w:rPr>
        <w:t>thị</w:t>
      </w:r>
      <w:proofErr w:type="spellEnd"/>
      <w:r w:rsidRPr="00BC682C">
        <w:rPr>
          <w:color w:val="000000"/>
        </w:rPr>
        <w:t xml:space="preserve"> </w:t>
      </w:r>
      <w:proofErr w:type="spellStart"/>
      <w:r w:rsidRPr="00BC682C">
        <w:rPr>
          <w:color w:val="000000"/>
        </w:rPr>
        <w:t>dữ</w:t>
      </w:r>
      <w:proofErr w:type="spellEnd"/>
      <w:r w:rsidRPr="00BC682C">
        <w:rPr>
          <w:color w:val="000000"/>
        </w:rPr>
        <w:t xml:space="preserve"> </w:t>
      </w:r>
      <w:proofErr w:type="spellStart"/>
      <w:r w:rsidRPr="00BC682C">
        <w:rPr>
          <w:color w:val="000000"/>
        </w:rPr>
        <w:t>liệu</w:t>
      </w:r>
      <w:proofErr w:type="spellEnd"/>
      <w:r w:rsidRPr="00BC682C">
        <w:rPr>
          <w:color w:val="000000"/>
        </w:rPr>
        <w:t xml:space="preserve"> song </w:t>
      </w:r>
      <w:proofErr w:type="spellStart"/>
      <w:r w:rsidRPr="00BC682C">
        <w:rPr>
          <w:color w:val="000000"/>
        </w:rPr>
        <w:t>ngữ</w:t>
      </w:r>
      <w:proofErr w:type="spellEnd"/>
      <w:r w:rsidRPr="00BC682C">
        <w:rPr>
          <w:color w:val="000000"/>
        </w:rPr>
        <w:t xml:space="preserve"> </w:t>
      </w:r>
      <w:proofErr w:type="spellStart"/>
      <w:r w:rsidRPr="00BC682C">
        <w:rPr>
          <w:color w:val="000000"/>
        </w:rPr>
        <w:t>chữ</w:t>
      </w:r>
      <w:proofErr w:type="spellEnd"/>
      <w:r w:rsidRPr="00BC682C">
        <w:rPr>
          <w:color w:val="000000"/>
        </w:rPr>
        <w:t xml:space="preserve"> </w:t>
      </w:r>
      <w:proofErr w:type="spellStart"/>
      <w:r w:rsidRPr="00BC682C">
        <w:rPr>
          <w:color w:val="000000"/>
        </w:rPr>
        <w:t>Nôm</w:t>
      </w:r>
      <w:proofErr w:type="spellEnd"/>
      <w:r w:rsidRPr="00BC682C">
        <w:rPr>
          <w:color w:val="000000"/>
        </w:rPr>
        <w:t xml:space="preserve"> </w:t>
      </w:r>
      <w:proofErr w:type="spellStart"/>
      <w:r w:rsidRPr="00BC682C">
        <w:rPr>
          <w:color w:val="000000"/>
        </w:rPr>
        <w:t>và</w:t>
      </w:r>
      <w:proofErr w:type="spellEnd"/>
      <w:r w:rsidRPr="00BC682C">
        <w:rPr>
          <w:color w:val="000000"/>
        </w:rPr>
        <w:t xml:space="preserve"> </w:t>
      </w:r>
      <w:proofErr w:type="spellStart"/>
      <w:r w:rsidRPr="00BC682C">
        <w:rPr>
          <w:color w:val="000000"/>
        </w:rPr>
        <w:t>chữ</w:t>
      </w:r>
      <w:proofErr w:type="spellEnd"/>
      <w:r w:rsidRPr="00BC682C">
        <w:rPr>
          <w:color w:val="000000"/>
        </w:rPr>
        <w:t xml:space="preserve"> </w:t>
      </w:r>
      <w:proofErr w:type="spellStart"/>
      <w:r w:rsidRPr="00BC682C">
        <w:rPr>
          <w:color w:val="000000"/>
        </w:rPr>
        <w:t>Quốc</w:t>
      </w:r>
      <w:proofErr w:type="spellEnd"/>
      <w:r w:rsidRPr="00BC682C">
        <w:rPr>
          <w:color w:val="000000"/>
        </w:rPr>
        <w:t xml:space="preserve"> </w:t>
      </w:r>
      <w:proofErr w:type="spellStart"/>
      <w:r w:rsidRPr="00BC682C">
        <w:rPr>
          <w:color w:val="000000"/>
        </w:rPr>
        <w:t>ngữ</w:t>
      </w:r>
      <w:proofErr w:type="spellEnd"/>
      <w:r w:rsidRPr="00BC682C">
        <w:rPr>
          <w:color w:val="000000"/>
        </w:rPr>
        <w:t xml:space="preserve"> </w:t>
      </w:r>
      <w:proofErr w:type="spellStart"/>
      <w:r w:rsidRPr="00BC682C">
        <w:rPr>
          <w:color w:val="000000"/>
        </w:rPr>
        <w:t>một</w:t>
      </w:r>
      <w:proofErr w:type="spellEnd"/>
      <w:r w:rsidRPr="00BC682C">
        <w:rPr>
          <w:color w:val="000000"/>
        </w:rPr>
        <w:t xml:space="preserve"> </w:t>
      </w:r>
      <w:proofErr w:type="spellStart"/>
      <w:r w:rsidRPr="00BC682C">
        <w:rPr>
          <w:color w:val="000000"/>
        </w:rPr>
        <w:t>cách</w:t>
      </w:r>
      <w:proofErr w:type="spellEnd"/>
      <w:r w:rsidRPr="00BC682C">
        <w:rPr>
          <w:color w:val="000000"/>
        </w:rPr>
        <w:t xml:space="preserve"> </w:t>
      </w:r>
      <w:proofErr w:type="spellStart"/>
      <w:r w:rsidRPr="00BC682C">
        <w:rPr>
          <w:color w:val="000000"/>
        </w:rPr>
        <w:t>chính</w:t>
      </w:r>
      <w:proofErr w:type="spellEnd"/>
      <w:r w:rsidRPr="00BC682C">
        <w:rPr>
          <w:color w:val="000000"/>
        </w:rPr>
        <w:t xml:space="preserve"> </w:t>
      </w:r>
      <w:proofErr w:type="spellStart"/>
      <w:r w:rsidRPr="00BC682C">
        <w:rPr>
          <w:color w:val="000000"/>
        </w:rPr>
        <w:t>xác</w:t>
      </w:r>
      <w:proofErr w:type="spellEnd"/>
      <w:r w:rsidRPr="00BC682C">
        <w:rPr>
          <w:color w:val="000000"/>
        </w:rPr>
        <w:t xml:space="preserve"> </w:t>
      </w:r>
      <w:proofErr w:type="spellStart"/>
      <w:r w:rsidRPr="00BC682C">
        <w:rPr>
          <w:color w:val="000000"/>
        </w:rPr>
        <w:t>trên</w:t>
      </w:r>
      <w:proofErr w:type="spellEnd"/>
      <w:r w:rsidRPr="00BC682C">
        <w:rPr>
          <w:color w:val="000000"/>
        </w:rPr>
        <w:t xml:space="preserve"> </w:t>
      </w:r>
      <w:proofErr w:type="spellStart"/>
      <w:r w:rsidRPr="00BC682C">
        <w:rPr>
          <w:color w:val="000000"/>
        </w:rPr>
        <w:t>các</w:t>
      </w:r>
      <w:proofErr w:type="spellEnd"/>
      <w:r w:rsidRPr="00BC682C">
        <w:rPr>
          <w:color w:val="000000"/>
        </w:rPr>
        <w:t xml:space="preserve"> </w:t>
      </w:r>
      <w:proofErr w:type="spellStart"/>
      <w:r w:rsidRPr="00BC682C">
        <w:rPr>
          <w:color w:val="000000"/>
        </w:rPr>
        <w:t>nền</w:t>
      </w:r>
      <w:proofErr w:type="spellEnd"/>
      <w:r w:rsidRPr="00BC682C">
        <w:rPr>
          <w:color w:val="000000"/>
        </w:rPr>
        <w:t xml:space="preserve"> </w:t>
      </w:r>
      <w:proofErr w:type="spellStart"/>
      <w:r w:rsidRPr="00BC682C">
        <w:rPr>
          <w:color w:val="000000"/>
        </w:rPr>
        <w:t>tảng</w:t>
      </w:r>
      <w:proofErr w:type="spellEnd"/>
      <w:r w:rsidRPr="00BC682C">
        <w:rPr>
          <w:color w:val="000000"/>
        </w:rPr>
        <w:t xml:space="preserve"> </w:t>
      </w:r>
      <w:proofErr w:type="spellStart"/>
      <w:r w:rsidRPr="00BC682C">
        <w:rPr>
          <w:color w:val="000000"/>
        </w:rPr>
        <w:t>và</w:t>
      </w:r>
      <w:proofErr w:type="spellEnd"/>
      <w:r w:rsidRPr="00BC682C">
        <w:rPr>
          <w:color w:val="000000"/>
        </w:rPr>
        <w:t xml:space="preserve"> </w:t>
      </w:r>
      <w:proofErr w:type="spellStart"/>
      <w:r w:rsidRPr="00BC682C">
        <w:rPr>
          <w:color w:val="000000"/>
        </w:rPr>
        <w:t>thiết</w:t>
      </w:r>
      <w:proofErr w:type="spellEnd"/>
      <w:r w:rsidRPr="00BC682C">
        <w:rPr>
          <w:color w:val="000000"/>
        </w:rPr>
        <w:t xml:space="preserve"> </w:t>
      </w:r>
      <w:proofErr w:type="spellStart"/>
      <w:r w:rsidRPr="00BC682C">
        <w:rPr>
          <w:color w:val="000000"/>
        </w:rPr>
        <w:t>bị</w:t>
      </w:r>
      <w:proofErr w:type="spellEnd"/>
      <w:r w:rsidRPr="00BC682C">
        <w:rPr>
          <w:color w:val="000000"/>
        </w:rPr>
        <w:t xml:space="preserve"> </w:t>
      </w:r>
      <w:proofErr w:type="spellStart"/>
      <w:r w:rsidRPr="00BC682C">
        <w:rPr>
          <w:color w:val="000000"/>
        </w:rPr>
        <w:t>khác</w:t>
      </w:r>
      <w:proofErr w:type="spellEnd"/>
      <w:r w:rsidRPr="00BC682C">
        <w:rPr>
          <w:color w:val="000000"/>
        </w:rPr>
        <w:t xml:space="preserve"> </w:t>
      </w:r>
      <w:proofErr w:type="spellStart"/>
      <w:r w:rsidRPr="00BC682C">
        <w:rPr>
          <w:color w:val="000000"/>
        </w:rPr>
        <w:t>nhau</w:t>
      </w:r>
      <w:proofErr w:type="spellEnd"/>
      <w:r w:rsidRPr="00BC682C">
        <w:rPr>
          <w:color w:val="000000"/>
        </w:rPr>
        <w:t xml:space="preserve">, </w:t>
      </w:r>
      <w:proofErr w:type="spellStart"/>
      <w:r w:rsidRPr="00BC682C">
        <w:rPr>
          <w:color w:val="000000"/>
        </w:rPr>
        <w:t>cần</w:t>
      </w:r>
      <w:proofErr w:type="spellEnd"/>
      <w:r w:rsidRPr="00BC682C">
        <w:rPr>
          <w:color w:val="000000"/>
        </w:rPr>
        <w:t xml:space="preserve"> </w:t>
      </w:r>
      <w:proofErr w:type="spellStart"/>
      <w:r w:rsidRPr="00BC682C">
        <w:rPr>
          <w:color w:val="000000"/>
        </w:rPr>
        <w:t>đồng</w:t>
      </w:r>
      <w:proofErr w:type="spellEnd"/>
      <w:r w:rsidRPr="00BC682C">
        <w:rPr>
          <w:color w:val="000000"/>
        </w:rPr>
        <w:t xml:space="preserve"> </w:t>
      </w:r>
      <w:proofErr w:type="spellStart"/>
      <w:r w:rsidRPr="00BC682C">
        <w:rPr>
          <w:color w:val="000000"/>
        </w:rPr>
        <w:t>bộ</w:t>
      </w:r>
      <w:proofErr w:type="spellEnd"/>
      <w:r w:rsidRPr="00BC682C">
        <w:rPr>
          <w:color w:val="000000"/>
        </w:rPr>
        <w:t xml:space="preserve"> </w:t>
      </w:r>
      <w:proofErr w:type="spellStart"/>
      <w:r w:rsidRPr="00BC682C">
        <w:rPr>
          <w:color w:val="000000"/>
        </w:rPr>
        <w:t>hóa</w:t>
      </w:r>
      <w:proofErr w:type="spellEnd"/>
      <w:r w:rsidRPr="00BC682C">
        <w:rPr>
          <w:color w:val="000000"/>
        </w:rPr>
        <w:t xml:space="preserve"> </w:t>
      </w:r>
      <w:proofErr w:type="spellStart"/>
      <w:r w:rsidRPr="00BC682C">
        <w:rPr>
          <w:color w:val="000000"/>
        </w:rPr>
        <w:t>và</w:t>
      </w:r>
      <w:proofErr w:type="spellEnd"/>
      <w:r w:rsidRPr="00BC682C">
        <w:rPr>
          <w:color w:val="000000"/>
        </w:rPr>
        <w:t xml:space="preserve"> </w:t>
      </w:r>
      <w:proofErr w:type="spellStart"/>
      <w:r w:rsidRPr="00BC682C">
        <w:rPr>
          <w:color w:val="000000"/>
        </w:rPr>
        <w:t>đảm</w:t>
      </w:r>
      <w:proofErr w:type="spellEnd"/>
      <w:r w:rsidRPr="00BC682C">
        <w:rPr>
          <w:color w:val="000000"/>
        </w:rPr>
        <w:t xml:space="preserve"> </w:t>
      </w:r>
      <w:proofErr w:type="spellStart"/>
      <w:r w:rsidRPr="00BC682C">
        <w:rPr>
          <w:color w:val="000000"/>
        </w:rPr>
        <w:t>bảo</w:t>
      </w:r>
      <w:proofErr w:type="spellEnd"/>
      <w:r w:rsidRPr="00BC682C">
        <w:rPr>
          <w:color w:val="000000"/>
        </w:rPr>
        <w:t xml:space="preserve"> </w:t>
      </w:r>
      <w:proofErr w:type="spellStart"/>
      <w:r w:rsidRPr="00BC682C">
        <w:rPr>
          <w:color w:val="000000"/>
        </w:rPr>
        <w:t>tính</w:t>
      </w:r>
      <w:proofErr w:type="spellEnd"/>
      <w:r w:rsidRPr="00BC682C">
        <w:rPr>
          <w:color w:val="000000"/>
        </w:rPr>
        <w:t xml:space="preserve"> </w:t>
      </w:r>
      <w:proofErr w:type="spellStart"/>
      <w:r w:rsidRPr="00BC682C">
        <w:rPr>
          <w:color w:val="000000"/>
        </w:rPr>
        <w:t>tương</w:t>
      </w:r>
      <w:proofErr w:type="spellEnd"/>
      <w:r w:rsidRPr="00BC682C">
        <w:rPr>
          <w:color w:val="000000"/>
        </w:rPr>
        <w:t xml:space="preserve"> </w:t>
      </w:r>
      <w:proofErr w:type="spellStart"/>
      <w:r w:rsidRPr="00BC682C">
        <w:rPr>
          <w:color w:val="000000"/>
        </w:rPr>
        <w:t>thích</w:t>
      </w:r>
      <w:proofErr w:type="spellEnd"/>
      <w:r w:rsidRPr="00BC682C">
        <w:rPr>
          <w:color w:val="000000"/>
        </w:rPr>
        <w:t xml:space="preserve"> </w:t>
      </w:r>
      <w:proofErr w:type="spellStart"/>
      <w:r w:rsidRPr="00BC682C">
        <w:rPr>
          <w:color w:val="000000"/>
        </w:rPr>
        <w:t>kỹ</w:t>
      </w:r>
      <w:proofErr w:type="spellEnd"/>
      <w:r w:rsidRPr="00BC682C">
        <w:rPr>
          <w:color w:val="000000"/>
        </w:rPr>
        <w:t xml:space="preserve"> </w:t>
      </w:r>
      <w:proofErr w:type="spellStart"/>
      <w:r w:rsidRPr="00BC682C">
        <w:rPr>
          <w:color w:val="000000"/>
        </w:rPr>
        <w:t>thuật</w:t>
      </w:r>
      <w:proofErr w:type="spellEnd"/>
      <w:r w:rsidRPr="00BC682C">
        <w:rPr>
          <w:color w:val="000000"/>
        </w:rPr>
        <w:t xml:space="preserve"> </w:t>
      </w:r>
      <w:proofErr w:type="spellStart"/>
      <w:r w:rsidRPr="00BC682C">
        <w:rPr>
          <w:color w:val="000000"/>
        </w:rPr>
        <w:t>giữa</w:t>
      </w:r>
      <w:proofErr w:type="spellEnd"/>
      <w:r w:rsidRPr="00BC682C">
        <w:rPr>
          <w:color w:val="000000"/>
        </w:rPr>
        <w:t xml:space="preserve"> </w:t>
      </w:r>
      <w:proofErr w:type="spellStart"/>
      <w:r w:rsidRPr="00BC682C">
        <w:rPr>
          <w:color w:val="000000"/>
        </w:rPr>
        <w:t>hai</w:t>
      </w:r>
      <w:proofErr w:type="spellEnd"/>
      <w:r w:rsidRPr="00BC682C">
        <w:rPr>
          <w:color w:val="000000"/>
        </w:rPr>
        <w:t xml:space="preserve"> </w:t>
      </w:r>
      <w:proofErr w:type="spellStart"/>
      <w:r w:rsidRPr="00BC682C">
        <w:rPr>
          <w:color w:val="000000"/>
        </w:rPr>
        <w:t>hệ</w:t>
      </w:r>
      <w:proofErr w:type="spellEnd"/>
      <w:r w:rsidRPr="00BC682C">
        <w:rPr>
          <w:color w:val="000000"/>
        </w:rPr>
        <w:t xml:space="preserve"> </w:t>
      </w:r>
      <w:proofErr w:type="spellStart"/>
      <w:r w:rsidRPr="00BC682C">
        <w:rPr>
          <w:color w:val="000000"/>
        </w:rPr>
        <w:t>thống</w:t>
      </w:r>
      <w:proofErr w:type="spellEnd"/>
      <w:r w:rsidRPr="00BC682C">
        <w:rPr>
          <w:color w:val="000000"/>
        </w:rPr>
        <w:t xml:space="preserve"> </w:t>
      </w:r>
      <w:proofErr w:type="spellStart"/>
      <w:r w:rsidRPr="00BC682C">
        <w:rPr>
          <w:color w:val="000000"/>
        </w:rPr>
        <w:t>này</w:t>
      </w:r>
      <w:proofErr w:type="spellEnd"/>
      <w:r w:rsidRPr="00BC682C">
        <w:rPr>
          <w:color w:val="000000"/>
        </w:rPr>
        <w:t xml:space="preserve">. </w:t>
      </w:r>
      <w:proofErr w:type="spellStart"/>
      <w:r w:rsidRPr="00BC682C">
        <w:rPr>
          <w:color w:val="000000"/>
        </w:rPr>
        <w:t>Điều</w:t>
      </w:r>
      <w:proofErr w:type="spellEnd"/>
      <w:r w:rsidRPr="00BC682C">
        <w:rPr>
          <w:color w:val="000000"/>
        </w:rPr>
        <w:t xml:space="preserve"> </w:t>
      </w:r>
      <w:proofErr w:type="spellStart"/>
      <w:r w:rsidRPr="00BC682C">
        <w:rPr>
          <w:color w:val="000000"/>
        </w:rPr>
        <w:t>này</w:t>
      </w:r>
      <w:proofErr w:type="spellEnd"/>
      <w:r w:rsidRPr="00BC682C">
        <w:rPr>
          <w:color w:val="000000"/>
        </w:rPr>
        <w:t xml:space="preserve"> </w:t>
      </w:r>
      <w:proofErr w:type="spellStart"/>
      <w:r w:rsidRPr="00BC682C">
        <w:rPr>
          <w:color w:val="000000"/>
        </w:rPr>
        <w:t>có</w:t>
      </w:r>
      <w:proofErr w:type="spellEnd"/>
      <w:r w:rsidRPr="00BC682C">
        <w:rPr>
          <w:color w:val="000000"/>
        </w:rPr>
        <w:t xml:space="preserve"> </w:t>
      </w:r>
      <w:proofErr w:type="spellStart"/>
      <w:r w:rsidRPr="00BC682C">
        <w:rPr>
          <w:color w:val="000000"/>
        </w:rPr>
        <w:t>thể</w:t>
      </w:r>
      <w:proofErr w:type="spellEnd"/>
      <w:r w:rsidRPr="00BC682C">
        <w:rPr>
          <w:color w:val="000000"/>
        </w:rPr>
        <w:t xml:space="preserve"> </w:t>
      </w:r>
      <w:proofErr w:type="spellStart"/>
      <w:r w:rsidRPr="00BC682C">
        <w:rPr>
          <w:color w:val="000000"/>
        </w:rPr>
        <w:t>yêu</w:t>
      </w:r>
      <w:proofErr w:type="spellEnd"/>
      <w:r w:rsidRPr="00BC682C">
        <w:rPr>
          <w:color w:val="000000"/>
        </w:rPr>
        <w:t xml:space="preserve"> </w:t>
      </w:r>
      <w:proofErr w:type="spellStart"/>
      <w:r w:rsidRPr="00BC682C">
        <w:rPr>
          <w:color w:val="000000"/>
        </w:rPr>
        <w:t>cầu</w:t>
      </w:r>
      <w:proofErr w:type="spellEnd"/>
      <w:r w:rsidRPr="00BC682C">
        <w:rPr>
          <w:color w:val="000000"/>
        </w:rPr>
        <w:t xml:space="preserve"> </w:t>
      </w:r>
      <w:proofErr w:type="spellStart"/>
      <w:r w:rsidRPr="00BC682C">
        <w:rPr>
          <w:color w:val="000000"/>
        </w:rPr>
        <w:t>việc</w:t>
      </w:r>
      <w:proofErr w:type="spellEnd"/>
      <w:r w:rsidRPr="00BC682C">
        <w:rPr>
          <w:color w:val="000000"/>
        </w:rPr>
        <w:t xml:space="preserve"> </w:t>
      </w:r>
      <w:proofErr w:type="spellStart"/>
      <w:r w:rsidRPr="00BC682C">
        <w:rPr>
          <w:color w:val="000000"/>
        </w:rPr>
        <w:t>phát</w:t>
      </w:r>
      <w:proofErr w:type="spellEnd"/>
      <w:r w:rsidRPr="00BC682C">
        <w:rPr>
          <w:color w:val="000000"/>
        </w:rPr>
        <w:t xml:space="preserve"> </w:t>
      </w:r>
      <w:proofErr w:type="spellStart"/>
      <w:r w:rsidRPr="00BC682C">
        <w:rPr>
          <w:color w:val="000000"/>
        </w:rPr>
        <w:t>triển</w:t>
      </w:r>
      <w:proofErr w:type="spellEnd"/>
      <w:r w:rsidRPr="00BC682C">
        <w:rPr>
          <w:color w:val="000000"/>
        </w:rPr>
        <w:t xml:space="preserve"> </w:t>
      </w:r>
      <w:proofErr w:type="spellStart"/>
      <w:r w:rsidRPr="00BC682C">
        <w:rPr>
          <w:color w:val="000000"/>
        </w:rPr>
        <w:t>các</w:t>
      </w:r>
      <w:proofErr w:type="spellEnd"/>
      <w:r w:rsidRPr="00BC682C">
        <w:rPr>
          <w:color w:val="000000"/>
        </w:rPr>
        <w:t xml:space="preserve"> </w:t>
      </w:r>
      <w:proofErr w:type="spellStart"/>
      <w:r w:rsidRPr="00BC682C">
        <w:rPr>
          <w:color w:val="000000"/>
        </w:rPr>
        <w:t>phông</w:t>
      </w:r>
      <w:proofErr w:type="spellEnd"/>
      <w:r w:rsidRPr="00BC682C">
        <w:rPr>
          <w:color w:val="000000"/>
        </w:rPr>
        <w:t xml:space="preserve"> </w:t>
      </w:r>
      <w:proofErr w:type="spellStart"/>
      <w:r w:rsidRPr="00BC682C">
        <w:rPr>
          <w:color w:val="000000"/>
        </w:rPr>
        <w:t>chữ</w:t>
      </w:r>
      <w:proofErr w:type="spellEnd"/>
      <w:r w:rsidRPr="00BC682C">
        <w:rPr>
          <w:color w:val="000000"/>
        </w:rPr>
        <w:t xml:space="preserve">, </w:t>
      </w:r>
      <w:proofErr w:type="spellStart"/>
      <w:r w:rsidRPr="00BC682C">
        <w:rPr>
          <w:color w:val="000000"/>
        </w:rPr>
        <w:t>mã</w:t>
      </w:r>
      <w:proofErr w:type="spellEnd"/>
      <w:r w:rsidRPr="00BC682C">
        <w:rPr>
          <w:color w:val="000000"/>
        </w:rPr>
        <w:t xml:space="preserve"> </w:t>
      </w:r>
      <w:proofErr w:type="spellStart"/>
      <w:r w:rsidRPr="00BC682C">
        <w:rPr>
          <w:color w:val="000000"/>
        </w:rPr>
        <w:t>hóa</w:t>
      </w:r>
      <w:proofErr w:type="spellEnd"/>
      <w:r w:rsidRPr="00BC682C">
        <w:rPr>
          <w:color w:val="000000"/>
        </w:rPr>
        <w:t xml:space="preserve"> </w:t>
      </w:r>
      <w:proofErr w:type="spellStart"/>
      <w:r w:rsidRPr="00BC682C">
        <w:rPr>
          <w:color w:val="000000"/>
        </w:rPr>
        <w:t>và</w:t>
      </w:r>
      <w:proofErr w:type="spellEnd"/>
      <w:r w:rsidRPr="00BC682C">
        <w:rPr>
          <w:color w:val="000000"/>
        </w:rPr>
        <w:t xml:space="preserve"> </w:t>
      </w:r>
      <w:proofErr w:type="spellStart"/>
      <w:r w:rsidRPr="00BC682C">
        <w:rPr>
          <w:color w:val="000000"/>
        </w:rPr>
        <w:t>tiêu</w:t>
      </w:r>
      <w:proofErr w:type="spellEnd"/>
      <w:r w:rsidRPr="00BC682C">
        <w:rPr>
          <w:color w:val="000000"/>
        </w:rPr>
        <w:t xml:space="preserve"> </w:t>
      </w:r>
      <w:proofErr w:type="spellStart"/>
      <w:r w:rsidRPr="00BC682C">
        <w:rPr>
          <w:color w:val="000000"/>
        </w:rPr>
        <w:t>chuẩn</w:t>
      </w:r>
      <w:proofErr w:type="spellEnd"/>
      <w:r w:rsidRPr="00BC682C">
        <w:rPr>
          <w:color w:val="000000"/>
        </w:rPr>
        <w:t xml:space="preserve"> </w:t>
      </w:r>
      <w:proofErr w:type="spellStart"/>
      <w:r w:rsidRPr="00BC682C">
        <w:rPr>
          <w:color w:val="000000"/>
        </w:rPr>
        <w:t>hóa</w:t>
      </w:r>
      <w:proofErr w:type="spellEnd"/>
      <w:r w:rsidRPr="00BC682C">
        <w:rPr>
          <w:color w:val="000000"/>
        </w:rPr>
        <w:t xml:space="preserve"> </w:t>
      </w:r>
      <w:proofErr w:type="spellStart"/>
      <w:r w:rsidRPr="00BC682C">
        <w:rPr>
          <w:color w:val="000000"/>
        </w:rPr>
        <w:t>dữ</w:t>
      </w:r>
      <w:proofErr w:type="spellEnd"/>
      <w:r w:rsidRPr="00BC682C">
        <w:rPr>
          <w:color w:val="000000"/>
        </w:rPr>
        <w:t xml:space="preserve"> </w:t>
      </w:r>
      <w:proofErr w:type="spellStart"/>
      <w:r w:rsidRPr="00BC682C">
        <w:rPr>
          <w:color w:val="000000"/>
        </w:rPr>
        <w:t>liệu</w:t>
      </w:r>
      <w:proofErr w:type="spellEnd"/>
      <w:r w:rsidRPr="00BC682C">
        <w:rPr>
          <w:color w:val="000000"/>
        </w:rPr>
        <w:t xml:space="preserve"> </w:t>
      </w:r>
      <w:proofErr w:type="spellStart"/>
      <w:r w:rsidRPr="00BC682C">
        <w:rPr>
          <w:color w:val="000000"/>
        </w:rPr>
        <w:t>phù</w:t>
      </w:r>
      <w:proofErr w:type="spellEnd"/>
      <w:r w:rsidRPr="00BC682C">
        <w:rPr>
          <w:color w:val="000000"/>
        </w:rPr>
        <w:t xml:space="preserve"> </w:t>
      </w:r>
      <w:proofErr w:type="spellStart"/>
      <w:r w:rsidRPr="00BC682C">
        <w:rPr>
          <w:color w:val="000000"/>
        </w:rPr>
        <w:t>hợp</w:t>
      </w:r>
      <w:proofErr w:type="spellEnd"/>
      <w:r w:rsidRPr="00BC682C">
        <w:rPr>
          <w:color w:val="000000"/>
        </w:rPr>
        <w:t>.</w:t>
      </w:r>
    </w:p>
    <w:p w14:paraId="522418B5" w14:textId="372712C2" w:rsidR="00DE6D98" w:rsidRPr="00BC682C" w:rsidRDefault="00DE6D98" w:rsidP="007D2A5C">
      <w:pPr>
        <w:pStyle w:val="NormalText"/>
        <w:jc w:val="both"/>
        <w:rPr>
          <w:color w:val="000000"/>
        </w:rPr>
      </w:pPr>
      <w:proofErr w:type="spellStart"/>
      <w:r w:rsidRPr="00BC682C">
        <w:rPr>
          <w:i/>
          <w:iCs/>
          <w:color w:val="000000"/>
        </w:rPr>
        <w:t>Định</w:t>
      </w:r>
      <w:proofErr w:type="spellEnd"/>
      <w:r w:rsidRPr="00BC682C">
        <w:rPr>
          <w:i/>
          <w:iCs/>
          <w:color w:val="000000"/>
        </w:rPr>
        <w:t xml:space="preserve"> </w:t>
      </w:r>
      <w:proofErr w:type="spellStart"/>
      <w:r w:rsidRPr="00BC682C">
        <w:rPr>
          <w:i/>
          <w:iCs/>
          <w:color w:val="000000"/>
        </w:rPr>
        <w:t>dạng</w:t>
      </w:r>
      <w:proofErr w:type="spellEnd"/>
      <w:r w:rsidRPr="00BC682C">
        <w:rPr>
          <w:i/>
          <w:iCs/>
          <w:color w:val="000000"/>
        </w:rPr>
        <w:t xml:space="preserve"> </w:t>
      </w:r>
      <w:proofErr w:type="spellStart"/>
      <w:r w:rsidRPr="00BC682C">
        <w:rPr>
          <w:i/>
          <w:iCs/>
          <w:color w:val="000000"/>
        </w:rPr>
        <w:t>lưu</w:t>
      </w:r>
      <w:proofErr w:type="spellEnd"/>
      <w:r w:rsidRPr="00BC682C">
        <w:rPr>
          <w:i/>
          <w:iCs/>
          <w:color w:val="000000"/>
        </w:rPr>
        <w:t xml:space="preserve"> </w:t>
      </w:r>
      <w:proofErr w:type="spellStart"/>
      <w:r w:rsidRPr="00BC682C">
        <w:rPr>
          <w:i/>
          <w:iCs/>
          <w:color w:val="000000"/>
        </w:rPr>
        <w:t>trữ</w:t>
      </w:r>
      <w:proofErr w:type="spellEnd"/>
      <w:r w:rsidRPr="00BC682C">
        <w:rPr>
          <w:i/>
          <w:iCs/>
          <w:color w:val="000000"/>
        </w:rPr>
        <w:t xml:space="preserve"> </w:t>
      </w:r>
      <w:proofErr w:type="spellStart"/>
      <w:r w:rsidRPr="00BC682C">
        <w:rPr>
          <w:i/>
          <w:iCs/>
          <w:color w:val="000000"/>
        </w:rPr>
        <w:t>và</w:t>
      </w:r>
      <w:proofErr w:type="spellEnd"/>
      <w:r w:rsidRPr="00BC682C">
        <w:rPr>
          <w:i/>
          <w:iCs/>
          <w:color w:val="000000"/>
        </w:rPr>
        <w:t xml:space="preserve"> </w:t>
      </w:r>
      <w:proofErr w:type="spellStart"/>
      <w:r w:rsidRPr="00BC682C">
        <w:rPr>
          <w:i/>
          <w:iCs/>
          <w:color w:val="000000"/>
        </w:rPr>
        <w:t>tìm</w:t>
      </w:r>
      <w:proofErr w:type="spellEnd"/>
      <w:r w:rsidRPr="00BC682C">
        <w:rPr>
          <w:i/>
          <w:iCs/>
          <w:color w:val="000000"/>
        </w:rPr>
        <w:t xml:space="preserve"> </w:t>
      </w:r>
      <w:proofErr w:type="spellStart"/>
      <w:r w:rsidRPr="00BC682C">
        <w:rPr>
          <w:i/>
          <w:iCs/>
          <w:color w:val="000000"/>
        </w:rPr>
        <w:t>kiếm</w:t>
      </w:r>
      <w:proofErr w:type="spellEnd"/>
      <w:r w:rsidRPr="00BC682C">
        <w:rPr>
          <w:i/>
          <w:iCs/>
          <w:color w:val="000000"/>
        </w:rPr>
        <w:t xml:space="preserve"> </w:t>
      </w:r>
      <w:proofErr w:type="spellStart"/>
      <w:r w:rsidRPr="00BC682C">
        <w:rPr>
          <w:i/>
          <w:iCs/>
          <w:color w:val="000000"/>
        </w:rPr>
        <w:t>dữ</w:t>
      </w:r>
      <w:proofErr w:type="spellEnd"/>
      <w:r w:rsidRPr="00BC682C">
        <w:rPr>
          <w:i/>
          <w:iCs/>
          <w:color w:val="000000"/>
        </w:rPr>
        <w:t xml:space="preserve"> </w:t>
      </w:r>
      <w:proofErr w:type="spellStart"/>
      <w:r w:rsidRPr="00BC682C">
        <w:rPr>
          <w:i/>
          <w:iCs/>
          <w:color w:val="000000"/>
        </w:rPr>
        <w:t>liệu</w:t>
      </w:r>
      <w:proofErr w:type="spellEnd"/>
      <w:r w:rsidRPr="00BC682C">
        <w:rPr>
          <w:color w:val="000000"/>
        </w:rPr>
        <w:t xml:space="preserve">: </w:t>
      </w:r>
      <w:proofErr w:type="spellStart"/>
      <w:r w:rsidRPr="00BC682C">
        <w:rPr>
          <w:color w:val="000000"/>
        </w:rPr>
        <w:t>Tổ</w:t>
      </w:r>
      <w:proofErr w:type="spellEnd"/>
      <w:r w:rsidRPr="00BC682C">
        <w:rPr>
          <w:color w:val="000000"/>
        </w:rPr>
        <w:t xml:space="preserve"> </w:t>
      </w:r>
      <w:proofErr w:type="spellStart"/>
      <w:r w:rsidRPr="00BC682C">
        <w:rPr>
          <w:color w:val="000000"/>
        </w:rPr>
        <w:t>chức</w:t>
      </w:r>
      <w:proofErr w:type="spellEnd"/>
      <w:r w:rsidRPr="00BC682C">
        <w:rPr>
          <w:color w:val="000000"/>
        </w:rPr>
        <w:t xml:space="preserve"> </w:t>
      </w:r>
      <w:proofErr w:type="spellStart"/>
      <w:r w:rsidRPr="00BC682C">
        <w:rPr>
          <w:color w:val="000000"/>
        </w:rPr>
        <w:t>và</w:t>
      </w:r>
      <w:proofErr w:type="spellEnd"/>
      <w:r w:rsidRPr="00BC682C">
        <w:rPr>
          <w:color w:val="000000"/>
        </w:rPr>
        <w:t xml:space="preserve"> </w:t>
      </w:r>
      <w:proofErr w:type="spellStart"/>
      <w:r w:rsidRPr="00BC682C">
        <w:rPr>
          <w:color w:val="000000"/>
        </w:rPr>
        <w:t>lưu</w:t>
      </w:r>
      <w:proofErr w:type="spellEnd"/>
      <w:r w:rsidRPr="00BC682C">
        <w:rPr>
          <w:color w:val="000000"/>
        </w:rPr>
        <w:t xml:space="preserve"> </w:t>
      </w:r>
      <w:proofErr w:type="spellStart"/>
      <w:r w:rsidRPr="00BC682C">
        <w:rPr>
          <w:color w:val="000000"/>
        </w:rPr>
        <w:t>trữ</w:t>
      </w:r>
      <w:proofErr w:type="spellEnd"/>
      <w:r w:rsidRPr="00BC682C">
        <w:rPr>
          <w:color w:val="000000"/>
        </w:rPr>
        <w:t xml:space="preserve"> </w:t>
      </w:r>
      <w:proofErr w:type="spellStart"/>
      <w:r w:rsidRPr="00BC682C">
        <w:rPr>
          <w:color w:val="000000"/>
        </w:rPr>
        <w:t>dữ</w:t>
      </w:r>
      <w:proofErr w:type="spellEnd"/>
      <w:r w:rsidRPr="00BC682C">
        <w:rPr>
          <w:color w:val="000000"/>
        </w:rPr>
        <w:t xml:space="preserve"> </w:t>
      </w:r>
      <w:proofErr w:type="spellStart"/>
      <w:r w:rsidRPr="00BC682C">
        <w:rPr>
          <w:color w:val="000000"/>
        </w:rPr>
        <w:t>liệu</w:t>
      </w:r>
      <w:proofErr w:type="spellEnd"/>
      <w:r w:rsidRPr="00BC682C">
        <w:rPr>
          <w:color w:val="000000"/>
        </w:rPr>
        <w:t xml:space="preserve"> song </w:t>
      </w:r>
      <w:proofErr w:type="spellStart"/>
      <w:r w:rsidRPr="00BC682C">
        <w:rPr>
          <w:color w:val="000000"/>
        </w:rPr>
        <w:t>ngữ</w:t>
      </w:r>
      <w:proofErr w:type="spellEnd"/>
      <w:r w:rsidRPr="00BC682C">
        <w:rPr>
          <w:color w:val="000000"/>
        </w:rPr>
        <w:t xml:space="preserve"> </w:t>
      </w:r>
      <w:proofErr w:type="spellStart"/>
      <w:r w:rsidRPr="00BC682C">
        <w:rPr>
          <w:color w:val="000000"/>
        </w:rPr>
        <w:t>chữ</w:t>
      </w:r>
      <w:proofErr w:type="spellEnd"/>
      <w:r w:rsidRPr="00BC682C">
        <w:rPr>
          <w:color w:val="000000"/>
        </w:rPr>
        <w:t xml:space="preserve"> </w:t>
      </w:r>
      <w:proofErr w:type="spellStart"/>
      <w:r w:rsidRPr="00BC682C">
        <w:rPr>
          <w:color w:val="000000"/>
        </w:rPr>
        <w:t>Nôm</w:t>
      </w:r>
      <w:proofErr w:type="spellEnd"/>
      <w:r w:rsidRPr="00BC682C">
        <w:rPr>
          <w:color w:val="000000"/>
        </w:rPr>
        <w:t xml:space="preserve"> </w:t>
      </w:r>
      <w:proofErr w:type="spellStart"/>
      <w:r w:rsidRPr="00BC682C">
        <w:rPr>
          <w:color w:val="000000"/>
        </w:rPr>
        <w:t>và</w:t>
      </w:r>
      <w:proofErr w:type="spellEnd"/>
      <w:r w:rsidRPr="00BC682C">
        <w:rPr>
          <w:color w:val="000000"/>
        </w:rPr>
        <w:t xml:space="preserve"> </w:t>
      </w:r>
      <w:proofErr w:type="spellStart"/>
      <w:r w:rsidRPr="00BC682C">
        <w:rPr>
          <w:color w:val="000000"/>
        </w:rPr>
        <w:t>chữ</w:t>
      </w:r>
      <w:proofErr w:type="spellEnd"/>
      <w:r w:rsidRPr="00BC682C">
        <w:rPr>
          <w:color w:val="000000"/>
        </w:rPr>
        <w:t xml:space="preserve"> </w:t>
      </w:r>
      <w:proofErr w:type="spellStart"/>
      <w:r w:rsidRPr="00BC682C">
        <w:rPr>
          <w:color w:val="000000"/>
        </w:rPr>
        <w:t>Quốc</w:t>
      </w:r>
      <w:proofErr w:type="spellEnd"/>
      <w:r w:rsidRPr="00BC682C">
        <w:rPr>
          <w:color w:val="000000"/>
        </w:rPr>
        <w:t xml:space="preserve"> </w:t>
      </w:r>
      <w:proofErr w:type="spellStart"/>
      <w:r w:rsidRPr="00BC682C">
        <w:rPr>
          <w:color w:val="000000"/>
        </w:rPr>
        <w:t>ngữ</w:t>
      </w:r>
      <w:proofErr w:type="spellEnd"/>
      <w:r w:rsidRPr="00BC682C">
        <w:rPr>
          <w:color w:val="000000"/>
        </w:rPr>
        <w:t xml:space="preserve"> </w:t>
      </w:r>
      <w:proofErr w:type="spellStart"/>
      <w:r w:rsidRPr="00BC682C">
        <w:rPr>
          <w:color w:val="000000"/>
        </w:rPr>
        <w:t>đòi</w:t>
      </w:r>
      <w:proofErr w:type="spellEnd"/>
      <w:r w:rsidRPr="00BC682C">
        <w:rPr>
          <w:color w:val="000000"/>
        </w:rPr>
        <w:t xml:space="preserve"> </w:t>
      </w:r>
      <w:proofErr w:type="spellStart"/>
      <w:r w:rsidRPr="00BC682C">
        <w:rPr>
          <w:color w:val="000000"/>
        </w:rPr>
        <w:t>hỏi</w:t>
      </w:r>
      <w:proofErr w:type="spellEnd"/>
      <w:r w:rsidRPr="00BC682C">
        <w:rPr>
          <w:color w:val="000000"/>
        </w:rPr>
        <w:t xml:space="preserve"> </w:t>
      </w:r>
      <w:proofErr w:type="spellStart"/>
      <w:r w:rsidRPr="00BC682C">
        <w:rPr>
          <w:color w:val="000000"/>
        </w:rPr>
        <w:t>một</w:t>
      </w:r>
      <w:proofErr w:type="spellEnd"/>
      <w:r w:rsidRPr="00BC682C">
        <w:rPr>
          <w:color w:val="000000"/>
        </w:rPr>
        <w:t xml:space="preserve"> </w:t>
      </w:r>
      <w:proofErr w:type="spellStart"/>
      <w:r w:rsidRPr="00BC682C">
        <w:rPr>
          <w:color w:val="000000"/>
        </w:rPr>
        <w:t>cơ</w:t>
      </w:r>
      <w:proofErr w:type="spellEnd"/>
      <w:r w:rsidRPr="00BC682C">
        <w:rPr>
          <w:color w:val="000000"/>
        </w:rPr>
        <w:t xml:space="preserve"> </w:t>
      </w:r>
      <w:proofErr w:type="spellStart"/>
      <w:r w:rsidRPr="00BC682C">
        <w:rPr>
          <w:color w:val="000000"/>
        </w:rPr>
        <w:t>sở</w:t>
      </w:r>
      <w:proofErr w:type="spellEnd"/>
      <w:r w:rsidRPr="00BC682C">
        <w:rPr>
          <w:color w:val="000000"/>
        </w:rPr>
        <w:t xml:space="preserve"> </w:t>
      </w:r>
      <w:proofErr w:type="spellStart"/>
      <w:r w:rsidRPr="00BC682C">
        <w:rPr>
          <w:color w:val="000000"/>
        </w:rPr>
        <w:t>dữ</w:t>
      </w:r>
      <w:proofErr w:type="spellEnd"/>
      <w:r w:rsidRPr="00BC682C">
        <w:rPr>
          <w:color w:val="000000"/>
        </w:rPr>
        <w:t xml:space="preserve"> </w:t>
      </w:r>
      <w:proofErr w:type="spellStart"/>
      <w:r w:rsidRPr="00BC682C">
        <w:rPr>
          <w:color w:val="000000"/>
        </w:rPr>
        <w:t>liệu</w:t>
      </w:r>
      <w:proofErr w:type="spellEnd"/>
      <w:r w:rsidRPr="00BC682C">
        <w:rPr>
          <w:color w:val="000000"/>
        </w:rPr>
        <w:t xml:space="preserve"> </w:t>
      </w:r>
      <w:proofErr w:type="spellStart"/>
      <w:r w:rsidRPr="00BC682C">
        <w:rPr>
          <w:color w:val="000000"/>
        </w:rPr>
        <w:t>phức</w:t>
      </w:r>
      <w:proofErr w:type="spellEnd"/>
      <w:r w:rsidRPr="00BC682C">
        <w:rPr>
          <w:color w:val="000000"/>
        </w:rPr>
        <w:t xml:space="preserve"> </w:t>
      </w:r>
      <w:proofErr w:type="spellStart"/>
      <w:r w:rsidRPr="00BC682C">
        <w:rPr>
          <w:color w:val="000000"/>
        </w:rPr>
        <w:t>tạp</w:t>
      </w:r>
      <w:proofErr w:type="spellEnd"/>
      <w:r w:rsidRPr="00BC682C">
        <w:rPr>
          <w:color w:val="000000"/>
        </w:rPr>
        <w:t xml:space="preserve"> </w:t>
      </w:r>
      <w:proofErr w:type="spellStart"/>
      <w:r w:rsidRPr="00BC682C">
        <w:rPr>
          <w:color w:val="000000"/>
        </w:rPr>
        <w:t>và</w:t>
      </w:r>
      <w:proofErr w:type="spellEnd"/>
      <w:r w:rsidRPr="00BC682C">
        <w:rPr>
          <w:color w:val="000000"/>
        </w:rPr>
        <w:t xml:space="preserve"> </w:t>
      </w:r>
      <w:proofErr w:type="spellStart"/>
      <w:r w:rsidRPr="00BC682C">
        <w:rPr>
          <w:color w:val="000000"/>
        </w:rPr>
        <w:t>hiệu</w:t>
      </w:r>
      <w:proofErr w:type="spellEnd"/>
      <w:r w:rsidRPr="00BC682C">
        <w:rPr>
          <w:color w:val="000000"/>
        </w:rPr>
        <w:t xml:space="preserve"> </w:t>
      </w:r>
      <w:proofErr w:type="spellStart"/>
      <w:r w:rsidRPr="00BC682C">
        <w:rPr>
          <w:color w:val="000000"/>
        </w:rPr>
        <w:t>quả</w:t>
      </w:r>
      <w:proofErr w:type="spellEnd"/>
      <w:r w:rsidRPr="00BC682C">
        <w:rPr>
          <w:color w:val="000000"/>
        </w:rPr>
        <w:t xml:space="preserve"> </w:t>
      </w:r>
      <w:proofErr w:type="spellStart"/>
      <w:r w:rsidRPr="00BC682C">
        <w:rPr>
          <w:color w:val="000000"/>
        </w:rPr>
        <w:t>để</w:t>
      </w:r>
      <w:proofErr w:type="spellEnd"/>
      <w:r w:rsidRPr="00BC682C">
        <w:rPr>
          <w:color w:val="000000"/>
        </w:rPr>
        <w:t xml:space="preserve"> </w:t>
      </w:r>
      <w:proofErr w:type="spellStart"/>
      <w:r w:rsidRPr="00BC682C">
        <w:rPr>
          <w:color w:val="000000"/>
        </w:rPr>
        <w:t>quản</w:t>
      </w:r>
      <w:proofErr w:type="spellEnd"/>
      <w:r w:rsidRPr="00BC682C">
        <w:rPr>
          <w:color w:val="000000"/>
        </w:rPr>
        <w:t xml:space="preserve"> </w:t>
      </w:r>
      <w:proofErr w:type="spellStart"/>
      <w:r w:rsidRPr="00BC682C">
        <w:rPr>
          <w:color w:val="000000"/>
        </w:rPr>
        <w:t>lý</w:t>
      </w:r>
      <w:proofErr w:type="spellEnd"/>
      <w:r w:rsidRPr="00BC682C">
        <w:rPr>
          <w:color w:val="000000"/>
        </w:rPr>
        <w:t xml:space="preserve"> </w:t>
      </w:r>
      <w:proofErr w:type="spellStart"/>
      <w:r w:rsidRPr="00BC682C">
        <w:rPr>
          <w:color w:val="000000"/>
        </w:rPr>
        <w:t>và</w:t>
      </w:r>
      <w:proofErr w:type="spellEnd"/>
      <w:r w:rsidRPr="00BC682C">
        <w:rPr>
          <w:color w:val="000000"/>
        </w:rPr>
        <w:t xml:space="preserve"> </w:t>
      </w:r>
      <w:proofErr w:type="spellStart"/>
      <w:r w:rsidRPr="00BC682C">
        <w:rPr>
          <w:color w:val="000000"/>
        </w:rPr>
        <w:t>tìm</w:t>
      </w:r>
      <w:proofErr w:type="spellEnd"/>
      <w:r w:rsidRPr="00BC682C">
        <w:rPr>
          <w:color w:val="000000"/>
        </w:rPr>
        <w:t xml:space="preserve"> </w:t>
      </w:r>
      <w:proofErr w:type="spellStart"/>
      <w:r w:rsidRPr="00BC682C">
        <w:rPr>
          <w:color w:val="000000"/>
        </w:rPr>
        <w:t>kiếm</w:t>
      </w:r>
      <w:proofErr w:type="spellEnd"/>
      <w:r w:rsidRPr="00BC682C">
        <w:rPr>
          <w:color w:val="000000"/>
        </w:rPr>
        <w:t xml:space="preserve"> </w:t>
      </w:r>
      <w:proofErr w:type="spellStart"/>
      <w:r w:rsidRPr="00BC682C">
        <w:rPr>
          <w:color w:val="000000"/>
        </w:rPr>
        <w:t>thông</w:t>
      </w:r>
      <w:proofErr w:type="spellEnd"/>
      <w:r w:rsidRPr="00BC682C">
        <w:rPr>
          <w:color w:val="000000"/>
        </w:rPr>
        <w:t xml:space="preserve"> tin </w:t>
      </w:r>
      <w:proofErr w:type="spellStart"/>
      <w:r w:rsidRPr="00BC682C">
        <w:rPr>
          <w:color w:val="000000"/>
        </w:rPr>
        <w:t>dễ</w:t>
      </w:r>
      <w:proofErr w:type="spellEnd"/>
      <w:r w:rsidRPr="00BC682C">
        <w:rPr>
          <w:color w:val="000000"/>
        </w:rPr>
        <w:t xml:space="preserve"> </w:t>
      </w:r>
      <w:proofErr w:type="spellStart"/>
      <w:r w:rsidRPr="00BC682C">
        <w:rPr>
          <w:color w:val="000000"/>
        </w:rPr>
        <w:t>dàng</w:t>
      </w:r>
      <w:proofErr w:type="spellEnd"/>
      <w:r w:rsidRPr="00BC682C">
        <w:rPr>
          <w:color w:val="000000"/>
        </w:rPr>
        <w:t xml:space="preserve">. </w:t>
      </w:r>
      <w:proofErr w:type="spellStart"/>
      <w:r w:rsidRPr="00BC682C">
        <w:rPr>
          <w:color w:val="000000"/>
        </w:rPr>
        <w:t>Điều</w:t>
      </w:r>
      <w:proofErr w:type="spellEnd"/>
      <w:r w:rsidRPr="00BC682C">
        <w:rPr>
          <w:color w:val="000000"/>
        </w:rPr>
        <w:t xml:space="preserve"> </w:t>
      </w:r>
      <w:proofErr w:type="spellStart"/>
      <w:r w:rsidRPr="00BC682C">
        <w:rPr>
          <w:color w:val="000000"/>
        </w:rPr>
        <w:t>này</w:t>
      </w:r>
      <w:proofErr w:type="spellEnd"/>
      <w:r w:rsidRPr="00BC682C">
        <w:rPr>
          <w:color w:val="000000"/>
        </w:rPr>
        <w:t xml:space="preserve"> </w:t>
      </w:r>
      <w:proofErr w:type="spellStart"/>
      <w:r w:rsidRPr="00BC682C">
        <w:rPr>
          <w:color w:val="000000"/>
        </w:rPr>
        <w:t>đòi</w:t>
      </w:r>
      <w:proofErr w:type="spellEnd"/>
      <w:r w:rsidRPr="00BC682C">
        <w:rPr>
          <w:color w:val="000000"/>
        </w:rPr>
        <w:t xml:space="preserve"> </w:t>
      </w:r>
      <w:proofErr w:type="spellStart"/>
      <w:r w:rsidRPr="00BC682C">
        <w:rPr>
          <w:color w:val="000000"/>
        </w:rPr>
        <w:t>hỏi</w:t>
      </w:r>
      <w:proofErr w:type="spellEnd"/>
      <w:r w:rsidRPr="00BC682C">
        <w:rPr>
          <w:color w:val="000000"/>
        </w:rPr>
        <w:t xml:space="preserve"> </w:t>
      </w:r>
      <w:proofErr w:type="spellStart"/>
      <w:r w:rsidRPr="00BC682C">
        <w:rPr>
          <w:color w:val="000000"/>
        </w:rPr>
        <w:t>sự</w:t>
      </w:r>
      <w:proofErr w:type="spellEnd"/>
      <w:r w:rsidRPr="00BC682C">
        <w:rPr>
          <w:color w:val="000000"/>
        </w:rPr>
        <w:t xml:space="preserve"> </w:t>
      </w:r>
      <w:proofErr w:type="spellStart"/>
      <w:r w:rsidRPr="00BC682C">
        <w:rPr>
          <w:color w:val="000000"/>
        </w:rPr>
        <w:t>tinh</w:t>
      </w:r>
      <w:proofErr w:type="spellEnd"/>
      <w:r w:rsidRPr="00BC682C">
        <w:rPr>
          <w:color w:val="000000"/>
        </w:rPr>
        <w:t xml:space="preserve"> </w:t>
      </w:r>
      <w:proofErr w:type="spellStart"/>
      <w:r w:rsidRPr="00BC682C">
        <w:rPr>
          <w:color w:val="000000"/>
        </w:rPr>
        <w:t>chỉnh</w:t>
      </w:r>
      <w:proofErr w:type="spellEnd"/>
      <w:r w:rsidRPr="00BC682C">
        <w:rPr>
          <w:color w:val="000000"/>
        </w:rPr>
        <w:t xml:space="preserve"> </w:t>
      </w:r>
      <w:proofErr w:type="spellStart"/>
      <w:r w:rsidRPr="00BC682C">
        <w:rPr>
          <w:color w:val="000000"/>
        </w:rPr>
        <w:t>và</w:t>
      </w:r>
      <w:proofErr w:type="spellEnd"/>
      <w:r w:rsidRPr="00BC682C">
        <w:rPr>
          <w:color w:val="000000"/>
        </w:rPr>
        <w:t xml:space="preserve"> </w:t>
      </w:r>
      <w:proofErr w:type="spellStart"/>
      <w:r w:rsidRPr="00BC682C">
        <w:rPr>
          <w:color w:val="000000"/>
        </w:rPr>
        <w:t>tích</w:t>
      </w:r>
      <w:proofErr w:type="spellEnd"/>
      <w:r w:rsidRPr="00BC682C">
        <w:rPr>
          <w:color w:val="000000"/>
        </w:rPr>
        <w:t xml:space="preserve"> </w:t>
      </w:r>
      <w:proofErr w:type="spellStart"/>
      <w:r w:rsidRPr="00BC682C">
        <w:rPr>
          <w:color w:val="000000"/>
        </w:rPr>
        <w:t>hợp</w:t>
      </w:r>
      <w:proofErr w:type="spellEnd"/>
      <w:r w:rsidRPr="00BC682C">
        <w:rPr>
          <w:color w:val="000000"/>
        </w:rPr>
        <w:t xml:space="preserve"> </w:t>
      </w:r>
      <w:proofErr w:type="spellStart"/>
      <w:r w:rsidRPr="00BC682C">
        <w:rPr>
          <w:color w:val="000000"/>
        </w:rPr>
        <w:t>công</w:t>
      </w:r>
      <w:proofErr w:type="spellEnd"/>
      <w:r w:rsidRPr="00BC682C">
        <w:rPr>
          <w:color w:val="000000"/>
        </w:rPr>
        <w:t xml:space="preserve"> </w:t>
      </w:r>
      <w:proofErr w:type="spellStart"/>
      <w:r w:rsidRPr="00BC682C">
        <w:rPr>
          <w:color w:val="000000"/>
        </w:rPr>
        <w:t>nghệ</w:t>
      </w:r>
      <w:proofErr w:type="spellEnd"/>
      <w:r w:rsidRPr="00BC682C">
        <w:rPr>
          <w:color w:val="000000"/>
        </w:rPr>
        <w:t xml:space="preserve"> </w:t>
      </w:r>
      <w:proofErr w:type="spellStart"/>
      <w:r w:rsidRPr="00BC682C">
        <w:rPr>
          <w:color w:val="000000"/>
        </w:rPr>
        <w:t>thông</w:t>
      </w:r>
      <w:proofErr w:type="spellEnd"/>
      <w:r w:rsidRPr="00BC682C">
        <w:rPr>
          <w:color w:val="000000"/>
        </w:rPr>
        <w:t xml:space="preserve"> tin </w:t>
      </w:r>
      <w:proofErr w:type="spellStart"/>
      <w:r w:rsidRPr="00BC682C">
        <w:rPr>
          <w:color w:val="000000"/>
        </w:rPr>
        <w:t>phù</w:t>
      </w:r>
      <w:proofErr w:type="spellEnd"/>
      <w:r w:rsidRPr="00BC682C">
        <w:rPr>
          <w:color w:val="000000"/>
        </w:rPr>
        <w:t xml:space="preserve"> </w:t>
      </w:r>
      <w:proofErr w:type="spellStart"/>
      <w:r w:rsidRPr="00BC682C">
        <w:rPr>
          <w:color w:val="000000"/>
        </w:rPr>
        <w:t>hợp</w:t>
      </w:r>
      <w:proofErr w:type="spellEnd"/>
      <w:r w:rsidRPr="00BC682C">
        <w:rPr>
          <w:color w:val="000000"/>
        </w:rPr>
        <w:t>.</w:t>
      </w:r>
    </w:p>
    <w:p w14:paraId="76686676" w14:textId="50773739" w:rsidR="00DE6D98" w:rsidRPr="00DE6D98" w:rsidRDefault="00DE6D98" w:rsidP="007D2A5C">
      <w:pPr>
        <w:pStyle w:val="NormalText"/>
        <w:jc w:val="both"/>
        <w:rPr>
          <w:color w:val="000000"/>
        </w:rPr>
      </w:pPr>
      <w:proofErr w:type="spellStart"/>
      <w:r w:rsidRPr="00BC682C">
        <w:rPr>
          <w:i/>
          <w:iCs/>
          <w:color w:val="000000"/>
        </w:rPr>
        <w:t>Phát</w:t>
      </w:r>
      <w:proofErr w:type="spellEnd"/>
      <w:r w:rsidRPr="00BC682C">
        <w:rPr>
          <w:i/>
          <w:iCs/>
          <w:color w:val="000000"/>
        </w:rPr>
        <w:t xml:space="preserve"> </w:t>
      </w:r>
      <w:proofErr w:type="spellStart"/>
      <w:r w:rsidRPr="00BC682C">
        <w:rPr>
          <w:i/>
          <w:iCs/>
          <w:color w:val="000000"/>
        </w:rPr>
        <w:t>triển</w:t>
      </w:r>
      <w:proofErr w:type="spellEnd"/>
      <w:r w:rsidRPr="00BC682C">
        <w:rPr>
          <w:i/>
          <w:iCs/>
          <w:color w:val="000000"/>
        </w:rPr>
        <w:t xml:space="preserve"> </w:t>
      </w:r>
      <w:proofErr w:type="spellStart"/>
      <w:r w:rsidRPr="00BC682C">
        <w:rPr>
          <w:i/>
          <w:iCs/>
          <w:color w:val="000000"/>
        </w:rPr>
        <w:t>các</w:t>
      </w:r>
      <w:proofErr w:type="spellEnd"/>
      <w:r w:rsidRPr="00BC682C">
        <w:rPr>
          <w:i/>
          <w:iCs/>
          <w:color w:val="000000"/>
        </w:rPr>
        <w:t xml:space="preserve"> </w:t>
      </w:r>
      <w:proofErr w:type="spellStart"/>
      <w:r w:rsidRPr="00BC682C">
        <w:rPr>
          <w:i/>
          <w:iCs/>
          <w:color w:val="000000"/>
        </w:rPr>
        <w:t>công</w:t>
      </w:r>
      <w:proofErr w:type="spellEnd"/>
      <w:r w:rsidRPr="00BC682C">
        <w:rPr>
          <w:i/>
          <w:iCs/>
          <w:color w:val="000000"/>
        </w:rPr>
        <w:t xml:space="preserve"> </w:t>
      </w:r>
      <w:proofErr w:type="spellStart"/>
      <w:r w:rsidRPr="00BC682C">
        <w:rPr>
          <w:i/>
          <w:iCs/>
          <w:color w:val="000000"/>
        </w:rPr>
        <w:t>cụ</w:t>
      </w:r>
      <w:proofErr w:type="spellEnd"/>
      <w:r w:rsidRPr="00BC682C">
        <w:rPr>
          <w:i/>
          <w:iCs/>
          <w:color w:val="000000"/>
        </w:rPr>
        <w:t xml:space="preserve"> </w:t>
      </w:r>
      <w:proofErr w:type="spellStart"/>
      <w:r w:rsidRPr="00BC682C">
        <w:rPr>
          <w:i/>
          <w:iCs/>
          <w:color w:val="000000"/>
        </w:rPr>
        <w:t>hỗ</w:t>
      </w:r>
      <w:proofErr w:type="spellEnd"/>
      <w:r w:rsidRPr="00BC682C">
        <w:rPr>
          <w:i/>
          <w:iCs/>
          <w:color w:val="000000"/>
        </w:rPr>
        <w:t xml:space="preserve"> </w:t>
      </w:r>
      <w:proofErr w:type="spellStart"/>
      <w:r w:rsidRPr="00BC682C">
        <w:rPr>
          <w:i/>
          <w:iCs/>
          <w:color w:val="000000"/>
        </w:rPr>
        <w:t>trợ</w:t>
      </w:r>
      <w:proofErr w:type="spellEnd"/>
      <w:r w:rsidRPr="00BC682C">
        <w:rPr>
          <w:color w:val="000000"/>
        </w:rPr>
        <w:t xml:space="preserve">: </w:t>
      </w:r>
      <w:proofErr w:type="spellStart"/>
      <w:r w:rsidRPr="00BC682C">
        <w:rPr>
          <w:color w:val="000000"/>
        </w:rPr>
        <w:t>Các</w:t>
      </w:r>
      <w:proofErr w:type="spellEnd"/>
      <w:r w:rsidRPr="00BC682C">
        <w:rPr>
          <w:color w:val="000000"/>
        </w:rPr>
        <w:t xml:space="preserve"> </w:t>
      </w:r>
      <w:proofErr w:type="spellStart"/>
      <w:r w:rsidRPr="00BC682C">
        <w:rPr>
          <w:color w:val="000000"/>
        </w:rPr>
        <w:t>công</w:t>
      </w:r>
      <w:proofErr w:type="spellEnd"/>
      <w:r w:rsidRPr="00BC682C">
        <w:rPr>
          <w:color w:val="000000"/>
        </w:rPr>
        <w:t xml:space="preserve"> </w:t>
      </w:r>
      <w:proofErr w:type="spellStart"/>
      <w:r w:rsidRPr="00BC682C">
        <w:rPr>
          <w:color w:val="000000"/>
        </w:rPr>
        <w:t>cụ</w:t>
      </w:r>
      <w:proofErr w:type="spellEnd"/>
      <w:r w:rsidRPr="00BC682C">
        <w:rPr>
          <w:color w:val="000000"/>
        </w:rPr>
        <w:t xml:space="preserve"> </w:t>
      </w:r>
      <w:proofErr w:type="spellStart"/>
      <w:r w:rsidRPr="00BC682C">
        <w:rPr>
          <w:color w:val="000000"/>
        </w:rPr>
        <w:t>phần</w:t>
      </w:r>
      <w:proofErr w:type="spellEnd"/>
      <w:r w:rsidRPr="00BC682C">
        <w:rPr>
          <w:color w:val="000000"/>
        </w:rPr>
        <w:t xml:space="preserve"> </w:t>
      </w:r>
      <w:proofErr w:type="spellStart"/>
      <w:r w:rsidRPr="00BC682C">
        <w:rPr>
          <w:color w:val="000000"/>
        </w:rPr>
        <w:t>mềm</w:t>
      </w:r>
      <w:proofErr w:type="spellEnd"/>
      <w:r w:rsidRPr="00BC682C">
        <w:rPr>
          <w:color w:val="000000"/>
        </w:rPr>
        <w:t xml:space="preserve"> </w:t>
      </w:r>
      <w:proofErr w:type="spellStart"/>
      <w:r w:rsidRPr="00BC682C">
        <w:rPr>
          <w:color w:val="000000"/>
        </w:rPr>
        <w:t>để</w:t>
      </w:r>
      <w:proofErr w:type="spellEnd"/>
      <w:r w:rsidRPr="00BC682C">
        <w:rPr>
          <w:color w:val="000000"/>
        </w:rPr>
        <w:t xml:space="preserve"> </w:t>
      </w:r>
      <w:proofErr w:type="spellStart"/>
      <w:r w:rsidRPr="00BC682C">
        <w:rPr>
          <w:color w:val="000000"/>
        </w:rPr>
        <w:t>số</w:t>
      </w:r>
      <w:proofErr w:type="spellEnd"/>
      <w:r w:rsidRPr="00BC682C">
        <w:rPr>
          <w:color w:val="000000"/>
        </w:rPr>
        <w:t xml:space="preserve"> </w:t>
      </w:r>
      <w:proofErr w:type="spellStart"/>
      <w:r w:rsidRPr="00BC682C">
        <w:rPr>
          <w:color w:val="000000"/>
        </w:rPr>
        <w:t>hóa</w:t>
      </w:r>
      <w:proofErr w:type="spellEnd"/>
      <w:r w:rsidRPr="00BC682C">
        <w:rPr>
          <w:color w:val="000000"/>
        </w:rPr>
        <w:t xml:space="preserve">, </w:t>
      </w:r>
      <w:proofErr w:type="spellStart"/>
      <w:r w:rsidRPr="00BC682C">
        <w:rPr>
          <w:color w:val="000000"/>
        </w:rPr>
        <w:t>chuyển</w:t>
      </w:r>
      <w:proofErr w:type="spellEnd"/>
      <w:r w:rsidRPr="00BC682C">
        <w:rPr>
          <w:color w:val="000000"/>
        </w:rPr>
        <w:t xml:space="preserve"> </w:t>
      </w:r>
      <w:proofErr w:type="spellStart"/>
      <w:r w:rsidRPr="00BC682C">
        <w:rPr>
          <w:color w:val="000000"/>
        </w:rPr>
        <w:t>đổi</w:t>
      </w:r>
      <w:proofErr w:type="spellEnd"/>
      <w:r w:rsidRPr="00BC682C">
        <w:rPr>
          <w:color w:val="000000"/>
        </w:rPr>
        <w:t xml:space="preserve"> </w:t>
      </w:r>
      <w:proofErr w:type="spellStart"/>
      <w:r w:rsidRPr="00BC682C">
        <w:rPr>
          <w:color w:val="000000"/>
        </w:rPr>
        <w:t>và</w:t>
      </w:r>
      <w:proofErr w:type="spellEnd"/>
      <w:r w:rsidRPr="00BC682C">
        <w:rPr>
          <w:color w:val="000000"/>
        </w:rPr>
        <w:t xml:space="preserve"> </w:t>
      </w:r>
      <w:proofErr w:type="spellStart"/>
      <w:r w:rsidRPr="00BC682C">
        <w:rPr>
          <w:color w:val="000000"/>
        </w:rPr>
        <w:t>hiển</w:t>
      </w:r>
      <w:proofErr w:type="spellEnd"/>
      <w:r w:rsidRPr="00BC682C">
        <w:rPr>
          <w:color w:val="000000"/>
        </w:rPr>
        <w:t xml:space="preserve"> </w:t>
      </w:r>
      <w:proofErr w:type="spellStart"/>
      <w:r w:rsidRPr="00BC682C">
        <w:rPr>
          <w:color w:val="000000"/>
        </w:rPr>
        <w:t>thị</w:t>
      </w:r>
      <w:proofErr w:type="spellEnd"/>
      <w:r w:rsidRPr="00BC682C">
        <w:rPr>
          <w:color w:val="000000"/>
        </w:rPr>
        <w:t xml:space="preserve"> </w:t>
      </w:r>
      <w:proofErr w:type="spellStart"/>
      <w:r w:rsidRPr="00BC682C">
        <w:rPr>
          <w:color w:val="000000"/>
        </w:rPr>
        <w:t>dữ</w:t>
      </w:r>
      <w:proofErr w:type="spellEnd"/>
      <w:r w:rsidRPr="00BC682C">
        <w:rPr>
          <w:color w:val="000000"/>
        </w:rPr>
        <w:t xml:space="preserve"> </w:t>
      </w:r>
      <w:proofErr w:type="spellStart"/>
      <w:r w:rsidRPr="00BC682C">
        <w:rPr>
          <w:color w:val="000000"/>
        </w:rPr>
        <w:t>liệu</w:t>
      </w:r>
      <w:proofErr w:type="spellEnd"/>
      <w:r w:rsidRPr="00BC682C">
        <w:rPr>
          <w:color w:val="000000"/>
        </w:rPr>
        <w:t xml:space="preserve"> </w:t>
      </w:r>
      <w:proofErr w:type="spellStart"/>
      <w:r w:rsidRPr="00BC682C">
        <w:rPr>
          <w:color w:val="000000"/>
        </w:rPr>
        <w:t>chữ</w:t>
      </w:r>
      <w:proofErr w:type="spellEnd"/>
      <w:r w:rsidRPr="00BC682C">
        <w:rPr>
          <w:color w:val="000000"/>
        </w:rPr>
        <w:t xml:space="preserve"> </w:t>
      </w:r>
      <w:proofErr w:type="spellStart"/>
      <w:r w:rsidRPr="00BC682C">
        <w:rPr>
          <w:color w:val="000000"/>
        </w:rPr>
        <w:t>Nôm</w:t>
      </w:r>
      <w:proofErr w:type="spellEnd"/>
      <w:r w:rsidRPr="00BC682C">
        <w:rPr>
          <w:color w:val="000000"/>
        </w:rPr>
        <w:t xml:space="preserve"> </w:t>
      </w:r>
      <w:proofErr w:type="spellStart"/>
      <w:r w:rsidRPr="00BC682C">
        <w:rPr>
          <w:color w:val="000000"/>
        </w:rPr>
        <w:t>và</w:t>
      </w:r>
      <w:proofErr w:type="spellEnd"/>
      <w:r w:rsidRPr="00BC682C">
        <w:rPr>
          <w:color w:val="000000"/>
        </w:rPr>
        <w:t xml:space="preserve"> </w:t>
      </w:r>
      <w:proofErr w:type="spellStart"/>
      <w:r w:rsidRPr="00BC682C">
        <w:rPr>
          <w:color w:val="000000"/>
        </w:rPr>
        <w:t>chữ</w:t>
      </w:r>
      <w:proofErr w:type="spellEnd"/>
      <w:r w:rsidRPr="00BC682C">
        <w:rPr>
          <w:color w:val="000000"/>
        </w:rPr>
        <w:t xml:space="preserve"> </w:t>
      </w:r>
      <w:proofErr w:type="spellStart"/>
      <w:r w:rsidRPr="00BC682C">
        <w:rPr>
          <w:color w:val="000000"/>
        </w:rPr>
        <w:t>Quốc</w:t>
      </w:r>
      <w:proofErr w:type="spellEnd"/>
      <w:r w:rsidRPr="00BC682C">
        <w:rPr>
          <w:color w:val="000000"/>
        </w:rPr>
        <w:t xml:space="preserve"> </w:t>
      </w:r>
      <w:proofErr w:type="spellStart"/>
      <w:r w:rsidRPr="00BC682C">
        <w:rPr>
          <w:color w:val="000000"/>
        </w:rPr>
        <w:t>ngữ</w:t>
      </w:r>
      <w:proofErr w:type="spellEnd"/>
      <w:r w:rsidRPr="00BC682C">
        <w:rPr>
          <w:color w:val="000000"/>
        </w:rPr>
        <w:t xml:space="preserve"> </w:t>
      </w:r>
      <w:proofErr w:type="spellStart"/>
      <w:r w:rsidRPr="00BC682C">
        <w:rPr>
          <w:color w:val="000000"/>
        </w:rPr>
        <w:t>cần</w:t>
      </w:r>
      <w:proofErr w:type="spellEnd"/>
      <w:r w:rsidRPr="00BC682C">
        <w:rPr>
          <w:color w:val="000000"/>
        </w:rPr>
        <w:t xml:space="preserve"> </w:t>
      </w:r>
      <w:proofErr w:type="spellStart"/>
      <w:r w:rsidRPr="00BC682C">
        <w:rPr>
          <w:color w:val="000000"/>
        </w:rPr>
        <w:t>được</w:t>
      </w:r>
      <w:proofErr w:type="spellEnd"/>
      <w:r w:rsidRPr="00BC682C">
        <w:rPr>
          <w:color w:val="000000"/>
        </w:rPr>
        <w:t xml:space="preserve"> </w:t>
      </w:r>
      <w:proofErr w:type="spellStart"/>
      <w:r w:rsidRPr="00BC682C">
        <w:rPr>
          <w:color w:val="000000"/>
        </w:rPr>
        <w:t>phát</w:t>
      </w:r>
      <w:proofErr w:type="spellEnd"/>
      <w:r w:rsidRPr="00BC682C">
        <w:rPr>
          <w:color w:val="000000"/>
        </w:rPr>
        <w:t xml:space="preserve"> </w:t>
      </w:r>
      <w:proofErr w:type="spellStart"/>
      <w:r w:rsidRPr="00BC682C">
        <w:rPr>
          <w:color w:val="000000"/>
        </w:rPr>
        <w:t>triển</w:t>
      </w:r>
      <w:proofErr w:type="spellEnd"/>
      <w:r w:rsidRPr="00BC682C">
        <w:rPr>
          <w:color w:val="000000"/>
        </w:rPr>
        <w:t xml:space="preserve"> </w:t>
      </w:r>
      <w:proofErr w:type="spellStart"/>
      <w:r w:rsidRPr="00BC682C">
        <w:rPr>
          <w:color w:val="000000"/>
        </w:rPr>
        <w:t>và</w:t>
      </w:r>
      <w:proofErr w:type="spellEnd"/>
      <w:r w:rsidRPr="00BC682C">
        <w:rPr>
          <w:color w:val="000000"/>
        </w:rPr>
        <w:t xml:space="preserve"> </w:t>
      </w:r>
      <w:proofErr w:type="spellStart"/>
      <w:r w:rsidRPr="00BC682C">
        <w:rPr>
          <w:color w:val="000000"/>
        </w:rPr>
        <w:t>cập</w:t>
      </w:r>
      <w:proofErr w:type="spellEnd"/>
      <w:r w:rsidRPr="00BC682C">
        <w:rPr>
          <w:color w:val="000000"/>
        </w:rPr>
        <w:t xml:space="preserve"> </w:t>
      </w:r>
      <w:proofErr w:type="spellStart"/>
      <w:r w:rsidRPr="00BC682C">
        <w:rPr>
          <w:color w:val="000000"/>
        </w:rPr>
        <w:t>nhật</w:t>
      </w:r>
      <w:proofErr w:type="spellEnd"/>
      <w:r w:rsidRPr="00BC682C">
        <w:rPr>
          <w:color w:val="000000"/>
        </w:rPr>
        <w:t xml:space="preserve"> </w:t>
      </w:r>
      <w:proofErr w:type="spellStart"/>
      <w:r w:rsidRPr="00BC682C">
        <w:rPr>
          <w:color w:val="000000"/>
        </w:rPr>
        <w:t>liên</w:t>
      </w:r>
      <w:proofErr w:type="spellEnd"/>
      <w:r w:rsidRPr="00BC682C">
        <w:rPr>
          <w:color w:val="000000"/>
        </w:rPr>
        <w:t xml:space="preserve"> </w:t>
      </w:r>
      <w:proofErr w:type="spellStart"/>
      <w:r w:rsidRPr="00BC682C">
        <w:rPr>
          <w:color w:val="000000"/>
        </w:rPr>
        <w:t>tục</w:t>
      </w:r>
      <w:proofErr w:type="spellEnd"/>
      <w:r w:rsidRPr="00BC682C">
        <w:rPr>
          <w:color w:val="000000"/>
        </w:rPr>
        <w:t xml:space="preserve"> </w:t>
      </w:r>
      <w:proofErr w:type="spellStart"/>
      <w:r w:rsidRPr="00BC682C">
        <w:rPr>
          <w:color w:val="000000"/>
        </w:rPr>
        <w:t>để</w:t>
      </w:r>
      <w:proofErr w:type="spellEnd"/>
      <w:r w:rsidRPr="00BC682C">
        <w:rPr>
          <w:color w:val="000000"/>
        </w:rPr>
        <w:t xml:space="preserve"> </w:t>
      </w:r>
      <w:proofErr w:type="spellStart"/>
      <w:r w:rsidRPr="00BC682C">
        <w:rPr>
          <w:color w:val="000000"/>
        </w:rPr>
        <w:t>đảm</w:t>
      </w:r>
      <w:proofErr w:type="spellEnd"/>
      <w:r w:rsidRPr="00BC682C">
        <w:rPr>
          <w:color w:val="000000"/>
        </w:rPr>
        <w:t xml:space="preserve"> </w:t>
      </w:r>
      <w:proofErr w:type="spellStart"/>
      <w:r w:rsidRPr="00BC682C">
        <w:rPr>
          <w:color w:val="000000"/>
        </w:rPr>
        <w:t>bảo</w:t>
      </w:r>
      <w:proofErr w:type="spellEnd"/>
      <w:r w:rsidRPr="00BC682C">
        <w:rPr>
          <w:color w:val="000000"/>
        </w:rPr>
        <w:t xml:space="preserve"> </w:t>
      </w:r>
      <w:proofErr w:type="spellStart"/>
      <w:r w:rsidRPr="00BC682C">
        <w:rPr>
          <w:color w:val="000000"/>
        </w:rPr>
        <w:t>tính</w:t>
      </w:r>
      <w:proofErr w:type="spellEnd"/>
      <w:r w:rsidRPr="00BC682C">
        <w:rPr>
          <w:color w:val="000000"/>
        </w:rPr>
        <w:t xml:space="preserve"> </w:t>
      </w:r>
      <w:proofErr w:type="spellStart"/>
      <w:r w:rsidRPr="00BC682C">
        <w:rPr>
          <w:color w:val="000000"/>
        </w:rPr>
        <w:t>hiệu</w:t>
      </w:r>
      <w:proofErr w:type="spellEnd"/>
      <w:r w:rsidRPr="00BC682C">
        <w:rPr>
          <w:color w:val="000000"/>
        </w:rPr>
        <w:t xml:space="preserve"> </w:t>
      </w:r>
      <w:proofErr w:type="spellStart"/>
      <w:r w:rsidRPr="00BC682C">
        <w:rPr>
          <w:color w:val="000000"/>
        </w:rPr>
        <w:t>quả</w:t>
      </w:r>
      <w:proofErr w:type="spellEnd"/>
      <w:r w:rsidRPr="00BC682C">
        <w:rPr>
          <w:color w:val="000000"/>
        </w:rPr>
        <w:t xml:space="preserve"> </w:t>
      </w:r>
      <w:proofErr w:type="spellStart"/>
      <w:r w:rsidRPr="00BC682C">
        <w:rPr>
          <w:color w:val="000000"/>
        </w:rPr>
        <w:t>và</w:t>
      </w:r>
      <w:proofErr w:type="spellEnd"/>
      <w:r w:rsidRPr="00BC682C">
        <w:rPr>
          <w:color w:val="000000"/>
        </w:rPr>
        <w:t xml:space="preserve"> </w:t>
      </w:r>
      <w:proofErr w:type="spellStart"/>
      <w:r w:rsidRPr="00BC682C">
        <w:rPr>
          <w:color w:val="000000"/>
        </w:rPr>
        <w:t>tiện</w:t>
      </w:r>
      <w:proofErr w:type="spellEnd"/>
      <w:r w:rsidRPr="00BC682C">
        <w:rPr>
          <w:color w:val="000000"/>
        </w:rPr>
        <w:t xml:space="preserve"> </w:t>
      </w:r>
      <w:proofErr w:type="spellStart"/>
      <w:r w:rsidRPr="00BC682C">
        <w:rPr>
          <w:color w:val="000000"/>
        </w:rPr>
        <w:t>lợi</w:t>
      </w:r>
      <w:proofErr w:type="spellEnd"/>
      <w:r w:rsidRPr="00BC682C">
        <w:rPr>
          <w:color w:val="000000"/>
        </w:rPr>
        <w:t xml:space="preserve"> </w:t>
      </w:r>
      <w:proofErr w:type="spellStart"/>
      <w:r w:rsidRPr="00BC682C">
        <w:rPr>
          <w:color w:val="000000"/>
        </w:rPr>
        <w:t>trong</w:t>
      </w:r>
      <w:proofErr w:type="spellEnd"/>
      <w:r w:rsidRPr="00BC682C">
        <w:rPr>
          <w:color w:val="000000"/>
        </w:rPr>
        <w:t xml:space="preserve"> </w:t>
      </w:r>
      <w:proofErr w:type="spellStart"/>
      <w:r w:rsidRPr="00BC682C">
        <w:rPr>
          <w:color w:val="000000"/>
        </w:rPr>
        <w:t>quá</w:t>
      </w:r>
      <w:proofErr w:type="spellEnd"/>
      <w:r w:rsidRPr="00BC682C">
        <w:rPr>
          <w:color w:val="000000"/>
        </w:rPr>
        <w:t xml:space="preserve"> </w:t>
      </w:r>
      <w:proofErr w:type="spellStart"/>
      <w:r w:rsidRPr="00BC682C">
        <w:rPr>
          <w:color w:val="000000"/>
        </w:rPr>
        <w:t>trình</w:t>
      </w:r>
      <w:proofErr w:type="spellEnd"/>
      <w:r w:rsidRPr="00BC682C">
        <w:rPr>
          <w:color w:val="000000"/>
        </w:rPr>
        <w:t xml:space="preserve"> </w:t>
      </w:r>
      <w:proofErr w:type="spellStart"/>
      <w:r w:rsidRPr="00BC682C">
        <w:rPr>
          <w:color w:val="000000"/>
        </w:rPr>
        <w:t>thu</w:t>
      </w:r>
      <w:proofErr w:type="spellEnd"/>
      <w:r w:rsidRPr="00BC682C">
        <w:rPr>
          <w:color w:val="000000"/>
        </w:rPr>
        <w:t xml:space="preserve"> </w:t>
      </w:r>
      <w:proofErr w:type="spellStart"/>
      <w:r w:rsidRPr="00BC682C">
        <w:rPr>
          <w:color w:val="000000"/>
        </w:rPr>
        <w:t>thập</w:t>
      </w:r>
      <w:proofErr w:type="spellEnd"/>
      <w:r w:rsidRPr="00BC682C">
        <w:rPr>
          <w:color w:val="000000"/>
        </w:rPr>
        <w:t xml:space="preserve"> </w:t>
      </w:r>
      <w:proofErr w:type="spellStart"/>
      <w:r w:rsidRPr="00BC682C">
        <w:rPr>
          <w:color w:val="000000"/>
        </w:rPr>
        <w:t>và</w:t>
      </w:r>
      <w:proofErr w:type="spellEnd"/>
      <w:r w:rsidRPr="00BC682C">
        <w:rPr>
          <w:color w:val="000000"/>
        </w:rPr>
        <w:t xml:space="preserve"> </w:t>
      </w:r>
      <w:proofErr w:type="spellStart"/>
      <w:r w:rsidRPr="00BC682C">
        <w:rPr>
          <w:color w:val="000000"/>
        </w:rPr>
        <w:t>sử</w:t>
      </w:r>
      <w:proofErr w:type="spellEnd"/>
      <w:r w:rsidRPr="00BC682C">
        <w:rPr>
          <w:color w:val="000000"/>
        </w:rPr>
        <w:t xml:space="preserve"> </w:t>
      </w:r>
      <w:proofErr w:type="spellStart"/>
      <w:r w:rsidRPr="00BC682C">
        <w:rPr>
          <w:color w:val="000000"/>
        </w:rPr>
        <w:t>dụng</w:t>
      </w:r>
      <w:proofErr w:type="spellEnd"/>
      <w:r w:rsidRPr="00BC682C">
        <w:rPr>
          <w:color w:val="000000"/>
        </w:rPr>
        <w:t xml:space="preserve"> </w:t>
      </w:r>
      <w:proofErr w:type="spellStart"/>
      <w:r w:rsidRPr="00BC682C">
        <w:rPr>
          <w:color w:val="000000"/>
        </w:rPr>
        <w:t>dữ</w:t>
      </w:r>
      <w:proofErr w:type="spellEnd"/>
      <w:r w:rsidRPr="00BC682C">
        <w:rPr>
          <w:color w:val="000000"/>
        </w:rPr>
        <w:t xml:space="preserve"> </w:t>
      </w:r>
      <w:proofErr w:type="spellStart"/>
      <w:r w:rsidRPr="00BC682C">
        <w:rPr>
          <w:color w:val="000000"/>
        </w:rPr>
        <w:t>liệu</w:t>
      </w:r>
      <w:proofErr w:type="spellEnd"/>
      <w:r w:rsidRPr="00BC682C">
        <w:rPr>
          <w:color w:val="000000"/>
        </w:rPr>
        <w:t>.</w:t>
      </w:r>
    </w:p>
    <w:p w14:paraId="30B49E29" w14:textId="426DE15A" w:rsidR="00A8785C" w:rsidRPr="00A8785C" w:rsidRDefault="0043246D" w:rsidP="007D2A5C">
      <w:pPr>
        <w:pStyle w:val="NormalText"/>
        <w:jc w:val="both"/>
        <w:rPr>
          <w:color w:val="000000"/>
          <w:lang w:val="vi-VN"/>
        </w:rPr>
      </w:pPr>
      <w:r>
        <w:rPr>
          <w:color w:val="000000"/>
          <w:lang w:val="vi-VN"/>
        </w:rPr>
        <w:t>Sâu hơn nữa</w:t>
      </w:r>
      <w:r w:rsidR="007026B1">
        <w:rPr>
          <w:color w:val="000000"/>
          <w:lang w:val="vi-VN"/>
        </w:rPr>
        <w:t xml:space="preserve">, </w:t>
      </w:r>
      <w:r w:rsidR="00A8785C" w:rsidRPr="00A8785C">
        <w:rPr>
          <w:color w:val="000000"/>
          <w:lang w:val="vi-VN"/>
        </w:rPr>
        <w:t xml:space="preserve">việc thu thập dữ liệu song ngữ chữ Nôm và chữ Quốc ngữ từ các trang web </w:t>
      </w:r>
      <w:r w:rsidR="00273800">
        <w:rPr>
          <w:color w:val="000000"/>
          <w:lang w:val="vi-VN"/>
        </w:rPr>
        <w:t xml:space="preserve">nói riêng còn phải </w:t>
      </w:r>
      <w:r w:rsidR="00A8785C" w:rsidRPr="00A8785C">
        <w:rPr>
          <w:color w:val="000000"/>
          <w:lang w:val="vi-VN"/>
        </w:rPr>
        <w:t xml:space="preserve">đối mặt với nhiều thách thức </w:t>
      </w:r>
      <w:r w:rsidR="00165196">
        <w:rPr>
          <w:color w:val="000000"/>
          <w:lang w:val="vi-VN"/>
        </w:rPr>
        <w:t>khác</w:t>
      </w:r>
      <w:r w:rsidR="00A8785C" w:rsidRPr="00A8785C">
        <w:rPr>
          <w:color w:val="000000"/>
          <w:lang w:val="vi-VN"/>
        </w:rPr>
        <w:t xml:space="preserve"> bao gồm:</w:t>
      </w:r>
    </w:p>
    <w:p w14:paraId="3A84459E" w14:textId="7F2E8556" w:rsidR="00A8785C" w:rsidRPr="00BC682C" w:rsidRDefault="00A8785C" w:rsidP="007D2A5C">
      <w:pPr>
        <w:pStyle w:val="NormalText"/>
        <w:jc w:val="both"/>
        <w:rPr>
          <w:color w:val="000000"/>
          <w:lang w:val="vi-VN"/>
        </w:rPr>
      </w:pPr>
      <w:r w:rsidRPr="00BC682C">
        <w:rPr>
          <w:i/>
          <w:iCs/>
          <w:color w:val="000000"/>
          <w:lang w:val="vi-VN"/>
        </w:rPr>
        <w:t>Định dạng không đồng nhất</w:t>
      </w:r>
      <w:r w:rsidRPr="00BC682C">
        <w:rPr>
          <w:color w:val="000000"/>
          <w:lang w:val="vi-VN"/>
        </w:rPr>
        <w:t>: Các trang web thường sử dụng nhiều định dạng khác nhau để hiển thị chữ Nôm, bao gồm Unicode, HTML entities hoặc mã hóa đặc biệt. Điều này tạo ra khó khăn khi cần trích xuất và xử lý dữ liệu, đồng thời yêu cầu phải sử dụng các công cụ phân tích và mã hóa thích hợp.</w:t>
      </w:r>
    </w:p>
    <w:p w14:paraId="2803C18D" w14:textId="77777777" w:rsidR="00072C8A" w:rsidRDefault="00072C8A" w:rsidP="007D2A5C">
      <w:pPr>
        <w:pStyle w:val="NormalText"/>
        <w:jc w:val="both"/>
        <w:rPr>
          <w:i/>
          <w:iCs/>
          <w:color w:val="000000"/>
          <w:lang w:val="vi-VN"/>
        </w:rPr>
      </w:pPr>
    </w:p>
    <w:p w14:paraId="2F4A244F" w14:textId="77777777" w:rsidR="00072C8A" w:rsidRDefault="00072C8A" w:rsidP="007D2A5C">
      <w:pPr>
        <w:pStyle w:val="NormalText"/>
        <w:jc w:val="both"/>
        <w:rPr>
          <w:i/>
          <w:iCs/>
          <w:color w:val="000000"/>
          <w:lang w:val="vi-VN"/>
        </w:rPr>
      </w:pPr>
    </w:p>
    <w:p w14:paraId="77FAD4C0" w14:textId="33250C00" w:rsidR="00A8785C" w:rsidRPr="00BC682C" w:rsidRDefault="00A8785C" w:rsidP="007D2A5C">
      <w:pPr>
        <w:pStyle w:val="NormalText"/>
        <w:jc w:val="both"/>
        <w:rPr>
          <w:color w:val="000000"/>
          <w:lang w:val="vi-VN"/>
        </w:rPr>
      </w:pPr>
      <w:r w:rsidRPr="00BC682C">
        <w:rPr>
          <w:i/>
          <w:iCs/>
          <w:color w:val="000000"/>
          <w:lang w:val="vi-VN"/>
        </w:rPr>
        <w:t>Lỗi trong mã HTML</w:t>
      </w:r>
      <w:r w:rsidRPr="00BC682C">
        <w:rPr>
          <w:color w:val="000000"/>
          <w:lang w:val="vi-VN"/>
        </w:rPr>
        <w:t>: Các trang web có thể chứa các lỗi trong mã HTML, chẳng hạn như các thẻ không được đóng đầy đủ, điều này gây ra khó khăn trong quá trình phân tích và trích xuất dữ liệu. Việc sửa lỗi này trước khi thu thập dữ liệu là cần thiết để đảm bảo độ chính xác của dữ liệu thu thập được.</w:t>
      </w:r>
    </w:p>
    <w:p w14:paraId="383C07FA" w14:textId="2FD600C4" w:rsidR="00A8785C" w:rsidRPr="00BC682C" w:rsidRDefault="00A8785C" w:rsidP="007D2A5C">
      <w:pPr>
        <w:pStyle w:val="NormalText"/>
        <w:jc w:val="both"/>
        <w:rPr>
          <w:color w:val="000000"/>
          <w:lang w:val="vi-VN"/>
        </w:rPr>
      </w:pPr>
      <w:r w:rsidRPr="00BC682C">
        <w:rPr>
          <w:i/>
          <w:iCs/>
          <w:color w:val="000000"/>
          <w:lang w:val="vi-VN"/>
        </w:rPr>
        <w:t>Đa ngôn ngữ:</w:t>
      </w:r>
      <w:r w:rsidRPr="00BC682C">
        <w:rPr>
          <w:color w:val="000000"/>
          <w:lang w:val="vi-VN"/>
        </w:rPr>
        <w:t xml:space="preserve"> </w:t>
      </w:r>
      <w:r w:rsidR="007F2474" w:rsidRPr="00BC682C">
        <w:rPr>
          <w:color w:val="000000"/>
          <w:lang w:val="vi-VN"/>
        </w:rPr>
        <w:t>Một số t</w:t>
      </w:r>
      <w:r w:rsidRPr="00BC682C">
        <w:rPr>
          <w:color w:val="000000"/>
          <w:lang w:val="vi-VN"/>
        </w:rPr>
        <w:t xml:space="preserve">rang web chứa văn bản chữ Nôm </w:t>
      </w:r>
      <w:r w:rsidR="006B1608" w:rsidRPr="00BC682C">
        <w:rPr>
          <w:color w:val="000000"/>
          <w:lang w:val="vi-VN"/>
        </w:rPr>
        <w:t xml:space="preserve">hoặc chữ Quốc ngữ </w:t>
      </w:r>
      <w:r w:rsidRPr="00BC682C">
        <w:rPr>
          <w:color w:val="000000"/>
          <w:lang w:val="vi-VN"/>
        </w:rPr>
        <w:t>song song với các ngôn ngữ khác, làm cho quá trình trích xuất dữ liệu phức tạp hơn. Cần phải sử dụng các công cụ và phương pháp xử lý ngôn ngữ tự nhiên đa ngôn ngữ để xử lý các văn bản này một cách hiệu quả.</w:t>
      </w:r>
    </w:p>
    <w:p w14:paraId="26FE2408" w14:textId="7CA9C8AC" w:rsidR="00A8785C" w:rsidRPr="00BC682C" w:rsidRDefault="00A8785C" w:rsidP="007D2A5C">
      <w:pPr>
        <w:pStyle w:val="NormalText"/>
        <w:jc w:val="both"/>
        <w:rPr>
          <w:color w:val="000000"/>
          <w:lang w:val="vi-VN"/>
        </w:rPr>
      </w:pPr>
      <w:r w:rsidRPr="00BC682C">
        <w:rPr>
          <w:i/>
          <w:iCs/>
          <w:color w:val="000000"/>
          <w:lang w:val="vi-VN"/>
        </w:rPr>
        <w:t>Phân tán dữ liệu</w:t>
      </w:r>
      <w:r w:rsidRPr="00BC682C">
        <w:rPr>
          <w:color w:val="000000"/>
          <w:lang w:val="vi-VN"/>
        </w:rPr>
        <w:t>: Dữ liệu chữ Nôm có thể được phân tán trên nhiều trang web, việc thu thập và tổng hợp dữ liệu này tốn nhiều công sức và thời gian. Cần phải thiết kế một quy trình thu thập dữ liệu tự động và hiệu quả để thu thập dữ liệu từ nhiều nguồn và kết hợp chúng thành một nguồn dữ liệu toàn diện.</w:t>
      </w:r>
    </w:p>
    <w:p w14:paraId="321FD4DD" w14:textId="4725255E" w:rsidR="00A8785C" w:rsidRPr="00BC682C" w:rsidRDefault="00A8785C" w:rsidP="007D2A5C">
      <w:pPr>
        <w:pStyle w:val="NormalText"/>
        <w:jc w:val="both"/>
        <w:rPr>
          <w:color w:val="000000"/>
          <w:lang w:val="vi-VN"/>
        </w:rPr>
      </w:pPr>
      <w:r w:rsidRPr="00BC682C">
        <w:rPr>
          <w:i/>
          <w:iCs/>
          <w:color w:val="000000"/>
          <w:lang w:val="vi-VN"/>
        </w:rPr>
        <w:t>Hạn chế truy cập</w:t>
      </w:r>
      <w:r w:rsidRPr="00BC682C">
        <w:rPr>
          <w:color w:val="000000"/>
          <w:lang w:val="vi-VN"/>
        </w:rPr>
        <w:t>: Một số trang web có thể có hạn chế về quyền truy cập hoặc</w:t>
      </w:r>
      <w:r w:rsidR="00BC67CC" w:rsidRPr="00BC682C">
        <w:rPr>
          <w:color w:val="000000"/>
          <w:lang w:val="vi-VN"/>
        </w:rPr>
        <w:t xml:space="preserve"> tần suất truy cập</w:t>
      </w:r>
      <w:r w:rsidRPr="00BC682C">
        <w:rPr>
          <w:color w:val="000000"/>
          <w:lang w:val="vi-VN"/>
        </w:rPr>
        <w:t>, điều này có thể dẫn đến việc thu thập dữ liệu chậm chạp hoặc không hoàn toàn. Cần phải xem xét các giải pháp để vượt qua các hạn chế này, bao gồm việc sử dụng các công cụ proxy và điều chỉnh tần suất truy cập.</w:t>
      </w:r>
    </w:p>
    <w:p w14:paraId="0A35DEE8" w14:textId="3C02CEB4" w:rsidR="00A8785C" w:rsidRPr="00BC682C" w:rsidRDefault="00A8785C" w:rsidP="007D2A5C">
      <w:pPr>
        <w:pStyle w:val="NormalText"/>
        <w:jc w:val="both"/>
        <w:rPr>
          <w:color w:val="000000"/>
          <w:lang w:val="vi-VN"/>
        </w:rPr>
      </w:pPr>
      <w:r w:rsidRPr="00BC682C">
        <w:rPr>
          <w:i/>
          <w:iCs/>
          <w:color w:val="000000"/>
          <w:lang w:val="vi-VN"/>
        </w:rPr>
        <w:t>Độ tin cậy và chất lượng dữ liệu</w:t>
      </w:r>
      <w:r w:rsidRPr="00BC682C">
        <w:rPr>
          <w:color w:val="000000"/>
          <w:lang w:val="vi-VN"/>
        </w:rPr>
        <w:t>: Dữ liệu thu thập từ các trang web có thể không luôn đảm bảo độ tin cậy và chất lượng cao, do sự sai sót hoặc thay đổi trong nội dung trang web. Cần phải áp dụng các phương pháp kiểm tra dữ liệu và xác minh tính chính xác của nó trước khi sử dụng trong nghiên cứu.</w:t>
      </w:r>
    </w:p>
    <w:p w14:paraId="4FB51BBC" w14:textId="77777777" w:rsidR="00A8785C" w:rsidRPr="00A8785C" w:rsidRDefault="00A8785C" w:rsidP="007D2A5C">
      <w:pPr>
        <w:pStyle w:val="NormalText"/>
        <w:jc w:val="both"/>
        <w:rPr>
          <w:color w:val="000000"/>
          <w:lang w:val="vi-VN"/>
        </w:rPr>
      </w:pPr>
    </w:p>
    <w:p w14:paraId="54C07931" w14:textId="105BD188" w:rsidR="00431DDA" w:rsidRDefault="00A8785C" w:rsidP="007D2A5C">
      <w:pPr>
        <w:pStyle w:val="NormalText"/>
        <w:jc w:val="both"/>
        <w:rPr>
          <w:color w:val="000000"/>
          <w:lang w:val="vi-VN"/>
        </w:rPr>
      </w:pPr>
      <w:r w:rsidRPr="00A8785C">
        <w:rPr>
          <w:color w:val="000000"/>
          <w:lang w:val="vi-VN"/>
        </w:rPr>
        <w:t>Tóm lại, việc thu thập dữ liệu song ngữ chữ Nôm và chữ Quốc ngữ từ các trang web đòi hỏi sự cẩn thận và kiên nhẫn trong việc xử lý các thách thức kỹ thuật và quản lý rủi ro liên quan đến bảo mật và chất lượng dữ liệu.</w:t>
      </w:r>
    </w:p>
    <w:p w14:paraId="2D820AF3" w14:textId="77777777" w:rsidR="00431DDA" w:rsidRDefault="00431DDA">
      <w:pPr>
        <w:rPr>
          <w:rFonts w:ascii="Times New Roman" w:eastAsia="Times New Roman" w:hAnsi="Times New Roman" w:cs="Times New Roman"/>
          <w:bCs/>
          <w:color w:val="000000"/>
          <w:sz w:val="26"/>
          <w:szCs w:val="26"/>
          <w:lang w:val="vi-VN"/>
        </w:rPr>
      </w:pPr>
      <w:r>
        <w:rPr>
          <w:rFonts w:ascii="Times New Roman" w:eastAsia="Times New Roman" w:hAnsi="Times New Roman" w:cs="Times New Roman"/>
          <w:bCs/>
          <w:color w:val="000000"/>
          <w:sz w:val="26"/>
          <w:szCs w:val="26"/>
          <w:lang w:val="vi-VN"/>
        </w:rPr>
        <w:br w:type="page"/>
      </w:r>
    </w:p>
    <w:p w14:paraId="49C47225" w14:textId="77777777" w:rsidR="00CA0F2C" w:rsidRPr="00A8785C" w:rsidRDefault="00CA0F2C" w:rsidP="00A8785C">
      <w:pPr>
        <w:rPr>
          <w:rFonts w:ascii="Times New Roman" w:eastAsia="Times New Roman" w:hAnsi="Times New Roman" w:cs="Times New Roman"/>
          <w:b/>
          <w:color w:val="000000"/>
          <w:lang w:val="vi-VN"/>
        </w:rPr>
      </w:pPr>
    </w:p>
    <w:p w14:paraId="04EBED07" w14:textId="7B5AFAB5" w:rsidR="00A97B93" w:rsidRDefault="00284314" w:rsidP="00925C67">
      <w:pPr>
        <w:pStyle w:val="Heading01"/>
        <w:jc w:val="center"/>
      </w:pPr>
      <w:bookmarkStart w:id="30" w:name="_Toc142345535"/>
      <w:bookmarkStart w:id="31" w:name="_Toc142345900"/>
      <w:bookmarkStart w:id="32" w:name="_Toc142736576"/>
      <w:r>
        <w:t>CHƯƠNG 3: PHƯƠNG PHÁP ĐỀ XUẤT</w:t>
      </w:r>
      <w:bookmarkEnd w:id="30"/>
      <w:bookmarkEnd w:id="31"/>
      <w:bookmarkEnd w:id="32"/>
    </w:p>
    <w:p w14:paraId="5A861D88" w14:textId="77777777" w:rsidR="00072C8A" w:rsidRPr="00925C67" w:rsidRDefault="00072C8A" w:rsidP="00925C67">
      <w:pPr>
        <w:pStyle w:val="Heading01"/>
        <w:jc w:val="center"/>
      </w:pPr>
    </w:p>
    <w:p w14:paraId="3EA5696E" w14:textId="60FB4390" w:rsidR="00854FDF" w:rsidRDefault="00854FDF" w:rsidP="00BC682C">
      <w:pPr>
        <w:pStyle w:val="Heading02"/>
        <w:numPr>
          <w:ilvl w:val="0"/>
          <w:numId w:val="0"/>
        </w:numPr>
        <w:ind w:left="720" w:hanging="720"/>
      </w:pPr>
      <w:bookmarkStart w:id="33" w:name="_Toc142345536"/>
      <w:bookmarkStart w:id="34" w:name="_Toc142345901"/>
      <w:bookmarkStart w:id="35" w:name="_Toc142736577"/>
      <w:r>
        <w:t>3.1</w:t>
      </w:r>
      <w:r w:rsidR="00A120F7">
        <w:rPr>
          <w:lang w:val="en-US"/>
        </w:rPr>
        <w:t>.</w:t>
      </w:r>
      <w:r w:rsidR="00A120F7">
        <w:tab/>
      </w:r>
      <w:r w:rsidR="000F3202">
        <w:t>Sơ đồ chung của hệ thống</w:t>
      </w:r>
      <w:bookmarkEnd w:id="33"/>
      <w:bookmarkEnd w:id="34"/>
      <w:bookmarkEnd w:id="35"/>
    </w:p>
    <w:p w14:paraId="65EACA2D" w14:textId="5E3E2924" w:rsidR="00925C67" w:rsidRDefault="0058124F" w:rsidP="00925C67">
      <w:pPr>
        <w:pStyle w:val="NormalText"/>
        <w:jc w:val="both"/>
      </w:pPr>
      <w:r w:rsidRPr="00D91EF5">
        <w:t xml:space="preserve">Ở </w:t>
      </w:r>
      <w:proofErr w:type="spellStart"/>
      <w:r w:rsidRPr="00D91EF5">
        <w:t>báo</w:t>
      </w:r>
      <w:proofErr w:type="spellEnd"/>
      <w:r w:rsidRPr="00D91EF5">
        <w:t xml:space="preserve"> </w:t>
      </w:r>
      <w:proofErr w:type="spellStart"/>
      <w:r w:rsidRPr="00D91EF5">
        <w:t>cáo</w:t>
      </w:r>
      <w:proofErr w:type="spellEnd"/>
      <w:r w:rsidRPr="00D91EF5">
        <w:t xml:space="preserve"> </w:t>
      </w:r>
      <w:proofErr w:type="spellStart"/>
      <w:r w:rsidRPr="00D91EF5">
        <w:t>này</w:t>
      </w:r>
      <w:proofErr w:type="spellEnd"/>
      <w:r w:rsidRPr="00D91EF5">
        <w:t xml:space="preserve">, </w:t>
      </w:r>
      <w:proofErr w:type="spellStart"/>
      <w:r w:rsidRPr="00D91EF5">
        <w:t>chúng</w:t>
      </w:r>
      <w:proofErr w:type="spellEnd"/>
      <w:r w:rsidRPr="00D91EF5">
        <w:t xml:space="preserve"> </w:t>
      </w:r>
      <w:proofErr w:type="spellStart"/>
      <w:r w:rsidRPr="00D91EF5">
        <w:t>em</w:t>
      </w:r>
      <w:proofErr w:type="spellEnd"/>
      <w:r w:rsidRPr="00D91EF5">
        <w:t xml:space="preserve"> </w:t>
      </w:r>
      <w:proofErr w:type="spellStart"/>
      <w:r w:rsidRPr="00D91EF5">
        <w:t>đề</w:t>
      </w:r>
      <w:proofErr w:type="spellEnd"/>
      <w:r w:rsidRPr="00D91EF5">
        <w:t xml:space="preserve"> </w:t>
      </w:r>
      <w:proofErr w:type="spellStart"/>
      <w:r w:rsidRPr="00D91EF5">
        <w:t>xuất</w:t>
      </w:r>
      <w:proofErr w:type="spellEnd"/>
      <w:r w:rsidRPr="00D91EF5">
        <w:t xml:space="preserve"> </w:t>
      </w:r>
      <w:proofErr w:type="spellStart"/>
      <w:r w:rsidR="001E3FD7" w:rsidRPr="00D91EF5">
        <w:t>phương</w:t>
      </w:r>
      <w:proofErr w:type="spellEnd"/>
      <w:r w:rsidR="001E3FD7" w:rsidRPr="00D91EF5">
        <w:t xml:space="preserve"> </w:t>
      </w:r>
      <w:proofErr w:type="spellStart"/>
      <w:r w:rsidR="001E3FD7" w:rsidRPr="00D91EF5">
        <w:t>pháp</w:t>
      </w:r>
      <w:proofErr w:type="spellEnd"/>
      <w:r w:rsidR="001E3FD7" w:rsidRPr="00D91EF5">
        <w:t xml:space="preserve"> </w:t>
      </w:r>
      <w:proofErr w:type="spellStart"/>
      <w:r w:rsidR="001E3FD7" w:rsidRPr="00D91EF5">
        <w:t>thu</w:t>
      </w:r>
      <w:proofErr w:type="spellEnd"/>
      <w:r w:rsidR="001E3FD7" w:rsidRPr="00D91EF5">
        <w:t xml:space="preserve"> </w:t>
      </w:r>
      <w:proofErr w:type="spellStart"/>
      <w:r w:rsidR="001E3FD7" w:rsidRPr="00D91EF5">
        <w:t>thập</w:t>
      </w:r>
      <w:proofErr w:type="spellEnd"/>
      <w:r w:rsidR="001E3FD7" w:rsidRPr="00D91EF5">
        <w:t xml:space="preserve"> </w:t>
      </w:r>
      <w:proofErr w:type="spellStart"/>
      <w:r w:rsidR="001E3FD7" w:rsidRPr="00D91EF5">
        <w:t>dữ</w:t>
      </w:r>
      <w:proofErr w:type="spellEnd"/>
      <w:r w:rsidR="001E3FD7" w:rsidRPr="00D91EF5">
        <w:t xml:space="preserve"> </w:t>
      </w:r>
      <w:proofErr w:type="spellStart"/>
      <w:r w:rsidR="001E3FD7" w:rsidRPr="00D91EF5">
        <w:t>liệu</w:t>
      </w:r>
      <w:proofErr w:type="spellEnd"/>
      <w:r w:rsidR="001E3FD7" w:rsidRPr="00D91EF5">
        <w:t xml:space="preserve"> song </w:t>
      </w:r>
      <w:proofErr w:type="spellStart"/>
      <w:r w:rsidR="001E3FD7" w:rsidRPr="00D91EF5">
        <w:t>ngữ</w:t>
      </w:r>
      <w:proofErr w:type="spellEnd"/>
      <w:r w:rsidR="001E3FD7" w:rsidRPr="00D91EF5">
        <w:t xml:space="preserve"> </w:t>
      </w:r>
      <w:proofErr w:type="spellStart"/>
      <w:r w:rsidR="001E3FD7" w:rsidRPr="00D91EF5">
        <w:t>chữ</w:t>
      </w:r>
      <w:proofErr w:type="spellEnd"/>
      <w:r w:rsidR="001E3FD7" w:rsidRPr="00D91EF5">
        <w:t xml:space="preserve"> </w:t>
      </w:r>
      <w:proofErr w:type="spellStart"/>
      <w:r w:rsidR="001E3FD7" w:rsidRPr="00D91EF5">
        <w:t>Nôm</w:t>
      </w:r>
      <w:proofErr w:type="spellEnd"/>
      <w:r w:rsidR="001E3FD7" w:rsidRPr="00D91EF5">
        <w:t xml:space="preserve"> </w:t>
      </w:r>
      <w:proofErr w:type="spellStart"/>
      <w:r w:rsidR="001E3FD7" w:rsidRPr="00D91EF5">
        <w:t>và</w:t>
      </w:r>
      <w:proofErr w:type="spellEnd"/>
      <w:r w:rsidR="001E3FD7" w:rsidRPr="00D91EF5">
        <w:t xml:space="preserve"> </w:t>
      </w:r>
      <w:proofErr w:type="spellStart"/>
      <w:r w:rsidR="001E3FD7" w:rsidRPr="00D91EF5">
        <w:t>chữ</w:t>
      </w:r>
      <w:proofErr w:type="spellEnd"/>
      <w:r w:rsidR="001E3FD7" w:rsidRPr="00D91EF5">
        <w:t xml:space="preserve"> </w:t>
      </w:r>
      <w:proofErr w:type="spellStart"/>
      <w:r w:rsidR="001E3FD7" w:rsidRPr="00D91EF5">
        <w:t>Quốc</w:t>
      </w:r>
      <w:proofErr w:type="spellEnd"/>
      <w:r w:rsidR="001E3FD7" w:rsidRPr="00D91EF5">
        <w:t xml:space="preserve"> </w:t>
      </w:r>
      <w:proofErr w:type="spellStart"/>
      <w:r w:rsidR="001E3FD7" w:rsidRPr="00D91EF5">
        <w:t>ngữ</w:t>
      </w:r>
      <w:proofErr w:type="spellEnd"/>
      <w:r w:rsidR="001E3FD7" w:rsidRPr="00D91EF5">
        <w:t xml:space="preserve"> </w:t>
      </w:r>
      <w:proofErr w:type="spellStart"/>
      <w:r w:rsidR="001E3FD7" w:rsidRPr="00D91EF5">
        <w:t>từ</w:t>
      </w:r>
      <w:proofErr w:type="spellEnd"/>
      <w:r w:rsidR="001E3FD7" w:rsidRPr="00D91EF5">
        <w:t xml:space="preserve"> </w:t>
      </w:r>
      <w:proofErr w:type="spellStart"/>
      <w:r w:rsidR="001E3FD7" w:rsidRPr="00D91EF5">
        <w:t>một</w:t>
      </w:r>
      <w:proofErr w:type="spellEnd"/>
      <w:r w:rsidR="001E3FD7" w:rsidRPr="00D91EF5">
        <w:t xml:space="preserve"> </w:t>
      </w:r>
      <w:proofErr w:type="spellStart"/>
      <w:r w:rsidR="001E3FD7" w:rsidRPr="00D91EF5">
        <w:t>trang</w:t>
      </w:r>
      <w:proofErr w:type="spellEnd"/>
      <w:r w:rsidR="001E3FD7" w:rsidRPr="00D91EF5">
        <w:t xml:space="preserve"> web </w:t>
      </w:r>
      <w:r w:rsidR="00EE0E13" w:rsidRPr="00D91EF5">
        <w:t>(</w:t>
      </w:r>
      <w:proofErr w:type="spellStart"/>
      <w:r w:rsidR="00EE0E13" w:rsidRPr="00D91EF5">
        <w:t>hình</w:t>
      </w:r>
      <w:proofErr w:type="spellEnd"/>
      <w:r w:rsidR="00EE0E13" w:rsidRPr="00D91EF5">
        <w:t xml:space="preserve"> 3.1.1) </w:t>
      </w:r>
      <w:proofErr w:type="spellStart"/>
      <w:r w:rsidR="001E3FD7" w:rsidRPr="00D91EF5">
        <w:t>với</w:t>
      </w:r>
      <w:proofErr w:type="spellEnd"/>
      <w:r w:rsidR="001E3FD7" w:rsidRPr="00D91EF5">
        <w:t xml:space="preserve"> </w:t>
      </w:r>
      <w:proofErr w:type="spellStart"/>
      <w:r w:rsidR="001E3FD7" w:rsidRPr="00D91EF5">
        <w:t>các</w:t>
      </w:r>
      <w:proofErr w:type="spellEnd"/>
      <w:r w:rsidR="001E3FD7" w:rsidRPr="00D91EF5">
        <w:t xml:space="preserve"> </w:t>
      </w:r>
      <w:proofErr w:type="spellStart"/>
      <w:r w:rsidR="001E3FD7" w:rsidRPr="00D91EF5">
        <w:t>bước</w:t>
      </w:r>
      <w:proofErr w:type="spellEnd"/>
      <w:r w:rsidR="001E3FD7" w:rsidRPr="00D91EF5">
        <w:t xml:space="preserve"> </w:t>
      </w:r>
      <w:proofErr w:type="spellStart"/>
      <w:r w:rsidR="001E3FD7" w:rsidRPr="00D91EF5">
        <w:t>chính</w:t>
      </w:r>
      <w:proofErr w:type="spellEnd"/>
      <w:r w:rsidR="001E3FD7" w:rsidRPr="00D91EF5">
        <w:t xml:space="preserve"> bao </w:t>
      </w:r>
      <w:proofErr w:type="spellStart"/>
      <w:r w:rsidR="001E3FD7" w:rsidRPr="00D91EF5">
        <w:t>gồm</w:t>
      </w:r>
      <w:proofErr w:type="spellEnd"/>
      <w:r w:rsidR="001E3FD7" w:rsidRPr="00D91EF5">
        <w:t>:</w:t>
      </w:r>
      <w:r w:rsidR="00A07726" w:rsidRPr="00D91EF5">
        <w:t xml:space="preserve"> </w:t>
      </w:r>
      <w:proofErr w:type="spellStart"/>
      <w:r w:rsidR="002D6295" w:rsidRPr="00D91EF5">
        <w:t>đầu</w:t>
      </w:r>
      <w:proofErr w:type="spellEnd"/>
      <w:r w:rsidR="002D6295" w:rsidRPr="00D91EF5">
        <w:t xml:space="preserve"> </w:t>
      </w:r>
      <w:proofErr w:type="spellStart"/>
      <w:r w:rsidR="002D6295" w:rsidRPr="00D91EF5">
        <w:t>tiên</w:t>
      </w:r>
      <w:proofErr w:type="spellEnd"/>
      <w:r w:rsidR="002D6295" w:rsidRPr="00D91EF5">
        <w:t xml:space="preserve">, </w:t>
      </w:r>
      <w:proofErr w:type="spellStart"/>
      <w:r w:rsidR="002D6295" w:rsidRPr="00D91EF5">
        <w:t>chúng</w:t>
      </w:r>
      <w:proofErr w:type="spellEnd"/>
      <w:r w:rsidR="002D6295" w:rsidRPr="00D91EF5">
        <w:t xml:space="preserve"> </w:t>
      </w:r>
      <w:proofErr w:type="spellStart"/>
      <w:r w:rsidR="002D6295" w:rsidRPr="00D91EF5">
        <w:t>em</w:t>
      </w:r>
      <w:proofErr w:type="spellEnd"/>
      <w:r w:rsidR="002D6295" w:rsidRPr="00D91EF5">
        <w:t xml:space="preserve"> </w:t>
      </w:r>
      <w:proofErr w:type="spellStart"/>
      <w:r w:rsidR="002D6295" w:rsidRPr="00D91EF5">
        <w:t>thực</w:t>
      </w:r>
      <w:proofErr w:type="spellEnd"/>
      <w:r w:rsidR="002D6295" w:rsidRPr="00D91EF5">
        <w:t xml:space="preserve"> </w:t>
      </w:r>
      <w:proofErr w:type="spellStart"/>
      <w:r w:rsidR="002D6295" w:rsidRPr="00D91EF5">
        <w:t>hiện</w:t>
      </w:r>
      <w:proofErr w:type="spellEnd"/>
      <w:r w:rsidR="002D6295" w:rsidRPr="00D91EF5">
        <w:t xml:space="preserve"> </w:t>
      </w:r>
      <w:proofErr w:type="spellStart"/>
      <w:r w:rsidR="00A07726" w:rsidRPr="00D91EF5">
        <w:t>thu</w:t>
      </w:r>
      <w:proofErr w:type="spellEnd"/>
      <w:r w:rsidR="00A07726" w:rsidRPr="00D91EF5">
        <w:t xml:space="preserve"> </w:t>
      </w:r>
      <w:proofErr w:type="spellStart"/>
      <w:r w:rsidR="00A07726" w:rsidRPr="00D91EF5">
        <w:t>thập</w:t>
      </w:r>
      <w:proofErr w:type="spellEnd"/>
      <w:r w:rsidR="00A07726" w:rsidRPr="00D91EF5">
        <w:t xml:space="preserve"> </w:t>
      </w:r>
      <w:proofErr w:type="spellStart"/>
      <w:r w:rsidR="00A07726" w:rsidRPr="00D91EF5">
        <w:t>các</w:t>
      </w:r>
      <w:proofErr w:type="spellEnd"/>
      <w:r w:rsidR="00A07726" w:rsidRPr="00D91EF5">
        <w:t xml:space="preserve"> </w:t>
      </w:r>
      <w:proofErr w:type="spellStart"/>
      <w:r w:rsidR="00A07726" w:rsidRPr="00D91EF5">
        <w:t>đường</w:t>
      </w:r>
      <w:proofErr w:type="spellEnd"/>
      <w:r w:rsidR="00A07726" w:rsidRPr="00D91EF5">
        <w:t xml:space="preserve"> </w:t>
      </w:r>
      <w:proofErr w:type="spellStart"/>
      <w:r w:rsidR="00A07726" w:rsidRPr="00D91EF5">
        <w:t>dẫn</w:t>
      </w:r>
      <w:proofErr w:type="spellEnd"/>
      <w:r w:rsidR="00A07726" w:rsidRPr="00D91EF5">
        <w:t xml:space="preserve"> </w:t>
      </w:r>
      <w:proofErr w:type="spellStart"/>
      <w:r w:rsidR="00A07726" w:rsidRPr="00D91EF5">
        <w:t>liên</w:t>
      </w:r>
      <w:proofErr w:type="spellEnd"/>
      <w:r w:rsidR="00A07726" w:rsidRPr="00D91EF5">
        <w:t xml:space="preserve"> </w:t>
      </w:r>
      <w:proofErr w:type="spellStart"/>
      <w:r w:rsidR="00A07726" w:rsidRPr="00D91EF5">
        <w:t>quan</w:t>
      </w:r>
      <w:proofErr w:type="spellEnd"/>
      <w:r w:rsidR="00A07726" w:rsidRPr="00D91EF5">
        <w:t xml:space="preserve"> </w:t>
      </w:r>
      <w:proofErr w:type="spellStart"/>
      <w:r w:rsidR="00A07726" w:rsidRPr="00D91EF5">
        <w:t>từ</w:t>
      </w:r>
      <w:proofErr w:type="spellEnd"/>
      <w:r w:rsidR="00A07726" w:rsidRPr="00D91EF5">
        <w:t xml:space="preserve"> </w:t>
      </w:r>
      <w:proofErr w:type="spellStart"/>
      <w:r w:rsidR="00A07726" w:rsidRPr="00D91EF5">
        <w:t>đường</w:t>
      </w:r>
      <w:proofErr w:type="spellEnd"/>
      <w:r w:rsidR="00A07726" w:rsidRPr="00D91EF5">
        <w:t xml:space="preserve"> </w:t>
      </w:r>
      <w:proofErr w:type="spellStart"/>
      <w:r w:rsidR="00A07726" w:rsidRPr="00D91EF5">
        <w:t>dẫn</w:t>
      </w:r>
      <w:proofErr w:type="spellEnd"/>
      <w:r w:rsidR="00A07726" w:rsidRPr="00D91EF5">
        <w:t xml:space="preserve"> </w:t>
      </w:r>
      <w:proofErr w:type="spellStart"/>
      <w:r w:rsidR="00A07726" w:rsidRPr="00D91EF5">
        <w:t>trang</w:t>
      </w:r>
      <w:proofErr w:type="spellEnd"/>
      <w:r w:rsidR="00A07726" w:rsidRPr="00D91EF5">
        <w:t xml:space="preserve"> web </w:t>
      </w:r>
      <w:proofErr w:type="spellStart"/>
      <w:r w:rsidR="00A07726" w:rsidRPr="00D91EF5">
        <w:t>đầu</w:t>
      </w:r>
      <w:proofErr w:type="spellEnd"/>
      <w:r w:rsidR="00A07726" w:rsidRPr="00D91EF5">
        <w:t xml:space="preserve"> </w:t>
      </w:r>
      <w:proofErr w:type="spellStart"/>
      <w:r w:rsidR="00A07726" w:rsidRPr="00D91EF5">
        <w:t>vào</w:t>
      </w:r>
      <w:proofErr w:type="spellEnd"/>
      <w:r w:rsidR="00A07726" w:rsidRPr="00D91EF5">
        <w:t xml:space="preserve">, </w:t>
      </w:r>
      <w:proofErr w:type="spellStart"/>
      <w:r w:rsidR="002D6295" w:rsidRPr="00D91EF5">
        <w:t>tiếp</w:t>
      </w:r>
      <w:proofErr w:type="spellEnd"/>
      <w:r w:rsidR="002D6295" w:rsidRPr="00D91EF5">
        <w:t xml:space="preserve"> </w:t>
      </w:r>
      <w:proofErr w:type="spellStart"/>
      <w:r w:rsidR="002D6295" w:rsidRPr="00D91EF5">
        <w:t>theo</w:t>
      </w:r>
      <w:proofErr w:type="spellEnd"/>
      <w:r w:rsidR="002D6295" w:rsidRPr="00D91EF5">
        <w:t xml:space="preserve"> </w:t>
      </w:r>
      <w:proofErr w:type="spellStart"/>
      <w:r w:rsidR="002D6295" w:rsidRPr="00D91EF5">
        <w:t>chúng</w:t>
      </w:r>
      <w:proofErr w:type="spellEnd"/>
      <w:r w:rsidR="002D6295" w:rsidRPr="00D91EF5">
        <w:t xml:space="preserve"> </w:t>
      </w:r>
      <w:proofErr w:type="spellStart"/>
      <w:r w:rsidR="002D6295" w:rsidRPr="00D91EF5">
        <w:t>em</w:t>
      </w:r>
      <w:proofErr w:type="spellEnd"/>
      <w:r w:rsidR="002D6295" w:rsidRPr="00D91EF5">
        <w:t xml:space="preserve"> </w:t>
      </w:r>
      <w:proofErr w:type="spellStart"/>
      <w:r w:rsidR="002D6295" w:rsidRPr="00D91EF5">
        <w:t>thực</w:t>
      </w:r>
      <w:proofErr w:type="spellEnd"/>
      <w:r w:rsidR="002D6295" w:rsidRPr="00D91EF5">
        <w:t xml:space="preserve"> </w:t>
      </w:r>
      <w:proofErr w:type="spellStart"/>
      <w:r w:rsidR="002D6295" w:rsidRPr="00D91EF5">
        <w:t>hiện</w:t>
      </w:r>
      <w:proofErr w:type="spellEnd"/>
      <w:r w:rsidR="002D6295" w:rsidRPr="00D91EF5">
        <w:t xml:space="preserve"> </w:t>
      </w:r>
      <w:proofErr w:type="spellStart"/>
      <w:r w:rsidR="002D6295" w:rsidRPr="00D91EF5">
        <w:t>hai</w:t>
      </w:r>
      <w:proofErr w:type="spellEnd"/>
      <w:r w:rsidR="002D6295" w:rsidRPr="00D91EF5">
        <w:t xml:space="preserve"> </w:t>
      </w:r>
      <w:proofErr w:type="spellStart"/>
      <w:r w:rsidR="006F0F07" w:rsidRPr="00D91EF5">
        <w:t>tác</w:t>
      </w:r>
      <w:proofErr w:type="spellEnd"/>
      <w:r w:rsidR="006F0F07" w:rsidRPr="00D91EF5">
        <w:t xml:space="preserve"> </w:t>
      </w:r>
      <w:proofErr w:type="spellStart"/>
      <w:r w:rsidR="006F0F07" w:rsidRPr="00D91EF5">
        <w:t>vụ</w:t>
      </w:r>
      <w:proofErr w:type="spellEnd"/>
      <w:r w:rsidR="006F0F07" w:rsidRPr="00D91EF5">
        <w:t xml:space="preserve">, </w:t>
      </w:r>
      <w:proofErr w:type="spellStart"/>
      <w:r w:rsidR="006F0F07" w:rsidRPr="00D91EF5">
        <w:t>một</w:t>
      </w:r>
      <w:proofErr w:type="spellEnd"/>
      <w:r w:rsidR="006F0F07" w:rsidRPr="00D91EF5">
        <w:t xml:space="preserve"> </w:t>
      </w:r>
      <w:proofErr w:type="spellStart"/>
      <w:r w:rsidR="006F0F07" w:rsidRPr="00D91EF5">
        <w:t>là</w:t>
      </w:r>
      <w:proofErr w:type="spellEnd"/>
      <w:r w:rsidR="006F0F07" w:rsidRPr="00D91EF5">
        <w:t xml:space="preserve"> </w:t>
      </w:r>
      <w:proofErr w:type="spellStart"/>
      <w:r w:rsidR="006F0F07" w:rsidRPr="00D91EF5">
        <w:t>tải</w:t>
      </w:r>
      <w:proofErr w:type="spellEnd"/>
      <w:r w:rsidR="006F0F07" w:rsidRPr="00D91EF5">
        <w:t xml:space="preserve"> </w:t>
      </w:r>
      <w:proofErr w:type="spellStart"/>
      <w:r w:rsidR="006F0F07" w:rsidRPr="00D91EF5">
        <w:t>nội</w:t>
      </w:r>
      <w:proofErr w:type="spellEnd"/>
      <w:r w:rsidR="006F0F07" w:rsidRPr="00D91EF5">
        <w:t xml:space="preserve"> dung </w:t>
      </w:r>
      <w:proofErr w:type="spellStart"/>
      <w:r w:rsidR="006F0F07" w:rsidRPr="00D91EF5">
        <w:t>các</w:t>
      </w:r>
      <w:proofErr w:type="spellEnd"/>
      <w:r w:rsidR="006F0F07" w:rsidRPr="00D91EF5">
        <w:t xml:space="preserve"> </w:t>
      </w:r>
      <w:proofErr w:type="spellStart"/>
      <w:r w:rsidR="006F0F07" w:rsidRPr="00D91EF5">
        <w:t>tệp</w:t>
      </w:r>
      <w:proofErr w:type="spellEnd"/>
      <w:r w:rsidR="006F0F07" w:rsidRPr="00D91EF5">
        <w:t xml:space="preserve"> HTML, </w:t>
      </w:r>
      <w:proofErr w:type="spellStart"/>
      <w:r w:rsidR="006F0F07" w:rsidRPr="00D91EF5">
        <w:t>hai</w:t>
      </w:r>
      <w:proofErr w:type="spellEnd"/>
      <w:r w:rsidR="006F0F07" w:rsidRPr="00D91EF5">
        <w:t xml:space="preserve"> </w:t>
      </w:r>
      <w:proofErr w:type="spellStart"/>
      <w:r w:rsidR="006F0F07" w:rsidRPr="00D91EF5">
        <w:t>là</w:t>
      </w:r>
      <w:proofErr w:type="spellEnd"/>
      <w:r w:rsidR="006F0F07" w:rsidRPr="00D91EF5">
        <w:t xml:space="preserve"> </w:t>
      </w:r>
      <w:proofErr w:type="spellStart"/>
      <w:r w:rsidR="006F0F07" w:rsidRPr="00D91EF5">
        <w:t>thu</w:t>
      </w:r>
      <w:proofErr w:type="spellEnd"/>
      <w:r w:rsidR="006F0F07" w:rsidRPr="00D91EF5">
        <w:t xml:space="preserve"> </w:t>
      </w:r>
      <w:proofErr w:type="spellStart"/>
      <w:r w:rsidR="006F0F07" w:rsidRPr="00D91EF5">
        <w:t>thập</w:t>
      </w:r>
      <w:proofErr w:type="spellEnd"/>
      <w:r w:rsidR="006F0F07" w:rsidRPr="00D91EF5">
        <w:t xml:space="preserve"> </w:t>
      </w:r>
      <w:proofErr w:type="spellStart"/>
      <w:r w:rsidR="006F0F07" w:rsidRPr="00D91EF5">
        <w:t>hình</w:t>
      </w:r>
      <w:proofErr w:type="spellEnd"/>
      <w:r w:rsidR="006F0F07" w:rsidRPr="00D91EF5">
        <w:t xml:space="preserve"> </w:t>
      </w:r>
      <w:proofErr w:type="spellStart"/>
      <w:r w:rsidR="006F0F07" w:rsidRPr="00D91EF5">
        <w:t>ảnh</w:t>
      </w:r>
      <w:proofErr w:type="spellEnd"/>
      <w:r w:rsidR="006F0F07" w:rsidRPr="00D91EF5">
        <w:t xml:space="preserve"> </w:t>
      </w:r>
      <w:proofErr w:type="spellStart"/>
      <w:r w:rsidR="006F0F07" w:rsidRPr="00D91EF5">
        <w:t>từ</w:t>
      </w:r>
      <w:proofErr w:type="spellEnd"/>
      <w:r w:rsidR="006F0F07" w:rsidRPr="00D91EF5">
        <w:t xml:space="preserve"> </w:t>
      </w:r>
      <w:proofErr w:type="spellStart"/>
      <w:r w:rsidR="006F0F07" w:rsidRPr="00D91EF5">
        <w:t>các</w:t>
      </w:r>
      <w:proofErr w:type="spellEnd"/>
      <w:r w:rsidR="006F0F07" w:rsidRPr="00D91EF5">
        <w:t xml:space="preserve"> </w:t>
      </w:r>
      <w:proofErr w:type="spellStart"/>
      <w:r w:rsidR="006F0F07" w:rsidRPr="00D91EF5">
        <w:t>đường</w:t>
      </w:r>
      <w:proofErr w:type="spellEnd"/>
      <w:r w:rsidR="006F0F07" w:rsidRPr="00D91EF5">
        <w:t xml:space="preserve"> </w:t>
      </w:r>
      <w:proofErr w:type="spellStart"/>
      <w:r w:rsidR="006F0F07" w:rsidRPr="00D91EF5">
        <w:t>dẫn</w:t>
      </w:r>
      <w:proofErr w:type="spellEnd"/>
      <w:r w:rsidR="006F0F07" w:rsidRPr="00D91EF5">
        <w:t xml:space="preserve"> </w:t>
      </w:r>
      <w:proofErr w:type="spellStart"/>
      <w:r w:rsidR="006F0F07" w:rsidRPr="00D91EF5">
        <w:t>vừa</w:t>
      </w:r>
      <w:proofErr w:type="spellEnd"/>
      <w:r w:rsidR="006F0F07" w:rsidRPr="00D91EF5">
        <w:t xml:space="preserve"> </w:t>
      </w:r>
      <w:proofErr w:type="spellStart"/>
      <w:r w:rsidR="006F0F07" w:rsidRPr="00D91EF5">
        <w:t>thu</w:t>
      </w:r>
      <w:proofErr w:type="spellEnd"/>
      <w:r w:rsidR="006F0F07" w:rsidRPr="00D91EF5">
        <w:t xml:space="preserve"> </w:t>
      </w:r>
      <w:proofErr w:type="spellStart"/>
      <w:r w:rsidR="006F0F07" w:rsidRPr="00D91EF5">
        <w:t>thập</w:t>
      </w:r>
      <w:proofErr w:type="spellEnd"/>
      <w:r w:rsidR="006F0F07" w:rsidRPr="00D91EF5">
        <w:t xml:space="preserve"> </w:t>
      </w:r>
      <w:proofErr w:type="spellStart"/>
      <w:r w:rsidR="006F0F07" w:rsidRPr="00D91EF5">
        <w:t>được</w:t>
      </w:r>
      <w:proofErr w:type="spellEnd"/>
      <w:r w:rsidR="006F0F07" w:rsidRPr="00D91EF5">
        <w:t xml:space="preserve">. </w:t>
      </w:r>
      <w:proofErr w:type="spellStart"/>
      <w:r w:rsidR="006F0F07" w:rsidRPr="00D91EF5">
        <w:t>Đối</w:t>
      </w:r>
      <w:proofErr w:type="spellEnd"/>
      <w:r w:rsidR="006F0F07" w:rsidRPr="00D91EF5">
        <w:t xml:space="preserve"> </w:t>
      </w:r>
      <w:proofErr w:type="spellStart"/>
      <w:r w:rsidR="006F0F07" w:rsidRPr="00D91EF5">
        <w:t>với</w:t>
      </w:r>
      <w:proofErr w:type="spellEnd"/>
      <w:r w:rsidR="006F0F07" w:rsidRPr="00D91EF5">
        <w:t xml:space="preserve"> </w:t>
      </w:r>
      <w:proofErr w:type="spellStart"/>
      <w:r w:rsidR="006F0F07" w:rsidRPr="00D91EF5">
        <w:t>các</w:t>
      </w:r>
      <w:proofErr w:type="spellEnd"/>
      <w:r w:rsidR="006F0F07" w:rsidRPr="00D91EF5">
        <w:t xml:space="preserve"> </w:t>
      </w:r>
      <w:proofErr w:type="spellStart"/>
      <w:r w:rsidR="006F0F07" w:rsidRPr="00D91EF5">
        <w:t>tệp</w:t>
      </w:r>
      <w:proofErr w:type="spellEnd"/>
      <w:r w:rsidR="006F0F07" w:rsidRPr="00D91EF5">
        <w:t xml:space="preserve"> HTML </w:t>
      </w:r>
      <w:proofErr w:type="spellStart"/>
      <w:r w:rsidR="006F0F07" w:rsidRPr="00D91EF5">
        <w:t>thu</w:t>
      </w:r>
      <w:proofErr w:type="spellEnd"/>
      <w:r w:rsidR="006F0F07" w:rsidRPr="00D91EF5">
        <w:t xml:space="preserve"> </w:t>
      </w:r>
      <w:proofErr w:type="spellStart"/>
      <w:r w:rsidR="006F0F07" w:rsidRPr="00D91EF5">
        <w:t>thập</w:t>
      </w:r>
      <w:proofErr w:type="spellEnd"/>
      <w:r w:rsidR="006F0F07" w:rsidRPr="00D91EF5">
        <w:t xml:space="preserve"> </w:t>
      </w:r>
      <w:proofErr w:type="spellStart"/>
      <w:r w:rsidR="006F0F07" w:rsidRPr="00D91EF5">
        <w:t>được</w:t>
      </w:r>
      <w:proofErr w:type="spellEnd"/>
      <w:r w:rsidR="006F0F07" w:rsidRPr="00D91EF5">
        <w:t xml:space="preserve">, </w:t>
      </w:r>
      <w:proofErr w:type="spellStart"/>
      <w:r w:rsidR="006F0F07" w:rsidRPr="00D91EF5">
        <w:t>chúng</w:t>
      </w:r>
      <w:proofErr w:type="spellEnd"/>
      <w:r w:rsidR="006F0F07" w:rsidRPr="00D91EF5">
        <w:t xml:space="preserve"> </w:t>
      </w:r>
      <w:proofErr w:type="spellStart"/>
      <w:r w:rsidR="006F0F07" w:rsidRPr="00D91EF5">
        <w:t>em</w:t>
      </w:r>
      <w:proofErr w:type="spellEnd"/>
      <w:r w:rsidR="006F0F07" w:rsidRPr="00D91EF5">
        <w:t xml:space="preserve"> </w:t>
      </w:r>
      <w:proofErr w:type="spellStart"/>
      <w:r w:rsidR="006F0F07" w:rsidRPr="00D91EF5">
        <w:t>tiếp</w:t>
      </w:r>
      <w:proofErr w:type="spellEnd"/>
      <w:r w:rsidR="006F0F07" w:rsidRPr="00D91EF5">
        <w:t xml:space="preserve"> </w:t>
      </w:r>
      <w:proofErr w:type="spellStart"/>
      <w:r w:rsidR="006F0F07" w:rsidRPr="00D91EF5">
        <w:t>tục</w:t>
      </w:r>
      <w:proofErr w:type="spellEnd"/>
      <w:r w:rsidR="006F0F07" w:rsidRPr="00D91EF5">
        <w:t xml:space="preserve"> </w:t>
      </w:r>
      <w:proofErr w:type="spellStart"/>
      <w:r w:rsidR="006F0F07" w:rsidRPr="00D91EF5">
        <w:t>tiến</w:t>
      </w:r>
      <w:proofErr w:type="spellEnd"/>
      <w:r w:rsidR="006F0F07" w:rsidRPr="00D91EF5">
        <w:t xml:space="preserve"> </w:t>
      </w:r>
      <w:proofErr w:type="spellStart"/>
      <w:r w:rsidR="006F0F07" w:rsidRPr="00D91EF5">
        <w:t>hành</w:t>
      </w:r>
      <w:proofErr w:type="spellEnd"/>
      <w:r w:rsidR="006F0F07" w:rsidRPr="00D91EF5">
        <w:t xml:space="preserve"> </w:t>
      </w:r>
      <w:proofErr w:type="spellStart"/>
      <w:r w:rsidR="006F0F07" w:rsidRPr="00D91EF5">
        <w:t>thu</w:t>
      </w:r>
      <w:proofErr w:type="spellEnd"/>
      <w:r w:rsidR="006F0F07" w:rsidRPr="00D91EF5">
        <w:t xml:space="preserve"> </w:t>
      </w:r>
      <w:proofErr w:type="spellStart"/>
      <w:r w:rsidR="006F0F07" w:rsidRPr="00D91EF5">
        <w:t>thập</w:t>
      </w:r>
      <w:proofErr w:type="spellEnd"/>
      <w:r w:rsidR="006F0F07" w:rsidRPr="00D91EF5">
        <w:t xml:space="preserve"> </w:t>
      </w:r>
      <w:proofErr w:type="spellStart"/>
      <w:r w:rsidR="00382C69" w:rsidRPr="00D91EF5">
        <w:t>nội</w:t>
      </w:r>
      <w:proofErr w:type="spellEnd"/>
      <w:r w:rsidR="00382C69" w:rsidRPr="00D91EF5">
        <w:t xml:space="preserve"> dung </w:t>
      </w:r>
      <w:proofErr w:type="spellStart"/>
      <w:r w:rsidR="00382C69" w:rsidRPr="00D91EF5">
        <w:t>cần</w:t>
      </w:r>
      <w:proofErr w:type="spellEnd"/>
      <w:r w:rsidR="00382C69" w:rsidRPr="00D91EF5">
        <w:t xml:space="preserve"> </w:t>
      </w:r>
      <w:proofErr w:type="spellStart"/>
      <w:r w:rsidR="00382C69" w:rsidRPr="00D91EF5">
        <w:t>thiết</w:t>
      </w:r>
      <w:proofErr w:type="spellEnd"/>
      <w:r w:rsidR="00382C69" w:rsidRPr="00D91EF5">
        <w:t xml:space="preserve"> </w:t>
      </w:r>
      <w:proofErr w:type="spellStart"/>
      <w:r w:rsidR="00382C69" w:rsidRPr="00D91EF5">
        <w:t>trong</w:t>
      </w:r>
      <w:proofErr w:type="spellEnd"/>
      <w:r w:rsidR="00382C69" w:rsidRPr="00D91EF5">
        <w:t xml:space="preserve"> </w:t>
      </w:r>
      <w:proofErr w:type="spellStart"/>
      <w:r w:rsidR="00382C69" w:rsidRPr="00D91EF5">
        <w:t>các</w:t>
      </w:r>
      <w:proofErr w:type="spellEnd"/>
      <w:r w:rsidR="00382C69" w:rsidRPr="00D91EF5">
        <w:t xml:space="preserve"> tag. </w:t>
      </w:r>
      <w:proofErr w:type="spellStart"/>
      <w:r w:rsidR="00382C69" w:rsidRPr="00D91EF5">
        <w:t>Đối</w:t>
      </w:r>
      <w:proofErr w:type="spellEnd"/>
      <w:r w:rsidR="00382C69" w:rsidRPr="00D91EF5">
        <w:t xml:space="preserve"> </w:t>
      </w:r>
      <w:proofErr w:type="spellStart"/>
      <w:r w:rsidR="00382C69" w:rsidRPr="00D91EF5">
        <w:t>với</w:t>
      </w:r>
      <w:proofErr w:type="spellEnd"/>
      <w:r w:rsidR="00382C69" w:rsidRPr="00D91EF5">
        <w:t xml:space="preserve"> </w:t>
      </w:r>
      <w:proofErr w:type="spellStart"/>
      <w:r w:rsidR="00382C69" w:rsidRPr="00D91EF5">
        <w:t>các</w:t>
      </w:r>
      <w:proofErr w:type="spellEnd"/>
      <w:r w:rsidR="00382C69" w:rsidRPr="00D91EF5">
        <w:t xml:space="preserve"> </w:t>
      </w:r>
      <w:proofErr w:type="spellStart"/>
      <w:r w:rsidR="00382C69" w:rsidRPr="00D91EF5">
        <w:t>hình</w:t>
      </w:r>
      <w:proofErr w:type="spellEnd"/>
      <w:r w:rsidR="00382C69" w:rsidRPr="00D91EF5">
        <w:t xml:space="preserve"> </w:t>
      </w:r>
      <w:proofErr w:type="spellStart"/>
      <w:r w:rsidR="00382C69" w:rsidRPr="00D91EF5">
        <w:t>ảnh</w:t>
      </w:r>
      <w:proofErr w:type="spellEnd"/>
      <w:r w:rsidR="00382C69" w:rsidRPr="00D91EF5">
        <w:t xml:space="preserve"> </w:t>
      </w:r>
      <w:proofErr w:type="spellStart"/>
      <w:r w:rsidR="00382C69" w:rsidRPr="00D91EF5">
        <w:t>thu</w:t>
      </w:r>
      <w:proofErr w:type="spellEnd"/>
      <w:r w:rsidR="00382C69" w:rsidRPr="00D91EF5">
        <w:t xml:space="preserve"> </w:t>
      </w:r>
      <w:proofErr w:type="spellStart"/>
      <w:r w:rsidR="00382C69" w:rsidRPr="00D91EF5">
        <w:t>thập</w:t>
      </w:r>
      <w:proofErr w:type="spellEnd"/>
      <w:r w:rsidR="00382C69" w:rsidRPr="00D91EF5">
        <w:t xml:space="preserve"> </w:t>
      </w:r>
      <w:proofErr w:type="spellStart"/>
      <w:r w:rsidR="00382C69" w:rsidRPr="00D91EF5">
        <w:t>được</w:t>
      </w:r>
      <w:proofErr w:type="spellEnd"/>
      <w:r w:rsidR="00382C69" w:rsidRPr="00D91EF5">
        <w:t xml:space="preserve">, </w:t>
      </w:r>
      <w:proofErr w:type="spellStart"/>
      <w:r w:rsidR="00E90310" w:rsidRPr="00D91EF5">
        <w:t>chúng</w:t>
      </w:r>
      <w:proofErr w:type="spellEnd"/>
      <w:r w:rsidR="00E90310" w:rsidRPr="00D91EF5">
        <w:t xml:space="preserve"> </w:t>
      </w:r>
      <w:proofErr w:type="spellStart"/>
      <w:r w:rsidR="00E90310" w:rsidRPr="00D91EF5">
        <w:t>em</w:t>
      </w:r>
      <w:proofErr w:type="spellEnd"/>
      <w:r w:rsidR="00E90310" w:rsidRPr="00D91EF5">
        <w:t xml:space="preserve"> </w:t>
      </w:r>
      <w:proofErr w:type="spellStart"/>
      <w:r w:rsidR="005C3553" w:rsidRPr="00D91EF5">
        <w:t>dự</w:t>
      </w:r>
      <w:proofErr w:type="spellEnd"/>
      <w:r w:rsidR="005C3553" w:rsidRPr="00D91EF5">
        <w:t xml:space="preserve"> </w:t>
      </w:r>
      <w:proofErr w:type="spellStart"/>
      <w:r w:rsidR="005C3553" w:rsidRPr="00D91EF5">
        <w:t>định</w:t>
      </w:r>
      <w:proofErr w:type="spellEnd"/>
      <w:r w:rsidR="005C3553" w:rsidRPr="00D91EF5">
        <w:t xml:space="preserve"> </w:t>
      </w:r>
      <w:proofErr w:type="spellStart"/>
      <w:r w:rsidR="00E90310" w:rsidRPr="00D91EF5">
        <w:t>tiếp</w:t>
      </w:r>
      <w:proofErr w:type="spellEnd"/>
      <w:r w:rsidR="00E90310" w:rsidRPr="00D91EF5">
        <w:t xml:space="preserve"> </w:t>
      </w:r>
      <w:proofErr w:type="spellStart"/>
      <w:r w:rsidR="00E90310" w:rsidRPr="00D91EF5">
        <w:t>tục</w:t>
      </w:r>
      <w:proofErr w:type="spellEnd"/>
      <w:r w:rsidR="00E90310" w:rsidRPr="00D91EF5">
        <w:t xml:space="preserve"> </w:t>
      </w:r>
      <w:proofErr w:type="spellStart"/>
      <w:r w:rsidR="00E90310" w:rsidRPr="00D91EF5">
        <w:t>tiến</w:t>
      </w:r>
      <w:proofErr w:type="spellEnd"/>
      <w:r w:rsidR="00E90310" w:rsidRPr="00D91EF5">
        <w:t xml:space="preserve"> </w:t>
      </w:r>
      <w:proofErr w:type="spellStart"/>
      <w:r w:rsidR="00E90310" w:rsidRPr="00D91EF5">
        <w:t>hành</w:t>
      </w:r>
      <w:proofErr w:type="spellEnd"/>
      <w:r w:rsidR="00E90310" w:rsidRPr="00D91EF5">
        <w:t xml:space="preserve"> </w:t>
      </w:r>
      <w:proofErr w:type="spellStart"/>
      <w:r w:rsidR="005C3553" w:rsidRPr="00D91EF5">
        <w:t>trích</w:t>
      </w:r>
      <w:proofErr w:type="spellEnd"/>
      <w:r w:rsidR="005C3553" w:rsidRPr="00D91EF5">
        <w:t xml:space="preserve"> </w:t>
      </w:r>
      <w:proofErr w:type="spellStart"/>
      <w:r w:rsidR="005C3553" w:rsidRPr="00D91EF5">
        <w:t>xuất</w:t>
      </w:r>
      <w:proofErr w:type="spellEnd"/>
      <w:r w:rsidR="005C3553" w:rsidRPr="00D91EF5">
        <w:t xml:space="preserve"> </w:t>
      </w:r>
      <w:proofErr w:type="spellStart"/>
      <w:r w:rsidR="005C3553" w:rsidRPr="00D91EF5">
        <w:t>nội</w:t>
      </w:r>
      <w:proofErr w:type="spellEnd"/>
      <w:r w:rsidR="005C3553" w:rsidRPr="00D91EF5">
        <w:t xml:space="preserve"> dung </w:t>
      </w:r>
      <w:proofErr w:type="spellStart"/>
      <w:r w:rsidR="000B796F" w:rsidRPr="00D91EF5">
        <w:t>cần</w:t>
      </w:r>
      <w:proofErr w:type="spellEnd"/>
      <w:r w:rsidR="000B796F" w:rsidRPr="00D91EF5">
        <w:t xml:space="preserve"> </w:t>
      </w:r>
      <w:proofErr w:type="spellStart"/>
      <w:r w:rsidR="000B796F" w:rsidRPr="00D91EF5">
        <w:t>thiết</w:t>
      </w:r>
      <w:proofErr w:type="spellEnd"/>
      <w:r w:rsidR="000B796F" w:rsidRPr="00D91EF5">
        <w:t xml:space="preserve"> </w:t>
      </w:r>
      <w:proofErr w:type="spellStart"/>
      <w:r w:rsidR="000B796F" w:rsidRPr="00D91EF5">
        <w:t>từ</w:t>
      </w:r>
      <w:proofErr w:type="spellEnd"/>
      <w:r w:rsidR="000B796F" w:rsidRPr="00D91EF5">
        <w:t xml:space="preserve"> </w:t>
      </w:r>
      <w:proofErr w:type="spellStart"/>
      <w:r w:rsidR="000B796F" w:rsidRPr="00D91EF5">
        <w:t>hình</w:t>
      </w:r>
      <w:proofErr w:type="spellEnd"/>
      <w:r w:rsidR="000B796F" w:rsidRPr="00D91EF5">
        <w:t xml:space="preserve"> </w:t>
      </w:r>
      <w:proofErr w:type="spellStart"/>
      <w:r w:rsidR="000B796F" w:rsidRPr="00D91EF5">
        <w:t>ảnh</w:t>
      </w:r>
      <w:proofErr w:type="spellEnd"/>
      <w:r w:rsidR="000B796F" w:rsidRPr="00D91EF5">
        <w:t xml:space="preserve"> </w:t>
      </w:r>
      <w:proofErr w:type="spellStart"/>
      <w:r w:rsidR="000B796F" w:rsidRPr="00D91EF5">
        <w:t>vừa</w:t>
      </w:r>
      <w:proofErr w:type="spellEnd"/>
      <w:r w:rsidR="000B796F" w:rsidRPr="00D91EF5">
        <w:t xml:space="preserve"> </w:t>
      </w:r>
      <w:proofErr w:type="spellStart"/>
      <w:r w:rsidR="000B796F" w:rsidRPr="00D91EF5">
        <w:t>thu</w:t>
      </w:r>
      <w:proofErr w:type="spellEnd"/>
      <w:r w:rsidR="000B796F" w:rsidRPr="00D91EF5">
        <w:t xml:space="preserve"> </w:t>
      </w:r>
      <w:proofErr w:type="spellStart"/>
      <w:r w:rsidR="000B796F" w:rsidRPr="00D91EF5">
        <w:t>thập</w:t>
      </w:r>
      <w:proofErr w:type="spellEnd"/>
      <w:r w:rsidR="005F7A36" w:rsidRPr="00D91EF5">
        <w:t xml:space="preserve"> </w:t>
      </w:r>
      <w:proofErr w:type="spellStart"/>
      <w:r w:rsidR="005F7A36" w:rsidRPr="00D91EF5">
        <w:t>trong</w:t>
      </w:r>
      <w:proofErr w:type="spellEnd"/>
      <w:r w:rsidR="005F7A36" w:rsidRPr="00D91EF5">
        <w:t xml:space="preserve"> </w:t>
      </w:r>
      <w:proofErr w:type="spellStart"/>
      <w:r w:rsidR="005F7A36" w:rsidRPr="00D91EF5">
        <w:t>phần</w:t>
      </w:r>
      <w:proofErr w:type="spellEnd"/>
      <w:r w:rsidR="005F7A36" w:rsidRPr="00D91EF5">
        <w:t xml:space="preserve"> </w:t>
      </w:r>
      <w:proofErr w:type="spellStart"/>
      <w:r w:rsidR="005F7A36" w:rsidRPr="00D91EF5">
        <w:t>phát</w:t>
      </w:r>
      <w:proofErr w:type="spellEnd"/>
      <w:r w:rsidR="005F7A36" w:rsidRPr="00D91EF5">
        <w:t xml:space="preserve"> </w:t>
      </w:r>
      <w:proofErr w:type="spellStart"/>
      <w:r w:rsidR="005F7A36" w:rsidRPr="00D91EF5">
        <w:t>triển</w:t>
      </w:r>
      <w:proofErr w:type="spellEnd"/>
      <w:r w:rsidR="005F7A36" w:rsidRPr="00D91EF5">
        <w:t xml:space="preserve"> </w:t>
      </w:r>
      <w:proofErr w:type="spellStart"/>
      <w:r w:rsidR="005F7A36" w:rsidRPr="00D91EF5">
        <w:t>tiếp</w:t>
      </w:r>
      <w:proofErr w:type="spellEnd"/>
      <w:r w:rsidR="005F7A36" w:rsidRPr="00D91EF5">
        <w:t xml:space="preserve"> </w:t>
      </w:r>
      <w:proofErr w:type="spellStart"/>
      <w:r w:rsidR="005F7A36" w:rsidRPr="00D91EF5">
        <w:t>theo</w:t>
      </w:r>
      <w:proofErr w:type="spellEnd"/>
      <w:r w:rsidR="005F7A36" w:rsidRPr="00D91EF5">
        <w:t xml:space="preserve"> </w:t>
      </w:r>
      <w:proofErr w:type="spellStart"/>
      <w:r w:rsidR="00E323FC" w:rsidRPr="00D91EF5">
        <w:t>sau</w:t>
      </w:r>
      <w:proofErr w:type="spellEnd"/>
      <w:r w:rsidR="00E323FC" w:rsidRPr="00D91EF5">
        <w:t xml:space="preserve"> </w:t>
      </w:r>
      <w:proofErr w:type="spellStart"/>
      <w:r w:rsidR="00E323FC" w:rsidRPr="00D91EF5">
        <w:t>báo</w:t>
      </w:r>
      <w:proofErr w:type="spellEnd"/>
      <w:r w:rsidR="00E323FC" w:rsidRPr="00D91EF5">
        <w:t xml:space="preserve"> </w:t>
      </w:r>
      <w:proofErr w:type="spellStart"/>
      <w:r w:rsidR="00E323FC" w:rsidRPr="00D91EF5">
        <w:t>cáo</w:t>
      </w:r>
      <w:proofErr w:type="spellEnd"/>
      <w:r w:rsidR="00E323FC" w:rsidRPr="00D91EF5">
        <w:t xml:space="preserve"> </w:t>
      </w:r>
      <w:proofErr w:type="spellStart"/>
      <w:r w:rsidR="00E323FC" w:rsidRPr="00D91EF5">
        <w:t>này</w:t>
      </w:r>
      <w:proofErr w:type="spellEnd"/>
      <w:r w:rsidR="00E323FC" w:rsidRPr="00D91EF5">
        <w:t xml:space="preserve">. </w:t>
      </w:r>
      <w:proofErr w:type="spellStart"/>
      <w:r w:rsidR="00001D8E" w:rsidRPr="00D91EF5">
        <w:t>Các</w:t>
      </w:r>
      <w:proofErr w:type="spellEnd"/>
      <w:r w:rsidR="00001D8E" w:rsidRPr="00D91EF5">
        <w:t xml:space="preserve"> </w:t>
      </w:r>
      <w:proofErr w:type="spellStart"/>
      <w:r w:rsidR="00001D8E" w:rsidRPr="00D91EF5">
        <w:t>nội</w:t>
      </w:r>
      <w:proofErr w:type="spellEnd"/>
      <w:r w:rsidR="00001D8E" w:rsidRPr="00D91EF5">
        <w:t xml:space="preserve"> dung </w:t>
      </w:r>
      <w:proofErr w:type="spellStart"/>
      <w:r w:rsidR="00001D8E" w:rsidRPr="00D91EF5">
        <w:t>liên</w:t>
      </w:r>
      <w:proofErr w:type="spellEnd"/>
      <w:r w:rsidR="00001D8E" w:rsidRPr="00D91EF5">
        <w:t xml:space="preserve"> </w:t>
      </w:r>
      <w:proofErr w:type="spellStart"/>
      <w:r w:rsidR="00001D8E" w:rsidRPr="00D91EF5">
        <w:t>quan</w:t>
      </w:r>
      <w:proofErr w:type="spellEnd"/>
      <w:r w:rsidR="00001D8E" w:rsidRPr="00D91EF5">
        <w:t xml:space="preserve"> </w:t>
      </w:r>
      <w:proofErr w:type="spellStart"/>
      <w:r w:rsidR="00001D8E" w:rsidRPr="00D91EF5">
        <w:t>sau</w:t>
      </w:r>
      <w:proofErr w:type="spellEnd"/>
      <w:r w:rsidR="00001D8E" w:rsidRPr="00D91EF5">
        <w:t xml:space="preserve"> </w:t>
      </w:r>
      <w:proofErr w:type="spellStart"/>
      <w:r w:rsidR="00001D8E" w:rsidRPr="00D91EF5">
        <w:t>khi</w:t>
      </w:r>
      <w:proofErr w:type="spellEnd"/>
      <w:r w:rsidR="00001D8E" w:rsidRPr="00D91EF5">
        <w:t xml:space="preserve"> </w:t>
      </w:r>
      <w:proofErr w:type="spellStart"/>
      <w:r w:rsidR="00001D8E" w:rsidRPr="00D91EF5">
        <w:t>được</w:t>
      </w:r>
      <w:proofErr w:type="spellEnd"/>
      <w:r w:rsidR="00001D8E" w:rsidRPr="00D91EF5">
        <w:t xml:space="preserve"> </w:t>
      </w:r>
      <w:proofErr w:type="spellStart"/>
      <w:r w:rsidR="00001D8E" w:rsidRPr="00D91EF5">
        <w:t>thu</w:t>
      </w:r>
      <w:proofErr w:type="spellEnd"/>
      <w:r w:rsidR="00001D8E" w:rsidRPr="00D91EF5">
        <w:t xml:space="preserve"> </w:t>
      </w:r>
      <w:proofErr w:type="spellStart"/>
      <w:r w:rsidR="00001D8E" w:rsidRPr="00D91EF5">
        <w:t>thập</w:t>
      </w:r>
      <w:proofErr w:type="spellEnd"/>
      <w:r w:rsidR="00001D8E" w:rsidRPr="00D91EF5">
        <w:t xml:space="preserve"> </w:t>
      </w:r>
      <w:proofErr w:type="spellStart"/>
      <w:r w:rsidR="00001D8E" w:rsidRPr="00D91EF5">
        <w:t>sẽ</w:t>
      </w:r>
      <w:proofErr w:type="spellEnd"/>
      <w:r w:rsidR="00001D8E" w:rsidRPr="00D91EF5">
        <w:t xml:space="preserve"> </w:t>
      </w:r>
      <w:proofErr w:type="spellStart"/>
      <w:r w:rsidR="00EE0E13" w:rsidRPr="00D91EF5">
        <w:t>được</w:t>
      </w:r>
      <w:proofErr w:type="spellEnd"/>
      <w:r w:rsidR="00EE0E13" w:rsidRPr="00D91EF5">
        <w:t xml:space="preserve"> </w:t>
      </w:r>
      <w:proofErr w:type="spellStart"/>
      <w:r w:rsidR="00EE0E13" w:rsidRPr="00D91EF5">
        <w:t>đưa</w:t>
      </w:r>
      <w:proofErr w:type="spellEnd"/>
      <w:r w:rsidR="00EE0E13" w:rsidRPr="00D91EF5">
        <w:t xml:space="preserve"> qua </w:t>
      </w:r>
      <w:proofErr w:type="spellStart"/>
      <w:r w:rsidR="00EE0E13" w:rsidRPr="00D91EF5">
        <w:t>quá</w:t>
      </w:r>
      <w:proofErr w:type="spellEnd"/>
      <w:r w:rsidR="00EE0E13" w:rsidRPr="00D91EF5">
        <w:t xml:space="preserve"> </w:t>
      </w:r>
      <w:proofErr w:type="spellStart"/>
      <w:r w:rsidR="00EE0E13" w:rsidRPr="00D91EF5">
        <w:t>trình</w:t>
      </w:r>
      <w:proofErr w:type="spellEnd"/>
      <w:r w:rsidR="00EE0E13" w:rsidRPr="00D91EF5">
        <w:t xml:space="preserve"> </w:t>
      </w:r>
      <w:proofErr w:type="spellStart"/>
      <w:r w:rsidR="00EE0E13" w:rsidRPr="00D91EF5">
        <w:t>xử</w:t>
      </w:r>
      <w:proofErr w:type="spellEnd"/>
      <w:r w:rsidR="00EE0E13" w:rsidRPr="00D91EF5">
        <w:t xml:space="preserve"> </w:t>
      </w:r>
      <w:proofErr w:type="spellStart"/>
      <w:r w:rsidR="00EE0E13" w:rsidRPr="00D91EF5">
        <w:t>lý</w:t>
      </w:r>
      <w:proofErr w:type="spellEnd"/>
      <w:r w:rsidR="00EE0E13" w:rsidRPr="00D91EF5">
        <w:t xml:space="preserve"> </w:t>
      </w:r>
      <w:proofErr w:type="spellStart"/>
      <w:r w:rsidR="00EE0E13" w:rsidRPr="00D91EF5">
        <w:t>nội</w:t>
      </w:r>
      <w:proofErr w:type="spellEnd"/>
      <w:r w:rsidR="00EE0E13" w:rsidRPr="00D91EF5">
        <w:t xml:space="preserve"> dung </w:t>
      </w:r>
      <w:proofErr w:type="spellStart"/>
      <w:r w:rsidR="00EE0E13" w:rsidRPr="00D91EF5">
        <w:t>ngôn</w:t>
      </w:r>
      <w:proofErr w:type="spellEnd"/>
      <w:r w:rsidR="00EE0E13" w:rsidRPr="00D91EF5">
        <w:t xml:space="preserve"> </w:t>
      </w:r>
      <w:proofErr w:type="spellStart"/>
      <w:r w:rsidR="00EE0E13" w:rsidRPr="00D91EF5">
        <w:t>ngữ</w:t>
      </w:r>
      <w:proofErr w:type="spellEnd"/>
      <w:r w:rsidR="00EE0E13" w:rsidRPr="00D91EF5">
        <w:t xml:space="preserve"> (</w:t>
      </w:r>
      <w:proofErr w:type="spellStart"/>
      <w:r w:rsidR="00EE0E13" w:rsidRPr="00D91EF5">
        <w:t>hình</w:t>
      </w:r>
      <w:proofErr w:type="spellEnd"/>
      <w:r w:rsidR="00EE0E13" w:rsidRPr="00D91EF5">
        <w:t xml:space="preserve"> 3.1.2). </w:t>
      </w:r>
      <w:r w:rsidR="000A209C" w:rsidRPr="00D91EF5">
        <w:t xml:space="preserve">Sau </w:t>
      </w:r>
      <w:proofErr w:type="spellStart"/>
      <w:r w:rsidR="000A209C" w:rsidRPr="00D91EF5">
        <w:t>khi</w:t>
      </w:r>
      <w:proofErr w:type="spellEnd"/>
      <w:r w:rsidR="000A209C" w:rsidRPr="00D91EF5">
        <w:t xml:space="preserve"> </w:t>
      </w:r>
      <w:proofErr w:type="spellStart"/>
      <w:r w:rsidR="000A209C" w:rsidRPr="00D91EF5">
        <w:t>xử</w:t>
      </w:r>
      <w:proofErr w:type="spellEnd"/>
      <w:r w:rsidR="000A209C" w:rsidRPr="00D91EF5">
        <w:t xml:space="preserve"> </w:t>
      </w:r>
      <w:proofErr w:type="spellStart"/>
      <w:r w:rsidR="000A209C" w:rsidRPr="00D91EF5">
        <w:t>lý</w:t>
      </w:r>
      <w:proofErr w:type="spellEnd"/>
      <w:r w:rsidR="000A209C" w:rsidRPr="00D91EF5">
        <w:t xml:space="preserve"> </w:t>
      </w:r>
      <w:proofErr w:type="spellStart"/>
      <w:r w:rsidR="000A209C" w:rsidRPr="00D91EF5">
        <w:t>nội</w:t>
      </w:r>
      <w:proofErr w:type="spellEnd"/>
      <w:r w:rsidR="000A209C" w:rsidRPr="00D91EF5">
        <w:t xml:space="preserve"> dung </w:t>
      </w:r>
      <w:proofErr w:type="spellStart"/>
      <w:r w:rsidR="000A209C" w:rsidRPr="00D91EF5">
        <w:t>ngôn</w:t>
      </w:r>
      <w:proofErr w:type="spellEnd"/>
      <w:r w:rsidR="000A209C" w:rsidRPr="00D91EF5">
        <w:t xml:space="preserve"> </w:t>
      </w:r>
      <w:proofErr w:type="spellStart"/>
      <w:r w:rsidR="000A209C" w:rsidRPr="00D91EF5">
        <w:t>ngữ</w:t>
      </w:r>
      <w:proofErr w:type="spellEnd"/>
      <w:r w:rsidR="000A209C" w:rsidRPr="00D91EF5">
        <w:t xml:space="preserve">, </w:t>
      </w:r>
      <w:proofErr w:type="spellStart"/>
      <w:r w:rsidR="000A209C" w:rsidRPr="00D91EF5">
        <w:t>dữ</w:t>
      </w:r>
      <w:proofErr w:type="spellEnd"/>
      <w:r w:rsidR="000A209C" w:rsidRPr="00D91EF5">
        <w:t xml:space="preserve"> </w:t>
      </w:r>
      <w:proofErr w:type="spellStart"/>
      <w:r w:rsidR="000A209C" w:rsidRPr="00D91EF5">
        <w:t>liệu</w:t>
      </w:r>
      <w:proofErr w:type="spellEnd"/>
      <w:r w:rsidR="000A209C" w:rsidRPr="00D91EF5">
        <w:t xml:space="preserve"> </w:t>
      </w:r>
      <w:proofErr w:type="spellStart"/>
      <w:r w:rsidR="000A209C" w:rsidRPr="00D91EF5">
        <w:t>sẽ</w:t>
      </w:r>
      <w:proofErr w:type="spellEnd"/>
      <w:r w:rsidR="000A209C" w:rsidRPr="00D91EF5">
        <w:t xml:space="preserve"> </w:t>
      </w:r>
      <w:proofErr w:type="spellStart"/>
      <w:r w:rsidR="000A209C" w:rsidRPr="00D91EF5">
        <w:t>được</w:t>
      </w:r>
      <w:proofErr w:type="spellEnd"/>
      <w:r w:rsidR="000A209C" w:rsidRPr="00D91EF5">
        <w:t xml:space="preserve"> </w:t>
      </w:r>
      <w:proofErr w:type="spellStart"/>
      <w:r w:rsidR="000A209C" w:rsidRPr="00D91EF5">
        <w:t>lưu</w:t>
      </w:r>
      <w:proofErr w:type="spellEnd"/>
      <w:r w:rsidR="000A209C" w:rsidRPr="00D91EF5">
        <w:t xml:space="preserve"> </w:t>
      </w:r>
      <w:proofErr w:type="spellStart"/>
      <w:r w:rsidR="000A209C" w:rsidRPr="00D91EF5">
        <w:t>trữ</w:t>
      </w:r>
      <w:proofErr w:type="spellEnd"/>
      <w:r w:rsidR="000A209C" w:rsidRPr="00D91EF5">
        <w:t xml:space="preserve"> </w:t>
      </w:r>
      <w:proofErr w:type="spellStart"/>
      <w:r w:rsidR="000A209C" w:rsidRPr="00D91EF5">
        <w:t>lại</w:t>
      </w:r>
      <w:proofErr w:type="spellEnd"/>
      <w:r w:rsidR="000A209C" w:rsidRPr="00D91EF5">
        <w:t xml:space="preserve"> </w:t>
      </w:r>
      <w:proofErr w:type="spellStart"/>
      <w:r w:rsidR="000A209C" w:rsidRPr="00D91EF5">
        <w:t>và</w:t>
      </w:r>
      <w:proofErr w:type="spellEnd"/>
      <w:r w:rsidR="000A209C" w:rsidRPr="00D91EF5">
        <w:t xml:space="preserve"> </w:t>
      </w:r>
      <w:proofErr w:type="spellStart"/>
      <w:r w:rsidR="00A97B93" w:rsidRPr="00D91EF5">
        <w:t>xuất</w:t>
      </w:r>
      <w:proofErr w:type="spellEnd"/>
      <w:r w:rsidR="00A97B93" w:rsidRPr="00D91EF5">
        <w:t xml:space="preserve"> </w:t>
      </w:r>
      <w:proofErr w:type="spellStart"/>
      <w:r w:rsidR="00A97B93" w:rsidRPr="00D91EF5">
        <w:t>thành</w:t>
      </w:r>
      <w:proofErr w:type="spellEnd"/>
      <w:r w:rsidR="00A97B93" w:rsidRPr="00D91EF5">
        <w:t xml:space="preserve"> </w:t>
      </w:r>
      <w:proofErr w:type="spellStart"/>
      <w:r w:rsidR="00A97B93" w:rsidRPr="00D91EF5">
        <w:t>tệp</w:t>
      </w:r>
      <w:proofErr w:type="spellEnd"/>
      <w:r w:rsidR="00A97B93" w:rsidRPr="00D91EF5">
        <w:t xml:space="preserve"> excel </w:t>
      </w:r>
      <w:proofErr w:type="spellStart"/>
      <w:r w:rsidR="00A97B93" w:rsidRPr="00D91EF5">
        <w:t>đầu</w:t>
      </w:r>
      <w:proofErr w:type="spellEnd"/>
      <w:r w:rsidR="00A97B93" w:rsidRPr="00D91EF5">
        <w:t xml:space="preserve"> </w:t>
      </w:r>
      <w:proofErr w:type="spellStart"/>
      <w:r w:rsidR="00A97B93" w:rsidRPr="00D91EF5">
        <w:t>ra</w:t>
      </w:r>
      <w:proofErr w:type="spellEnd"/>
      <w:r w:rsidR="00A97B93" w:rsidRPr="00D91EF5">
        <w:t xml:space="preserve"> </w:t>
      </w:r>
      <w:proofErr w:type="spellStart"/>
      <w:r w:rsidR="00A97B93" w:rsidRPr="00D91EF5">
        <w:t>để</w:t>
      </w:r>
      <w:proofErr w:type="spellEnd"/>
      <w:r w:rsidR="00A97B93" w:rsidRPr="00D91EF5">
        <w:t xml:space="preserve"> </w:t>
      </w:r>
      <w:proofErr w:type="spellStart"/>
      <w:r w:rsidR="00A97B93" w:rsidRPr="00D91EF5">
        <w:t>sử</w:t>
      </w:r>
      <w:proofErr w:type="spellEnd"/>
      <w:r w:rsidR="00A97B93" w:rsidRPr="00D91EF5">
        <w:t xml:space="preserve"> </w:t>
      </w:r>
      <w:proofErr w:type="spellStart"/>
      <w:r w:rsidR="00A97B93" w:rsidRPr="00D91EF5">
        <w:t>dụng</w:t>
      </w:r>
      <w:proofErr w:type="spellEnd"/>
      <w:r w:rsidR="00A97B93" w:rsidRPr="00D91EF5">
        <w:t xml:space="preserve"> </w:t>
      </w:r>
      <w:proofErr w:type="spellStart"/>
      <w:r w:rsidR="00A97B93" w:rsidRPr="00D91EF5">
        <w:t>cho</w:t>
      </w:r>
      <w:proofErr w:type="spellEnd"/>
      <w:r w:rsidR="00A97B93" w:rsidRPr="00D91EF5">
        <w:t xml:space="preserve"> </w:t>
      </w:r>
      <w:proofErr w:type="spellStart"/>
      <w:r w:rsidR="00A97B93" w:rsidRPr="00D91EF5">
        <w:t>các</w:t>
      </w:r>
      <w:proofErr w:type="spellEnd"/>
      <w:r w:rsidR="00A97B93" w:rsidRPr="00D91EF5">
        <w:t xml:space="preserve"> </w:t>
      </w:r>
      <w:proofErr w:type="spellStart"/>
      <w:r w:rsidR="00A97B93" w:rsidRPr="00D91EF5">
        <w:t>mục</w:t>
      </w:r>
      <w:proofErr w:type="spellEnd"/>
      <w:r w:rsidR="00A97B93" w:rsidRPr="00D91EF5">
        <w:t xml:space="preserve"> </w:t>
      </w:r>
      <w:proofErr w:type="spellStart"/>
      <w:r w:rsidR="00A97B93" w:rsidRPr="00D91EF5">
        <w:t>đích</w:t>
      </w:r>
      <w:proofErr w:type="spellEnd"/>
      <w:r w:rsidR="00A97B93" w:rsidRPr="00D91EF5">
        <w:t xml:space="preserve"> </w:t>
      </w:r>
      <w:proofErr w:type="spellStart"/>
      <w:r w:rsidR="00A97B93" w:rsidRPr="00D91EF5">
        <w:t>và</w:t>
      </w:r>
      <w:proofErr w:type="spellEnd"/>
      <w:r w:rsidR="00A97B93" w:rsidRPr="00D91EF5">
        <w:t xml:space="preserve"> </w:t>
      </w:r>
      <w:proofErr w:type="spellStart"/>
      <w:r w:rsidR="00A97B93" w:rsidRPr="00D91EF5">
        <w:t>tác</w:t>
      </w:r>
      <w:proofErr w:type="spellEnd"/>
      <w:r w:rsidR="00A97B93" w:rsidRPr="00D91EF5">
        <w:t xml:space="preserve"> </w:t>
      </w:r>
      <w:proofErr w:type="spellStart"/>
      <w:r w:rsidR="00A97B93" w:rsidRPr="00D91EF5">
        <w:t>vụ</w:t>
      </w:r>
      <w:proofErr w:type="spellEnd"/>
      <w:r w:rsidR="00A97B93" w:rsidRPr="00D91EF5">
        <w:t xml:space="preserve"> </w:t>
      </w:r>
      <w:proofErr w:type="spellStart"/>
      <w:r w:rsidR="00A97B93" w:rsidRPr="00D91EF5">
        <w:t>khác</w:t>
      </w:r>
      <w:proofErr w:type="spellEnd"/>
      <w:r w:rsidR="00A97B93" w:rsidRPr="00D91EF5">
        <w:t xml:space="preserve"> </w:t>
      </w:r>
      <w:proofErr w:type="spellStart"/>
      <w:r w:rsidR="00A97B93" w:rsidRPr="00D91EF5">
        <w:t>nhau</w:t>
      </w:r>
      <w:proofErr w:type="spellEnd"/>
      <w:r w:rsidR="00A97B93" w:rsidRPr="00D91EF5">
        <w:t>.</w:t>
      </w:r>
    </w:p>
    <w:p w14:paraId="52E4C344" w14:textId="77777777" w:rsidR="00072C8A" w:rsidRPr="00925C67" w:rsidRDefault="00072C8A" w:rsidP="00925C67">
      <w:pPr>
        <w:pStyle w:val="NormalText"/>
        <w:jc w:val="both"/>
      </w:pPr>
    </w:p>
    <w:p w14:paraId="0F328F48" w14:textId="739894AD" w:rsidR="009C408C" w:rsidRDefault="0089644E" w:rsidP="0089644E">
      <w:pPr>
        <w:jc w:val="center"/>
        <w:rPr>
          <w:rFonts w:ascii="Times New Roman" w:eastAsia="Times New Roman" w:hAnsi="Times New Roman" w:cs="Times New Roman"/>
          <w:b/>
          <w:sz w:val="26"/>
          <w:szCs w:val="26"/>
          <w:lang w:val="vi-VN"/>
        </w:rPr>
      </w:pPr>
      <w:r>
        <w:rPr>
          <w:rFonts w:ascii="Times New Roman" w:eastAsia="Times New Roman" w:hAnsi="Times New Roman" w:cs="Times New Roman"/>
          <w:b/>
          <w:noProof/>
          <w:sz w:val="26"/>
          <w:szCs w:val="26"/>
          <w:lang w:val="vi-VN"/>
        </w:rPr>
        <w:lastRenderedPageBreak/>
        <w:drawing>
          <wp:inline distT="0" distB="0" distL="0" distR="0" wp14:anchorId="3F8C9494" wp14:editId="566DA537">
            <wp:extent cx="3462216" cy="4300048"/>
            <wp:effectExtent l="0" t="0" r="5080" b="5715"/>
            <wp:docPr id="943118828" name="Picture 943118828"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18828" name="Picture 5" descr="A diagram of a computer program&#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467474" cy="4306579"/>
                    </a:xfrm>
                    <a:prstGeom prst="rect">
                      <a:avLst/>
                    </a:prstGeom>
                  </pic:spPr>
                </pic:pic>
              </a:graphicData>
            </a:graphic>
          </wp:inline>
        </w:drawing>
      </w:r>
    </w:p>
    <w:p w14:paraId="3891D991" w14:textId="6AA84A4B" w:rsidR="009C408C" w:rsidRPr="00D91EF5" w:rsidRDefault="00894FAD" w:rsidP="00D91EF5">
      <w:pPr>
        <w:pStyle w:val="Caption"/>
        <w:rPr>
          <w:sz w:val="26"/>
          <w:szCs w:val="26"/>
          <w:lang w:val="vi-VN"/>
        </w:rPr>
      </w:pPr>
      <w:proofErr w:type="spellStart"/>
      <w:r w:rsidRPr="00FF26B2">
        <w:t>Hình</w:t>
      </w:r>
      <w:proofErr w:type="spellEnd"/>
      <w:r w:rsidRPr="00FF26B2">
        <w:t xml:space="preserve"> 3.1.1</w:t>
      </w:r>
      <w:r w:rsidR="00251680">
        <w:t>.</w:t>
      </w:r>
      <w:r w:rsidR="00251680">
        <w:tab/>
      </w:r>
      <w:proofErr w:type="spellStart"/>
      <w:r w:rsidRPr="00251680">
        <w:rPr>
          <w:b w:val="0"/>
          <w:i/>
        </w:rPr>
        <w:t>Sơ</w:t>
      </w:r>
      <w:proofErr w:type="spellEnd"/>
      <w:r w:rsidRPr="00251680">
        <w:rPr>
          <w:b w:val="0"/>
          <w:i/>
        </w:rPr>
        <w:t xml:space="preserve"> </w:t>
      </w:r>
      <w:proofErr w:type="spellStart"/>
      <w:r w:rsidRPr="00251680">
        <w:rPr>
          <w:b w:val="0"/>
          <w:i/>
        </w:rPr>
        <w:t>đồ</w:t>
      </w:r>
      <w:proofErr w:type="spellEnd"/>
      <w:r w:rsidRPr="00251680">
        <w:rPr>
          <w:b w:val="0"/>
          <w:i/>
        </w:rPr>
        <w:t xml:space="preserve"> </w:t>
      </w:r>
      <w:proofErr w:type="spellStart"/>
      <w:r w:rsidRPr="00251680">
        <w:rPr>
          <w:b w:val="0"/>
          <w:i/>
        </w:rPr>
        <w:t>chung</w:t>
      </w:r>
      <w:proofErr w:type="spellEnd"/>
      <w:r w:rsidRPr="00251680">
        <w:rPr>
          <w:b w:val="0"/>
          <w:i/>
        </w:rPr>
        <w:t xml:space="preserve"> </w:t>
      </w:r>
      <w:proofErr w:type="spellStart"/>
      <w:r w:rsidRPr="00251680">
        <w:rPr>
          <w:b w:val="0"/>
          <w:i/>
        </w:rPr>
        <w:t>của</w:t>
      </w:r>
      <w:proofErr w:type="spellEnd"/>
      <w:r w:rsidRPr="00251680">
        <w:rPr>
          <w:b w:val="0"/>
          <w:i/>
        </w:rPr>
        <w:t xml:space="preserve"> </w:t>
      </w:r>
      <w:proofErr w:type="spellStart"/>
      <w:r w:rsidRPr="00D91EF5">
        <w:rPr>
          <w:b w:val="0"/>
          <w:i/>
        </w:rPr>
        <w:t>hệ</w:t>
      </w:r>
      <w:proofErr w:type="spellEnd"/>
      <w:r w:rsidRPr="00251680">
        <w:rPr>
          <w:b w:val="0"/>
          <w:i/>
        </w:rPr>
        <w:t xml:space="preserve"> </w:t>
      </w:r>
      <w:proofErr w:type="spellStart"/>
      <w:r w:rsidRPr="00251680">
        <w:rPr>
          <w:b w:val="0"/>
          <w:i/>
        </w:rPr>
        <w:t>thống</w:t>
      </w:r>
      <w:proofErr w:type="spellEnd"/>
      <w:r w:rsidRPr="00251680">
        <w:rPr>
          <w:b w:val="0"/>
          <w:i/>
        </w:rPr>
        <w:t xml:space="preserve"> </w:t>
      </w:r>
      <w:proofErr w:type="spellStart"/>
      <w:r w:rsidRPr="00251680">
        <w:rPr>
          <w:b w:val="0"/>
          <w:i/>
        </w:rPr>
        <w:t>thu</w:t>
      </w:r>
      <w:proofErr w:type="spellEnd"/>
      <w:r w:rsidRPr="00251680">
        <w:rPr>
          <w:b w:val="0"/>
          <w:i/>
        </w:rPr>
        <w:t xml:space="preserve"> </w:t>
      </w:r>
      <w:proofErr w:type="spellStart"/>
      <w:r w:rsidRPr="00251680">
        <w:rPr>
          <w:b w:val="0"/>
          <w:i/>
        </w:rPr>
        <w:t>thập</w:t>
      </w:r>
      <w:proofErr w:type="spellEnd"/>
      <w:r w:rsidRPr="00251680">
        <w:rPr>
          <w:b w:val="0"/>
          <w:i/>
        </w:rPr>
        <w:t xml:space="preserve"> </w:t>
      </w:r>
      <w:proofErr w:type="spellStart"/>
      <w:r w:rsidRPr="00251680">
        <w:rPr>
          <w:b w:val="0"/>
          <w:i/>
        </w:rPr>
        <w:t>dữ</w:t>
      </w:r>
      <w:proofErr w:type="spellEnd"/>
      <w:r w:rsidRPr="00251680">
        <w:rPr>
          <w:b w:val="0"/>
          <w:i/>
        </w:rPr>
        <w:t xml:space="preserve"> </w:t>
      </w:r>
      <w:proofErr w:type="spellStart"/>
      <w:r w:rsidRPr="00251680">
        <w:rPr>
          <w:b w:val="0"/>
          <w:i/>
        </w:rPr>
        <w:t>liệu</w:t>
      </w:r>
      <w:proofErr w:type="spellEnd"/>
      <w:r w:rsidRPr="00251680">
        <w:rPr>
          <w:b w:val="0"/>
          <w:i/>
        </w:rPr>
        <w:t xml:space="preserve"> song </w:t>
      </w:r>
      <w:proofErr w:type="spellStart"/>
      <w:r w:rsidRPr="00251680">
        <w:rPr>
          <w:b w:val="0"/>
          <w:i/>
        </w:rPr>
        <w:t>ngữ</w:t>
      </w:r>
      <w:proofErr w:type="spellEnd"/>
      <w:r w:rsidRPr="00251680">
        <w:rPr>
          <w:b w:val="0"/>
          <w:i/>
        </w:rPr>
        <w:t xml:space="preserve"> </w:t>
      </w:r>
      <w:proofErr w:type="spellStart"/>
      <w:r w:rsidRPr="00251680">
        <w:rPr>
          <w:b w:val="0"/>
          <w:i/>
        </w:rPr>
        <w:t>chữ</w:t>
      </w:r>
      <w:proofErr w:type="spellEnd"/>
      <w:r w:rsidRPr="00251680">
        <w:rPr>
          <w:b w:val="0"/>
          <w:i/>
        </w:rPr>
        <w:t xml:space="preserve"> </w:t>
      </w:r>
      <w:proofErr w:type="spellStart"/>
      <w:r w:rsidRPr="00251680">
        <w:rPr>
          <w:b w:val="0"/>
          <w:i/>
        </w:rPr>
        <w:t>Nôm</w:t>
      </w:r>
      <w:proofErr w:type="spellEnd"/>
      <w:r w:rsidRPr="00251680">
        <w:rPr>
          <w:b w:val="0"/>
          <w:i/>
        </w:rPr>
        <w:t xml:space="preserve"> </w:t>
      </w:r>
      <w:r w:rsidRPr="00251680">
        <w:rPr>
          <w:b w:val="0"/>
          <w:i/>
          <w:lang w:val="vi-VN"/>
        </w:rPr>
        <w:t>và chữ Quốc ngữ từ một trang web.</w:t>
      </w:r>
    </w:p>
    <w:p w14:paraId="3FD4B8F3" w14:textId="77777777" w:rsidR="005E4769" w:rsidRDefault="005E4769" w:rsidP="00894FAD">
      <w:pPr>
        <w:jc w:val="center"/>
        <w:rPr>
          <w:rFonts w:ascii="Times New Roman" w:eastAsia="Times New Roman" w:hAnsi="Times New Roman" w:cs="Times New Roman"/>
          <w:bCs/>
          <w:sz w:val="26"/>
          <w:szCs w:val="26"/>
          <w:lang w:val="vi-VN"/>
        </w:rPr>
      </w:pPr>
    </w:p>
    <w:p w14:paraId="5A1E0B54" w14:textId="48BF1189" w:rsidR="00A97B93" w:rsidRPr="00894FAD" w:rsidRDefault="00456FB2" w:rsidP="007D2A5C">
      <w:pPr>
        <w:pStyle w:val="NormalText"/>
        <w:jc w:val="both"/>
        <w:rPr>
          <w:lang w:val="vi-VN"/>
        </w:rPr>
      </w:pPr>
      <w:r>
        <w:rPr>
          <w:lang w:val="vi-VN"/>
        </w:rPr>
        <w:t xml:space="preserve">Nhận thấy để nâng cao tính đúng đắn và độ tin cậy của dữ liệu thu thập, chúng </w:t>
      </w:r>
      <w:r w:rsidR="005E4769">
        <w:rPr>
          <w:lang w:val="vi-VN"/>
        </w:rPr>
        <w:t xml:space="preserve">em đề xuất quá trình Xử lý nội dung ngôn ngữ (hình 3.1.2) sau khi thu thập được với các bước sau: </w:t>
      </w:r>
      <w:r w:rsidR="00F40A21">
        <w:rPr>
          <w:lang w:val="vi-VN"/>
        </w:rPr>
        <w:t xml:space="preserve">ánh xạ dữ liệu vừa thu được bao gồm chữ Nôm và chữ Quốc ngữ với bản dịch </w:t>
      </w:r>
      <w:r w:rsidR="00762862">
        <w:rPr>
          <w:lang w:val="vi-VN"/>
        </w:rPr>
        <w:t xml:space="preserve">chữ Nôm vừa thu thập bởi hai từ điển tin cậy là Nom Transliteration HCMUS và HVDict Translate. Tiếp đến, chúng em </w:t>
      </w:r>
      <w:r w:rsidR="00307863">
        <w:rPr>
          <w:lang w:val="vi-VN"/>
        </w:rPr>
        <w:t>đánh giá độ tương đồng của dữ liệu thu thập được với các bản dịch vừa ánh xạ, sau đó phân loại chúng dựa trên độ tương đồng vừa đánh giá được.</w:t>
      </w:r>
    </w:p>
    <w:p w14:paraId="4A909BAB" w14:textId="5DEC89A0" w:rsidR="0073738B" w:rsidRDefault="00D90EEC" w:rsidP="005A2CC2">
      <w:pPr>
        <w:jc w:val="center"/>
        <w:rPr>
          <w:rFonts w:ascii="Times New Roman" w:eastAsia="Times New Roman" w:hAnsi="Times New Roman" w:cs="Times New Roman"/>
          <w:b/>
          <w:sz w:val="26"/>
          <w:szCs w:val="26"/>
          <w:lang w:val="vi-VN"/>
        </w:rPr>
      </w:pPr>
      <w:r>
        <w:rPr>
          <w:rFonts w:ascii="Times New Roman" w:eastAsia="Times New Roman" w:hAnsi="Times New Roman" w:cs="Times New Roman"/>
          <w:b/>
          <w:noProof/>
          <w:sz w:val="26"/>
          <w:szCs w:val="26"/>
          <w:lang w:val="vi-VN"/>
        </w:rPr>
        <w:lastRenderedPageBreak/>
        <w:drawing>
          <wp:inline distT="0" distB="0" distL="0" distR="0" wp14:anchorId="566898E3" wp14:editId="130C5D97">
            <wp:extent cx="5510924" cy="2023448"/>
            <wp:effectExtent l="0" t="0" r="1270" b="0"/>
            <wp:docPr id="1144061571" name="Picture 114406157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61571" name="Picture 6" descr="A diagram of a flow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62856" cy="2042516"/>
                    </a:xfrm>
                    <a:prstGeom prst="rect">
                      <a:avLst/>
                    </a:prstGeom>
                  </pic:spPr>
                </pic:pic>
              </a:graphicData>
            </a:graphic>
          </wp:inline>
        </w:drawing>
      </w:r>
    </w:p>
    <w:p w14:paraId="77E1424C" w14:textId="476807B2" w:rsidR="00523362" w:rsidRDefault="00FF26B2" w:rsidP="00925C67">
      <w:pPr>
        <w:pStyle w:val="Caption"/>
        <w:rPr>
          <w:b w:val="0"/>
          <w:i/>
          <w:lang w:val="vi-VN"/>
        </w:rPr>
      </w:pPr>
      <w:r>
        <w:rPr>
          <w:lang w:val="vi-VN"/>
        </w:rPr>
        <w:t>Hình 3.1.2</w:t>
      </w:r>
      <w:r w:rsidR="00251680">
        <w:t>.</w:t>
      </w:r>
      <w:r w:rsidR="00251680">
        <w:tab/>
      </w:r>
      <w:r w:rsidRPr="00251680">
        <w:rPr>
          <w:b w:val="0"/>
          <w:i/>
          <w:lang w:val="vi-VN"/>
        </w:rPr>
        <w:t xml:space="preserve">Sơ đồ mô tả </w:t>
      </w:r>
      <w:r w:rsidR="00767968" w:rsidRPr="00251680">
        <w:rPr>
          <w:b w:val="0"/>
          <w:i/>
          <w:lang w:val="vi-VN"/>
        </w:rPr>
        <w:t>quy trình xử lý nội dung ngôn ngữ được đề cập đến trong sơ đồ chung ở hình 3.1.1</w:t>
      </w:r>
    </w:p>
    <w:p w14:paraId="3DCCE378" w14:textId="77777777" w:rsidR="005A2CC2" w:rsidRPr="005A2CC2" w:rsidRDefault="005A2CC2" w:rsidP="005A2CC2">
      <w:pPr>
        <w:rPr>
          <w:lang w:val="vi-VN"/>
        </w:rPr>
      </w:pPr>
    </w:p>
    <w:p w14:paraId="29E17F46" w14:textId="560119EB" w:rsidR="00AF554F" w:rsidRPr="00F72E4A" w:rsidRDefault="00854FDF" w:rsidP="00A120F7">
      <w:pPr>
        <w:pStyle w:val="Heading02"/>
        <w:numPr>
          <w:ilvl w:val="0"/>
          <w:numId w:val="0"/>
        </w:numPr>
        <w:ind w:left="720" w:hanging="720"/>
      </w:pPr>
      <w:bookmarkStart w:id="36" w:name="_Toc142345537"/>
      <w:bookmarkStart w:id="37" w:name="_Toc142345902"/>
      <w:bookmarkStart w:id="38" w:name="_Toc142736578"/>
      <w:r>
        <w:t>3.2</w:t>
      </w:r>
      <w:r w:rsidR="00A120F7">
        <w:t>.</w:t>
      </w:r>
      <w:r w:rsidR="00A120F7">
        <w:tab/>
      </w:r>
      <w:r w:rsidR="00AF554F" w:rsidRPr="00EE3AD6">
        <w:t>Thu thập các đường dẫn</w:t>
      </w:r>
      <w:r w:rsidR="00F72E4A">
        <w:t xml:space="preserve"> (URL)</w:t>
      </w:r>
      <w:r w:rsidR="00AF554F" w:rsidRPr="00EE3AD6">
        <w:t xml:space="preserve"> liên quan</w:t>
      </w:r>
      <w:bookmarkEnd w:id="36"/>
      <w:bookmarkEnd w:id="37"/>
      <w:bookmarkEnd w:id="38"/>
      <w:r w:rsidR="00AF554F" w:rsidRPr="00EE3AD6">
        <w:t xml:space="preserve"> </w:t>
      </w:r>
    </w:p>
    <w:p w14:paraId="569EC857" w14:textId="184FFE86" w:rsidR="00B475A8" w:rsidRPr="00B475A8" w:rsidRDefault="0056254D" w:rsidP="007D2A5C">
      <w:pPr>
        <w:pStyle w:val="NormalText"/>
        <w:jc w:val="both"/>
      </w:pPr>
      <w:proofErr w:type="spellStart"/>
      <w:r w:rsidRPr="00B475A8">
        <w:t>Để</w:t>
      </w:r>
      <w:proofErr w:type="spellEnd"/>
      <w:r w:rsidRPr="00B475A8">
        <w:t xml:space="preserve"> </w:t>
      </w:r>
      <w:proofErr w:type="spellStart"/>
      <w:r w:rsidRPr="00B475A8">
        <w:t>thu</w:t>
      </w:r>
      <w:proofErr w:type="spellEnd"/>
      <w:r w:rsidRPr="00B475A8">
        <w:t xml:space="preserve"> </w:t>
      </w:r>
      <w:proofErr w:type="spellStart"/>
      <w:r w:rsidRPr="00B475A8">
        <w:t>thập</w:t>
      </w:r>
      <w:proofErr w:type="spellEnd"/>
      <w:r w:rsidRPr="00B475A8">
        <w:t xml:space="preserve"> </w:t>
      </w:r>
      <w:proofErr w:type="spellStart"/>
      <w:r w:rsidRPr="00B475A8">
        <w:t>danh</w:t>
      </w:r>
      <w:proofErr w:type="spellEnd"/>
      <w:r w:rsidRPr="00B475A8">
        <w:t xml:space="preserve"> </w:t>
      </w:r>
      <w:proofErr w:type="spellStart"/>
      <w:r w:rsidRPr="00B475A8">
        <w:t>sách</w:t>
      </w:r>
      <w:proofErr w:type="spellEnd"/>
      <w:r w:rsidRPr="00B475A8">
        <w:t xml:space="preserve"> </w:t>
      </w:r>
      <w:proofErr w:type="spellStart"/>
      <w:r w:rsidRPr="00B475A8">
        <w:t>các</w:t>
      </w:r>
      <w:proofErr w:type="spellEnd"/>
      <w:r w:rsidRPr="00B475A8">
        <w:t xml:space="preserve"> </w:t>
      </w:r>
      <w:proofErr w:type="spellStart"/>
      <w:r w:rsidRPr="00B475A8">
        <w:t>đường</w:t>
      </w:r>
      <w:proofErr w:type="spellEnd"/>
      <w:r w:rsidRPr="00B475A8">
        <w:t xml:space="preserve"> </w:t>
      </w:r>
      <w:proofErr w:type="spellStart"/>
      <w:r w:rsidRPr="00B475A8">
        <w:t>dẫn</w:t>
      </w:r>
      <w:proofErr w:type="spellEnd"/>
      <w:r w:rsidRPr="00B475A8">
        <w:t xml:space="preserve"> </w:t>
      </w:r>
      <w:proofErr w:type="spellStart"/>
      <w:r w:rsidRPr="00B475A8">
        <w:t>này</w:t>
      </w:r>
      <w:proofErr w:type="spellEnd"/>
      <w:r w:rsidRPr="00B475A8">
        <w:t xml:space="preserve"> </w:t>
      </w:r>
      <w:proofErr w:type="spellStart"/>
      <w:r w:rsidRPr="00B475A8">
        <w:t>và</w:t>
      </w:r>
      <w:proofErr w:type="spellEnd"/>
      <w:r w:rsidRPr="00B475A8">
        <w:t xml:space="preserve"> </w:t>
      </w:r>
      <w:proofErr w:type="spellStart"/>
      <w:r w:rsidRPr="00B475A8">
        <w:t>sử</w:t>
      </w:r>
      <w:proofErr w:type="spellEnd"/>
      <w:r w:rsidRPr="00B475A8">
        <w:t xml:space="preserve"> </w:t>
      </w:r>
      <w:proofErr w:type="spellStart"/>
      <w:r w:rsidRPr="00B475A8">
        <w:t>dụng</w:t>
      </w:r>
      <w:proofErr w:type="spellEnd"/>
      <w:r w:rsidRPr="00B475A8">
        <w:t xml:space="preserve"> </w:t>
      </w:r>
      <w:proofErr w:type="spellStart"/>
      <w:r w:rsidRPr="00B475A8">
        <w:t>chúng</w:t>
      </w:r>
      <w:proofErr w:type="spellEnd"/>
      <w:r w:rsidRPr="00B475A8">
        <w:t xml:space="preserve"> </w:t>
      </w:r>
      <w:proofErr w:type="spellStart"/>
      <w:r w:rsidRPr="00B475A8">
        <w:t>cho</w:t>
      </w:r>
      <w:proofErr w:type="spellEnd"/>
      <w:r w:rsidRPr="00B475A8">
        <w:t xml:space="preserve"> </w:t>
      </w:r>
      <w:proofErr w:type="spellStart"/>
      <w:r w:rsidRPr="00B475A8">
        <w:t>quá</w:t>
      </w:r>
      <w:proofErr w:type="spellEnd"/>
      <w:r w:rsidRPr="00B475A8">
        <w:t xml:space="preserve"> </w:t>
      </w:r>
      <w:proofErr w:type="spellStart"/>
      <w:r w:rsidRPr="00B475A8">
        <w:t>trình</w:t>
      </w:r>
      <w:proofErr w:type="spellEnd"/>
      <w:r w:rsidRPr="00B475A8">
        <w:t xml:space="preserve"> </w:t>
      </w:r>
      <w:proofErr w:type="spellStart"/>
      <w:r w:rsidRPr="00B475A8">
        <w:t>tải</w:t>
      </w:r>
      <w:proofErr w:type="spellEnd"/>
      <w:r w:rsidRPr="00B475A8">
        <w:t xml:space="preserve"> </w:t>
      </w:r>
      <w:proofErr w:type="spellStart"/>
      <w:r w:rsidRPr="00B475A8">
        <w:t>nội</w:t>
      </w:r>
      <w:proofErr w:type="spellEnd"/>
      <w:r w:rsidRPr="00B475A8">
        <w:t xml:space="preserve"> dung, </w:t>
      </w:r>
      <w:proofErr w:type="spellStart"/>
      <w:r w:rsidRPr="00B475A8">
        <w:t>chúng</w:t>
      </w:r>
      <w:proofErr w:type="spellEnd"/>
      <w:r w:rsidRPr="00B475A8">
        <w:t xml:space="preserve"> </w:t>
      </w:r>
      <w:proofErr w:type="spellStart"/>
      <w:r>
        <w:t>em</w:t>
      </w:r>
      <w:proofErr w:type="spellEnd"/>
      <w:r>
        <w:rPr>
          <w:lang w:val="vi-VN"/>
        </w:rPr>
        <w:t xml:space="preserve"> </w:t>
      </w:r>
      <w:proofErr w:type="spellStart"/>
      <w:r w:rsidRPr="00B475A8">
        <w:t>đã</w:t>
      </w:r>
      <w:proofErr w:type="spellEnd"/>
      <w:r w:rsidRPr="00B475A8">
        <w:t xml:space="preserve"> </w:t>
      </w:r>
      <w:proofErr w:type="spellStart"/>
      <w:r w:rsidRPr="00B475A8">
        <w:t>tiến</w:t>
      </w:r>
      <w:proofErr w:type="spellEnd"/>
      <w:r w:rsidRPr="00B475A8">
        <w:t xml:space="preserve"> </w:t>
      </w:r>
      <w:proofErr w:type="spellStart"/>
      <w:r w:rsidRPr="00B475A8">
        <w:t>hành</w:t>
      </w:r>
      <w:proofErr w:type="spellEnd"/>
      <w:r w:rsidRPr="00B475A8">
        <w:t xml:space="preserve"> </w:t>
      </w:r>
      <w:proofErr w:type="spellStart"/>
      <w:r w:rsidRPr="00B475A8">
        <w:t>quá</w:t>
      </w:r>
      <w:proofErr w:type="spellEnd"/>
      <w:r w:rsidRPr="00B475A8">
        <w:t xml:space="preserve"> </w:t>
      </w:r>
      <w:proofErr w:type="spellStart"/>
      <w:r w:rsidRPr="00B475A8">
        <w:t>trình</w:t>
      </w:r>
      <w:proofErr w:type="spellEnd"/>
      <w:r w:rsidRPr="00B475A8">
        <w:t xml:space="preserve"> </w:t>
      </w:r>
      <w:proofErr w:type="spellStart"/>
      <w:r w:rsidRPr="00B475A8">
        <w:t>thu</w:t>
      </w:r>
      <w:proofErr w:type="spellEnd"/>
      <w:r w:rsidRPr="00B475A8">
        <w:t xml:space="preserve"> </w:t>
      </w:r>
      <w:proofErr w:type="spellStart"/>
      <w:r w:rsidRPr="00B475A8">
        <w:t>thập</w:t>
      </w:r>
      <w:proofErr w:type="spellEnd"/>
      <w:r w:rsidRPr="00B475A8">
        <w:t xml:space="preserve"> </w:t>
      </w:r>
      <w:proofErr w:type="spellStart"/>
      <w:r w:rsidRPr="00B475A8">
        <w:t>thông</w:t>
      </w:r>
      <w:proofErr w:type="spellEnd"/>
      <w:r w:rsidRPr="00B475A8">
        <w:t xml:space="preserve"> tin </w:t>
      </w:r>
      <w:proofErr w:type="spellStart"/>
      <w:r w:rsidRPr="00B475A8">
        <w:t>và</w:t>
      </w:r>
      <w:proofErr w:type="spellEnd"/>
      <w:r w:rsidRPr="00B475A8">
        <w:t xml:space="preserve"> </w:t>
      </w:r>
      <w:proofErr w:type="spellStart"/>
      <w:r w:rsidRPr="00B475A8">
        <w:t>xử</w:t>
      </w:r>
      <w:proofErr w:type="spellEnd"/>
      <w:r w:rsidRPr="00B475A8">
        <w:t xml:space="preserve"> </w:t>
      </w:r>
      <w:proofErr w:type="spellStart"/>
      <w:r w:rsidRPr="00B475A8">
        <w:t>lý</w:t>
      </w:r>
      <w:proofErr w:type="spellEnd"/>
      <w:r w:rsidRPr="00B475A8">
        <w:t xml:space="preserve"> </w:t>
      </w:r>
      <w:proofErr w:type="spellStart"/>
      <w:r w:rsidRPr="00B475A8">
        <w:t>dữ</w:t>
      </w:r>
      <w:proofErr w:type="spellEnd"/>
      <w:r w:rsidRPr="00B475A8">
        <w:t xml:space="preserve"> </w:t>
      </w:r>
      <w:proofErr w:type="spellStart"/>
      <w:r w:rsidRPr="00B475A8">
        <w:t>liệu</w:t>
      </w:r>
      <w:proofErr w:type="spellEnd"/>
      <w:r w:rsidR="00A008DB">
        <w:rPr>
          <w:lang w:val="vi-VN"/>
        </w:rPr>
        <w:t xml:space="preserve"> từ trang web đầu vào</w:t>
      </w:r>
      <w:r w:rsidRPr="00B475A8">
        <w:t xml:space="preserve">. </w:t>
      </w:r>
      <w:proofErr w:type="spellStart"/>
      <w:r w:rsidRPr="00B475A8">
        <w:t>Điều</w:t>
      </w:r>
      <w:proofErr w:type="spellEnd"/>
      <w:r w:rsidRPr="00B475A8">
        <w:t xml:space="preserve"> </w:t>
      </w:r>
      <w:proofErr w:type="spellStart"/>
      <w:r w:rsidRPr="00B475A8">
        <w:t>này</w:t>
      </w:r>
      <w:proofErr w:type="spellEnd"/>
      <w:r w:rsidRPr="00B475A8">
        <w:t xml:space="preserve"> </w:t>
      </w:r>
      <w:proofErr w:type="spellStart"/>
      <w:r w:rsidRPr="00B475A8">
        <w:t>đảm</w:t>
      </w:r>
      <w:proofErr w:type="spellEnd"/>
      <w:r w:rsidRPr="00B475A8">
        <w:t xml:space="preserve"> </w:t>
      </w:r>
      <w:proofErr w:type="spellStart"/>
      <w:r w:rsidRPr="00B475A8">
        <w:t>bảo</w:t>
      </w:r>
      <w:proofErr w:type="spellEnd"/>
      <w:r w:rsidRPr="00B475A8">
        <w:t xml:space="preserve"> </w:t>
      </w:r>
      <w:proofErr w:type="spellStart"/>
      <w:r w:rsidRPr="00B475A8">
        <w:t>chúng</w:t>
      </w:r>
      <w:proofErr w:type="spellEnd"/>
      <w:r w:rsidRPr="00B475A8">
        <w:t xml:space="preserve"> </w:t>
      </w:r>
      <w:proofErr w:type="spellStart"/>
      <w:r w:rsidR="00A008DB">
        <w:t>em</w:t>
      </w:r>
      <w:proofErr w:type="spellEnd"/>
      <w:r w:rsidR="00A008DB">
        <w:rPr>
          <w:lang w:val="vi-VN"/>
        </w:rPr>
        <w:t xml:space="preserve"> </w:t>
      </w:r>
      <w:proofErr w:type="spellStart"/>
      <w:r w:rsidRPr="00B475A8">
        <w:t>có</w:t>
      </w:r>
      <w:proofErr w:type="spellEnd"/>
      <w:r w:rsidRPr="00B475A8">
        <w:t xml:space="preserve"> </w:t>
      </w:r>
      <w:proofErr w:type="spellStart"/>
      <w:r w:rsidRPr="00B475A8">
        <w:t>tập</w:t>
      </w:r>
      <w:proofErr w:type="spellEnd"/>
      <w:r w:rsidRPr="00B475A8">
        <w:t xml:space="preserve"> </w:t>
      </w:r>
      <w:proofErr w:type="spellStart"/>
      <w:r w:rsidRPr="00B475A8">
        <w:t>hợp</w:t>
      </w:r>
      <w:proofErr w:type="spellEnd"/>
      <w:r w:rsidRPr="00B475A8">
        <w:t xml:space="preserve"> </w:t>
      </w:r>
      <w:proofErr w:type="spellStart"/>
      <w:r w:rsidRPr="00B475A8">
        <w:t>đầy</w:t>
      </w:r>
      <w:proofErr w:type="spellEnd"/>
      <w:r w:rsidRPr="00B475A8">
        <w:t xml:space="preserve"> </w:t>
      </w:r>
      <w:proofErr w:type="spellStart"/>
      <w:r w:rsidRPr="00B475A8">
        <w:t>đủ</w:t>
      </w:r>
      <w:proofErr w:type="spellEnd"/>
      <w:r w:rsidRPr="00B475A8">
        <w:t xml:space="preserve"> </w:t>
      </w:r>
      <w:proofErr w:type="spellStart"/>
      <w:r w:rsidRPr="00B475A8">
        <w:t>và</w:t>
      </w:r>
      <w:proofErr w:type="spellEnd"/>
      <w:r w:rsidRPr="00B475A8">
        <w:t xml:space="preserve"> </w:t>
      </w:r>
      <w:proofErr w:type="spellStart"/>
      <w:r w:rsidRPr="00B475A8">
        <w:t>đáng</w:t>
      </w:r>
      <w:proofErr w:type="spellEnd"/>
      <w:r w:rsidRPr="00B475A8">
        <w:t xml:space="preserve"> tin </w:t>
      </w:r>
      <w:proofErr w:type="spellStart"/>
      <w:r w:rsidRPr="00B475A8">
        <w:t>cậy</w:t>
      </w:r>
      <w:proofErr w:type="spellEnd"/>
      <w:r w:rsidRPr="00B475A8">
        <w:t xml:space="preserve"> </w:t>
      </w:r>
      <w:proofErr w:type="spellStart"/>
      <w:r w:rsidRPr="00B475A8">
        <w:t>các</w:t>
      </w:r>
      <w:proofErr w:type="spellEnd"/>
      <w:r w:rsidRPr="00B475A8">
        <w:t xml:space="preserve"> </w:t>
      </w:r>
      <w:proofErr w:type="spellStart"/>
      <w:r w:rsidRPr="00B475A8">
        <w:t>đường</w:t>
      </w:r>
      <w:proofErr w:type="spellEnd"/>
      <w:r w:rsidRPr="00B475A8">
        <w:t xml:space="preserve"> </w:t>
      </w:r>
      <w:proofErr w:type="spellStart"/>
      <w:r w:rsidRPr="00B475A8">
        <w:t>dẫn</w:t>
      </w:r>
      <w:proofErr w:type="spellEnd"/>
      <w:r w:rsidRPr="00B475A8">
        <w:t xml:space="preserve"> </w:t>
      </w:r>
      <w:proofErr w:type="spellStart"/>
      <w:r w:rsidRPr="00B475A8">
        <w:t>liên</w:t>
      </w:r>
      <w:proofErr w:type="spellEnd"/>
      <w:r w:rsidRPr="00B475A8">
        <w:t xml:space="preserve"> </w:t>
      </w:r>
      <w:proofErr w:type="spellStart"/>
      <w:r w:rsidRPr="00B475A8">
        <w:t>quan</w:t>
      </w:r>
      <w:proofErr w:type="spellEnd"/>
      <w:r w:rsidRPr="00B475A8">
        <w:t xml:space="preserve">, </w:t>
      </w:r>
      <w:proofErr w:type="spellStart"/>
      <w:r w:rsidRPr="00B475A8">
        <w:t>giúp</w:t>
      </w:r>
      <w:proofErr w:type="spellEnd"/>
      <w:r w:rsidRPr="00B475A8">
        <w:t xml:space="preserve"> </w:t>
      </w:r>
      <w:proofErr w:type="spellStart"/>
      <w:r w:rsidRPr="00B475A8">
        <w:t>cho</w:t>
      </w:r>
      <w:proofErr w:type="spellEnd"/>
      <w:r w:rsidRPr="00B475A8">
        <w:t xml:space="preserve"> </w:t>
      </w:r>
      <w:proofErr w:type="spellStart"/>
      <w:r w:rsidRPr="00B475A8">
        <w:t>quá</w:t>
      </w:r>
      <w:proofErr w:type="spellEnd"/>
      <w:r w:rsidRPr="00B475A8">
        <w:t xml:space="preserve"> </w:t>
      </w:r>
      <w:proofErr w:type="spellStart"/>
      <w:r w:rsidRPr="00B475A8">
        <w:t>trình</w:t>
      </w:r>
      <w:proofErr w:type="spellEnd"/>
      <w:r w:rsidRPr="00B475A8">
        <w:t xml:space="preserve"> </w:t>
      </w:r>
      <w:proofErr w:type="spellStart"/>
      <w:r w:rsidRPr="00B475A8">
        <w:t>nghiên</w:t>
      </w:r>
      <w:proofErr w:type="spellEnd"/>
      <w:r w:rsidRPr="00B475A8">
        <w:t xml:space="preserve"> </w:t>
      </w:r>
      <w:proofErr w:type="spellStart"/>
      <w:r w:rsidRPr="00B475A8">
        <w:t>cứu</w:t>
      </w:r>
      <w:proofErr w:type="spellEnd"/>
      <w:r w:rsidRPr="00B475A8">
        <w:t xml:space="preserve"> </w:t>
      </w:r>
      <w:proofErr w:type="spellStart"/>
      <w:r w:rsidRPr="00B475A8">
        <w:t>tiếp</w:t>
      </w:r>
      <w:proofErr w:type="spellEnd"/>
      <w:r w:rsidRPr="00B475A8">
        <w:t xml:space="preserve"> </w:t>
      </w:r>
      <w:proofErr w:type="spellStart"/>
      <w:r w:rsidRPr="00B475A8">
        <w:t>theo</w:t>
      </w:r>
      <w:proofErr w:type="spellEnd"/>
      <w:r w:rsidRPr="00B475A8">
        <w:t xml:space="preserve"> </w:t>
      </w:r>
      <w:proofErr w:type="spellStart"/>
      <w:r w:rsidRPr="00B475A8">
        <w:t>được</w:t>
      </w:r>
      <w:proofErr w:type="spellEnd"/>
      <w:r w:rsidRPr="00B475A8">
        <w:t xml:space="preserve"> </w:t>
      </w:r>
      <w:proofErr w:type="spellStart"/>
      <w:r w:rsidRPr="00B475A8">
        <w:t>diễn</w:t>
      </w:r>
      <w:proofErr w:type="spellEnd"/>
      <w:r w:rsidRPr="00B475A8">
        <w:t xml:space="preserve"> </w:t>
      </w:r>
      <w:proofErr w:type="spellStart"/>
      <w:r w:rsidRPr="00B475A8">
        <w:t>ra</w:t>
      </w:r>
      <w:proofErr w:type="spellEnd"/>
      <w:r w:rsidRPr="00B475A8">
        <w:t xml:space="preserve"> </w:t>
      </w:r>
      <w:proofErr w:type="spellStart"/>
      <w:r w:rsidRPr="00B475A8">
        <w:t>một</w:t>
      </w:r>
      <w:proofErr w:type="spellEnd"/>
      <w:r w:rsidRPr="00B475A8">
        <w:t xml:space="preserve"> </w:t>
      </w:r>
      <w:proofErr w:type="spellStart"/>
      <w:r w:rsidRPr="00B475A8">
        <w:t>cách</w:t>
      </w:r>
      <w:proofErr w:type="spellEnd"/>
      <w:r w:rsidRPr="00B475A8">
        <w:t xml:space="preserve"> </w:t>
      </w:r>
      <w:proofErr w:type="spellStart"/>
      <w:r w:rsidRPr="00B475A8">
        <w:t>hiệu</w:t>
      </w:r>
      <w:proofErr w:type="spellEnd"/>
      <w:r w:rsidRPr="00B475A8">
        <w:t xml:space="preserve"> </w:t>
      </w:r>
      <w:proofErr w:type="spellStart"/>
      <w:r w:rsidRPr="00B475A8">
        <w:t>quả</w:t>
      </w:r>
      <w:proofErr w:type="spellEnd"/>
      <w:r w:rsidRPr="00B475A8">
        <w:t xml:space="preserve"> </w:t>
      </w:r>
      <w:proofErr w:type="spellStart"/>
      <w:r w:rsidRPr="00B475A8">
        <w:t>và</w:t>
      </w:r>
      <w:proofErr w:type="spellEnd"/>
      <w:r w:rsidRPr="00B475A8">
        <w:t xml:space="preserve"> </w:t>
      </w:r>
      <w:proofErr w:type="spellStart"/>
      <w:r w:rsidRPr="00B475A8">
        <w:t>chính</w:t>
      </w:r>
      <w:proofErr w:type="spellEnd"/>
      <w:r w:rsidRPr="00B475A8">
        <w:t xml:space="preserve"> </w:t>
      </w:r>
      <w:proofErr w:type="spellStart"/>
      <w:r w:rsidRPr="00B475A8">
        <w:t>xác</w:t>
      </w:r>
      <w:proofErr w:type="spellEnd"/>
      <w:r w:rsidRPr="00B475A8">
        <w:t xml:space="preserve">. </w:t>
      </w:r>
      <w:proofErr w:type="spellStart"/>
      <w:r w:rsidRPr="00B475A8">
        <w:t>Chúng</w:t>
      </w:r>
      <w:proofErr w:type="spellEnd"/>
      <w:r w:rsidRPr="00B475A8">
        <w:t xml:space="preserve"> </w:t>
      </w:r>
      <w:proofErr w:type="spellStart"/>
      <w:r w:rsidR="00A008DB">
        <w:t>em</w:t>
      </w:r>
      <w:proofErr w:type="spellEnd"/>
      <w:r w:rsidR="00A008DB">
        <w:rPr>
          <w:lang w:val="vi-VN"/>
        </w:rPr>
        <w:t xml:space="preserve"> </w:t>
      </w:r>
      <w:proofErr w:type="spellStart"/>
      <w:r w:rsidRPr="00B475A8">
        <w:t>hy</w:t>
      </w:r>
      <w:proofErr w:type="spellEnd"/>
      <w:r w:rsidRPr="00B475A8">
        <w:t xml:space="preserve"> </w:t>
      </w:r>
      <w:proofErr w:type="spellStart"/>
      <w:r w:rsidRPr="00B475A8">
        <w:t>vọng</w:t>
      </w:r>
      <w:proofErr w:type="spellEnd"/>
      <w:r w:rsidRPr="00B475A8">
        <w:t xml:space="preserve"> </w:t>
      </w:r>
      <w:proofErr w:type="spellStart"/>
      <w:r w:rsidRPr="00B475A8">
        <w:t>rằng</w:t>
      </w:r>
      <w:proofErr w:type="spellEnd"/>
      <w:r w:rsidRPr="00B475A8">
        <w:t xml:space="preserve"> </w:t>
      </w:r>
      <w:proofErr w:type="spellStart"/>
      <w:r w:rsidRPr="00B475A8">
        <w:t>việc</w:t>
      </w:r>
      <w:proofErr w:type="spellEnd"/>
      <w:r w:rsidRPr="00B475A8">
        <w:t xml:space="preserve"> </w:t>
      </w:r>
      <w:proofErr w:type="spellStart"/>
      <w:r w:rsidRPr="00B475A8">
        <w:t>sử</w:t>
      </w:r>
      <w:proofErr w:type="spellEnd"/>
      <w:r w:rsidRPr="00B475A8">
        <w:t xml:space="preserve"> </w:t>
      </w:r>
      <w:proofErr w:type="spellStart"/>
      <w:r w:rsidRPr="00B475A8">
        <w:t>dụng</w:t>
      </w:r>
      <w:proofErr w:type="spellEnd"/>
      <w:r w:rsidRPr="00B475A8">
        <w:t xml:space="preserve"> </w:t>
      </w:r>
      <w:proofErr w:type="spellStart"/>
      <w:r w:rsidRPr="00B475A8">
        <w:t>các</w:t>
      </w:r>
      <w:proofErr w:type="spellEnd"/>
      <w:r w:rsidRPr="00B475A8">
        <w:t xml:space="preserve"> </w:t>
      </w:r>
      <w:proofErr w:type="spellStart"/>
      <w:r w:rsidRPr="00B475A8">
        <w:t>thư</w:t>
      </w:r>
      <w:proofErr w:type="spellEnd"/>
      <w:r w:rsidRPr="00B475A8">
        <w:t xml:space="preserve"> </w:t>
      </w:r>
      <w:proofErr w:type="spellStart"/>
      <w:r w:rsidRPr="00B475A8">
        <w:t>viện</w:t>
      </w:r>
      <w:proofErr w:type="spellEnd"/>
      <w:r w:rsidRPr="00B475A8">
        <w:t xml:space="preserve"> </w:t>
      </w:r>
      <w:proofErr w:type="spellStart"/>
      <w:r w:rsidRPr="00B475A8">
        <w:t>và</w:t>
      </w:r>
      <w:proofErr w:type="spellEnd"/>
      <w:r w:rsidRPr="00B475A8">
        <w:t xml:space="preserve"> </w:t>
      </w:r>
      <w:proofErr w:type="spellStart"/>
      <w:r w:rsidRPr="00B475A8">
        <w:t>công</w:t>
      </w:r>
      <w:proofErr w:type="spellEnd"/>
      <w:r w:rsidRPr="00B475A8">
        <w:t xml:space="preserve"> </w:t>
      </w:r>
      <w:proofErr w:type="spellStart"/>
      <w:r w:rsidRPr="00B475A8">
        <w:t>cụ</w:t>
      </w:r>
      <w:proofErr w:type="spellEnd"/>
      <w:r w:rsidRPr="00B475A8">
        <w:t xml:space="preserve"> </w:t>
      </w:r>
      <w:proofErr w:type="spellStart"/>
      <w:r w:rsidRPr="00B475A8">
        <w:t>phù</w:t>
      </w:r>
      <w:proofErr w:type="spellEnd"/>
      <w:r w:rsidRPr="00B475A8">
        <w:t xml:space="preserve"> </w:t>
      </w:r>
      <w:proofErr w:type="spellStart"/>
      <w:r w:rsidRPr="00B475A8">
        <w:t>hợp</w:t>
      </w:r>
      <w:proofErr w:type="spellEnd"/>
      <w:r w:rsidRPr="00B475A8">
        <w:t xml:space="preserve"> </w:t>
      </w:r>
      <w:proofErr w:type="spellStart"/>
      <w:r w:rsidRPr="00B475A8">
        <w:t>sẽ</w:t>
      </w:r>
      <w:proofErr w:type="spellEnd"/>
      <w:r w:rsidRPr="00B475A8">
        <w:t xml:space="preserve"> </w:t>
      </w:r>
      <w:proofErr w:type="spellStart"/>
      <w:r w:rsidRPr="00B475A8">
        <w:t>đóng</w:t>
      </w:r>
      <w:proofErr w:type="spellEnd"/>
      <w:r w:rsidRPr="00B475A8">
        <w:t xml:space="preserve"> </w:t>
      </w:r>
      <w:proofErr w:type="spellStart"/>
      <w:r w:rsidRPr="00B475A8">
        <w:t>góp</w:t>
      </w:r>
      <w:proofErr w:type="spellEnd"/>
      <w:r w:rsidRPr="00B475A8">
        <w:t xml:space="preserve"> </w:t>
      </w:r>
      <w:proofErr w:type="spellStart"/>
      <w:r w:rsidRPr="00B475A8">
        <w:t>vào</w:t>
      </w:r>
      <w:proofErr w:type="spellEnd"/>
      <w:r w:rsidRPr="00B475A8">
        <w:t xml:space="preserve"> </w:t>
      </w:r>
      <w:proofErr w:type="spellStart"/>
      <w:r w:rsidRPr="00B475A8">
        <w:t>thành</w:t>
      </w:r>
      <w:proofErr w:type="spellEnd"/>
      <w:r w:rsidRPr="00B475A8">
        <w:t xml:space="preserve"> </w:t>
      </w:r>
      <w:proofErr w:type="spellStart"/>
      <w:r w:rsidRPr="00B475A8">
        <w:t>công</w:t>
      </w:r>
      <w:proofErr w:type="spellEnd"/>
      <w:r w:rsidRPr="00B475A8">
        <w:t xml:space="preserve"> </w:t>
      </w:r>
      <w:proofErr w:type="spellStart"/>
      <w:r w:rsidRPr="00B475A8">
        <w:t>của</w:t>
      </w:r>
      <w:proofErr w:type="spellEnd"/>
      <w:r w:rsidRPr="00B475A8">
        <w:t xml:space="preserve"> </w:t>
      </w:r>
      <w:proofErr w:type="spellStart"/>
      <w:r w:rsidRPr="00B475A8">
        <w:t>nghiên</w:t>
      </w:r>
      <w:proofErr w:type="spellEnd"/>
      <w:r w:rsidRPr="00B475A8">
        <w:t xml:space="preserve"> </w:t>
      </w:r>
      <w:proofErr w:type="spellStart"/>
      <w:r w:rsidRPr="00B475A8">
        <w:t>cứu</w:t>
      </w:r>
      <w:proofErr w:type="spellEnd"/>
      <w:r w:rsidRPr="00B475A8">
        <w:t xml:space="preserve"> </w:t>
      </w:r>
      <w:proofErr w:type="spellStart"/>
      <w:r w:rsidRPr="00B475A8">
        <w:t>và</w:t>
      </w:r>
      <w:proofErr w:type="spellEnd"/>
      <w:r w:rsidRPr="00B475A8">
        <w:t xml:space="preserve"> </w:t>
      </w:r>
      <w:proofErr w:type="spellStart"/>
      <w:r w:rsidRPr="00B475A8">
        <w:t>tạo</w:t>
      </w:r>
      <w:proofErr w:type="spellEnd"/>
      <w:r w:rsidRPr="00B475A8">
        <w:t xml:space="preserve"> </w:t>
      </w:r>
      <w:proofErr w:type="spellStart"/>
      <w:r w:rsidRPr="00B475A8">
        <w:t>ra</w:t>
      </w:r>
      <w:proofErr w:type="spellEnd"/>
      <w:r w:rsidRPr="00B475A8">
        <w:t xml:space="preserve"> </w:t>
      </w:r>
      <w:proofErr w:type="spellStart"/>
      <w:r w:rsidRPr="00B475A8">
        <w:t>những</w:t>
      </w:r>
      <w:proofErr w:type="spellEnd"/>
      <w:r w:rsidRPr="00B475A8">
        <w:t xml:space="preserve"> </w:t>
      </w:r>
      <w:proofErr w:type="spellStart"/>
      <w:r w:rsidRPr="00B475A8">
        <w:t>kết</w:t>
      </w:r>
      <w:proofErr w:type="spellEnd"/>
      <w:r w:rsidRPr="00B475A8">
        <w:t xml:space="preserve"> </w:t>
      </w:r>
      <w:proofErr w:type="spellStart"/>
      <w:r w:rsidRPr="00B475A8">
        <w:t>quả</w:t>
      </w:r>
      <w:proofErr w:type="spellEnd"/>
      <w:r w:rsidRPr="00B475A8">
        <w:t xml:space="preserve"> </w:t>
      </w:r>
      <w:proofErr w:type="spellStart"/>
      <w:r w:rsidRPr="00B475A8">
        <w:t>đáng</w:t>
      </w:r>
      <w:proofErr w:type="spellEnd"/>
      <w:r w:rsidRPr="00B475A8">
        <w:t xml:space="preserve"> </w:t>
      </w:r>
      <w:proofErr w:type="spellStart"/>
      <w:r w:rsidRPr="00B475A8">
        <w:t>giá</w:t>
      </w:r>
      <w:proofErr w:type="spellEnd"/>
      <w:r>
        <w:rPr>
          <w:lang w:val="vi-VN"/>
        </w:rPr>
        <w:t>. Vì vậy, ở</w:t>
      </w:r>
      <w:r w:rsidR="001565FF">
        <w:rPr>
          <w:lang w:val="vi-VN"/>
        </w:rPr>
        <w:t xml:space="preserve"> </w:t>
      </w:r>
      <w:r w:rsidR="0024588D">
        <w:rPr>
          <w:lang w:val="vi-VN"/>
        </w:rPr>
        <w:t xml:space="preserve">giai đoạn </w:t>
      </w:r>
      <w:r w:rsidR="001565FF">
        <w:rPr>
          <w:lang w:val="vi-VN"/>
        </w:rPr>
        <w:t>thu thập các đường dẫn liên quan này</w:t>
      </w:r>
      <w:r w:rsidR="00B475A8" w:rsidRPr="00B475A8">
        <w:t xml:space="preserve">, </w:t>
      </w:r>
      <w:proofErr w:type="spellStart"/>
      <w:r w:rsidR="00B475A8" w:rsidRPr="00B475A8">
        <w:t>chúng</w:t>
      </w:r>
      <w:proofErr w:type="spellEnd"/>
      <w:r w:rsidR="00B475A8" w:rsidRPr="00B475A8">
        <w:t xml:space="preserve"> </w:t>
      </w:r>
      <w:r w:rsidR="001565FF">
        <w:t>e</w:t>
      </w:r>
      <w:r w:rsidR="001565FF">
        <w:rPr>
          <w:lang w:val="vi-VN"/>
        </w:rPr>
        <w:t xml:space="preserve">m </w:t>
      </w:r>
      <w:proofErr w:type="spellStart"/>
      <w:r w:rsidR="00B475A8" w:rsidRPr="00B475A8">
        <w:t>đã</w:t>
      </w:r>
      <w:proofErr w:type="spellEnd"/>
      <w:r w:rsidR="00B475A8" w:rsidRPr="00B475A8">
        <w:t xml:space="preserve"> </w:t>
      </w:r>
      <w:proofErr w:type="spellStart"/>
      <w:r w:rsidR="00B475A8" w:rsidRPr="00B475A8">
        <w:t>sử</w:t>
      </w:r>
      <w:proofErr w:type="spellEnd"/>
      <w:r w:rsidR="00B475A8" w:rsidRPr="00B475A8">
        <w:t xml:space="preserve"> </w:t>
      </w:r>
      <w:proofErr w:type="spellStart"/>
      <w:r w:rsidR="00B475A8" w:rsidRPr="00B475A8">
        <w:t>dụng</w:t>
      </w:r>
      <w:proofErr w:type="spellEnd"/>
      <w:r w:rsidR="00B475A8" w:rsidRPr="00B475A8">
        <w:t xml:space="preserve"> </w:t>
      </w:r>
      <w:proofErr w:type="spellStart"/>
      <w:r w:rsidR="00B475A8" w:rsidRPr="00B475A8">
        <w:t>một</w:t>
      </w:r>
      <w:proofErr w:type="spellEnd"/>
      <w:r w:rsidR="00B475A8" w:rsidRPr="00B475A8">
        <w:t xml:space="preserve"> </w:t>
      </w:r>
      <w:proofErr w:type="spellStart"/>
      <w:r w:rsidR="00B475A8" w:rsidRPr="00B475A8">
        <w:t>số</w:t>
      </w:r>
      <w:proofErr w:type="spellEnd"/>
      <w:r w:rsidR="00B475A8" w:rsidRPr="00B475A8">
        <w:t xml:space="preserve"> </w:t>
      </w:r>
      <w:proofErr w:type="spellStart"/>
      <w:r w:rsidR="00B475A8" w:rsidRPr="00B475A8">
        <w:t>thư</w:t>
      </w:r>
      <w:proofErr w:type="spellEnd"/>
      <w:r w:rsidR="00B475A8" w:rsidRPr="00B475A8">
        <w:t xml:space="preserve"> </w:t>
      </w:r>
      <w:proofErr w:type="spellStart"/>
      <w:r w:rsidR="00B475A8" w:rsidRPr="00B475A8">
        <w:t>viện</w:t>
      </w:r>
      <w:proofErr w:type="spellEnd"/>
      <w:r w:rsidR="00B475A8" w:rsidRPr="00B475A8">
        <w:t xml:space="preserve"> Python </w:t>
      </w:r>
      <w:proofErr w:type="spellStart"/>
      <w:r w:rsidR="00B475A8" w:rsidRPr="00B475A8">
        <w:t>quan</w:t>
      </w:r>
      <w:proofErr w:type="spellEnd"/>
      <w:r w:rsidR="00B475A8" w:rsidRPr="00B475A8">
        <w:t xml:space="preserve"> </w:t>
      </w:r>
      <w:proofErr w:type="spellStart"/>
      <w:r w:rsidR="00B475A8" w:rsidRPr="00B475A8">
        <w:t>trọng</w:t>
      </w:r>
      <w:proofErr w:type="spellEnd"/>
      <w:r w:rsidR="00B475A8" w:rsidRPr="00B475A8">
        <w:t xml:space="preserve"> </w:t>
      </w:r>
      <w:proofErr w:type="spellStart"/>
      <w:r w:rsidR="00B475A8" w:rsidRPr="00B475A8">
        <w:t>như</w:t>
      </w:r>
      <w:proofErr w:type="spellEnd"/>
      <w:r w:rsidR="00B475A8" w:rsidRPr="00B475A8">
        <w:t xml:space="preserve"> requests, </w:t>
      </w:r>
      <w:proofErr w:type="spellStart"/>
      <w:r w:rsidR="00B475A8" w:rsidRPr="00B475A8">
        <w:t>BeautifulSoup</w:t>
      </w:r>
      <w:proofErr w:type="spellEnd"/>
      <w:r w:rsidR="00B475A8" w:rsidRPr="00B475A8">
        <w:t xml:space="preserve"> </w:t>
      </w:r>
      <w:proofErr w:type="spellStart"/>
      <w:r w:rsidR="00B475A8" w:rsidRPr="00B475A8">
        <w:t>và</w:t>
      </w:r>
      <w:proofErr w:type="spellEnd"/>
      <w:r w:rsidR="00B475A8" w:rsidRPr="00B475A8">
        <w:t xml:space="preserve"> re. </w:t>
      </w:r>
      <w:proofErr w:type="spellStart"/>
      <w:r w:rsidR="00B475A8" w:rsidRPr="00B475A8">
        <w:t>Thư</w:t>
      </w:r>
      <w:proofErr w:type="spellEnd"/>
      <w:r w:rsidR="00B475A8" w:rsidRPr="00B475A8">
        <w:t xml:space="preserve"> </w:t>
      </w:r>
      <w:proofErr w:type="spellStart"/>
      <w:r w:rsidR="00B475A8" w:rsidRPr="00B475A8">
        <w:t>viện</w:t>
      </w:r>
      <w:proofErr w:type="spellEnd"/>
      <w:r w:rsidR="00B475A8" w:rsidRPr="00B475A8">
        <w:t xml:space="preserve"> requests </w:t>
      </w:r>
      <w:proofErr w:type="spellStart"/>
      <w:r w:rsidR="00B475A8" w:rsidRPr="00B475A8">
        <w:t>được</w:t>
      </w:r>
      <w:proofErr w:type="spellEnd"/>
      <w:r w:rsidR="00B475A8" w:rsidRPr="00B475A8">
        <w:t xml:space="preserve"> </w:t>
      </w:r>
      <w:proofErr w:type="spellStart"/>
      <w:r w:rsidR="00B475A8" w:rsidRPr="00B475A8">
        <w:t>sử</w:t>
      </w:r>
      <w:proofErr w:type="spellEnd"/>
      <w:r w:rsidR="00B475A8" w:rsidRPr="00B475A8">
        <w:t xml:space="preserve"> </w:t>
      </w:r>
      <w:proofErr w:type="spellStart"/>
      <w:r w:rsidR="00B475A8" w:rsidRPr="00B475A8">
        <w:t>dụng</w:t>
      </w:r>
      <w:proofErr w:type="spellEnd"/>
      <w:r w:rsidR="00B475A8" w:rsidRPr="00B475A8">
        <w:t xml:space="preserve"> </w:t>
      </w:r>
      <w:proofErr w:type="spellStart"/>
      <w:r w:rsidR="00B475A8" w:rsidRPr="00B475A8">
        <w:t>để</w:t>
      </w:r>
      <w:proofErr w:type="spellEnd"/>
      <w:r w:rsidR="00B475A8" w:rsidRPr="00B475A8">
        <w:t xml:space="preserve"> </w:t>
      </w:r>
      <w:proofErr w:type="spellStart"/>
      <w:r w:rsidR="00B475A8" w:rsidRPr="00B475A8">
        <w:t>hỗ</w:t>
      </w:r>
      <w:proofErr w:type="spellEnd"/>
      <w:r w:rsidR="00B475A8" w:rsidRPr="00B475A8">
        <w:t xml:space="preserve"> </w:t>
      </w:r>
      <w:proofErr w:type="spellStart"/>
      <w:r w:rsidR="00B475A8" w:rsidRPr="00B475A8">
        <w:t>trợ</w:t>
      </w:r>
      <w:proofErr w:type="spellEnd"/>
      <w:r w:rsidR="00B475A8" w:rsidRPr="00B475A8">
        <w:t xml:space="preserve"> </w:t>
      </w:r>
      <w:proofErr w:type="spellStart"/>
      <w:r w:rsidR="00B475A8" w:rsidRPr="00B475A8">
        <w:t>gửi</w:t>
      </w:r>
      <w:proofErr w:type="spellEnd"/>
      <w:r w:rsidR="00B475A8" w:rsidRPr="00B475A8">
        <w:t xml:space="preserve"> </w:t>
      </w:r>
      <w:proofErr w:type="spellStart"/>
      <w:r w:rsidR="00B475A8" w:rsidRPr="00B475A8">
        <w:t>các</w:t>
      </w:r>
      <w:proofErr w:type="spellEnd"/>
      <w:r w:rsidR="00B475A8" w:rsidRPr="00B475A8">
        <w:t xml:space="preserve"> </w:t>
      </w:r>
      <w:proofErr w:type="spellStart"/>
      <w:r w:rsidR="00B475A8" w:rsidRPr="00B475A8">
        <w:t>yêu</w:t>
      </w:r>
      <w:proofErr w:type="spellEnd"/>
      <w:r w:rsidR="00B475A8" w:rsidRPr="00B475A8">
        <w:t xml:space="preserve"> </w:t>
      </w:r>
      <w:proofErr w:type="spellStart"/>
      <w:r w:rsidR="00B475A8" w:rsidRPr="00B475A8">
        <w:t>cầu</w:t>
      </w:r>
      <w:proofErr w:type="spellEnd"/>
      <w:r w:rsidR="00B475A8" w:rsidRPr="00B475A8">
        <w:t xml:space="preserve"> HTTP/1.1 </w:t>
      </w:r>
      <w:proofErr w:type="spellStart"/>
      <w:r w:rsidR="00B475A8" w:rsidRPr="00B475A8">
        <w:t>một</w:t>
      </w:r>
      <w:proofErr w:type="spellEnd"/>
      <w:r w:rsidR="00B475A8" w:rsidRPr="00B475A8">
        <w:t xml:space="preserve"> </w:t>
      </w:r>
      <w:proofErr w:type="spellStart"/>
      <w:r w:rsidR="00B475A8" w:rsidRPr="00B475A8">
        <w:t>cách</w:t>
      </w:r>
      <w:proofErr w:type="spellEnd"/>
      <w:r w:rsidR="00B475A8" w:rsidRPr="00B475A8">
        <w:t xml:space="preserve"> </w:t>
      </w:r>
      <w:proofErr w:type="spellStart"/>
      <w:r w:rsidR="00B475A8" w:rsidRPr="00B475A8">
        <w:t>dễ</w:t>
      </w:r>
      <w:proofErr w:type="spellEnd"/>
      <w:r w:rsidR="00B475A8" w:rsidRPr="00B475A8">
        <w:t xml:space="preserve"> </w:t>
      </w:r>
      <w:proofErr w:type="spellStart"/>
      <w:r w:rsidR="00B475A8" w:rsidRPr="00B475A8">
        <w:t>dàng</w:t>
      </w:r>
      <w:proofErr w:type="spellEnd"/>
      <w:r w:rsidR="00B475A8" w:rsidRPr="00B475A8">
        <w:t xml:space="preserve"> </w:t>
      </w:r>
      <w:proofErr w:type="spellStart"/>
      <w:r w:rsidR="00B475A8" w:rsidRPr="00B475A8">
        <w:t>và</w:t>
      </w:r>
      <w:proofErr w:type="spellEnd"/>
      <w:r w:rsidR="00B475A8" w:rsidRPr="00B475A8">
        <w:t xml:space="preserve"> </w:t>
      </w:r>
      <w:proofErr w:type="spellStart"/>
      <w:r w:rsidR="00B475A8" w:rsidRPr="00B475A8">
        <w:t>hiệu</w:t>
      </w:r>
      <w:proofErr w:type="spellEnd"/>
      <w:r w:rsidR="00B475A8" w:rsidRPr="00B475A8">
        <w:t xml:space="preserve"> </w:t>
      </w:r>
      <w:proofErr w:type="spellStart"/>
      <w:r w:rsidR="00B475A8" w:rsidRPr="00B475A8">
        <w:t>quả</w:t>
      </w:r>
      <w:proofErr w:type="spellEnd"/>
      <w:r w:rsidR="00B475A8" w:rsidRPr="00B475A8">
        <w:t xml:space="preserve">. </w:t>
      </w:r>
      <w:proofErr w:type="spellStart"/>
      <w:r w:rsidR="00B475A8" w:rsidRPr="00B475A8">
        <w:t>Để</w:t>
      </w:r>
      <w:proofErr w:type="spellEnd"/>
      <w:r w:rsidR="00B475A8" w:rsidRPr="00B475A8">
        <w:t xml:space="preserve"> </w:t>
      </w:r>
      <w:proofErr w:type="spellStart"/>
      <w:r w:rsidR="00B475A8" w:rsidRPr="00B475A8">
        <w:t>thực</w:t>
      </w:r>
      <w:proofErr w:type="spellEnd"/>
      <w:r w:rsidR="00B475A8" w:rsidRPr="00B475A8">
        <w:t xml:space="preserve"> </w:t>
      </w:r>
      <w:proofErr w:type="spellStart"/>
      <w:r w:rsidR="00B475A8" w:rsidRPr="00B475A8">
        <w:t>hiện</w:t>
      </w:r>
      <w:proofErr w:type="spellEnd"/>
      <w:r w:rsidR="00B475A8" w:rsidRPr="00B475A8">
        <w:t xml:space="preserve"> </w:t>
      </w:r>
      <w:proofErr w:type="spellStart"/>
      <w:r w:rsidR="00B475A8" w:rsidRPr="00B475A8">
        <w:t>việc</w:t>
      </w:r>
      <w:proofErr w:type="spellEnd"/>
      <w:r w:rsidR="00B475A8" w:rsidRPr="00B475A8">
        <w:t xml:space="preserve"> </w:t>
      </w:r>
      <w:proofErr w:type="spellStart"/>
      <w:r w:rsidR="00B475A8" w:rsidRPr="00B475A8">
        <w:t>truy</w:t>
      </w:r>
      <w:proofErr w:type="spellEnd"/>
      <w:r w:rsidR="00B475A8" w:rsidRPr="00B475A8">
        <w:t xml:space="preserve"> </w:t>
      </w:r>
      <w:proofErr w:type="spellStart"/>
      <w:r w:rsidR="00B475A8" w:rsidRPr="00B475A8">
        <w:t>cập</w:t>
      </w:r>
      <w:proofErr w:type="spellEnd"/>
      <w:r w:rsidR="00B475A8" w:rsidRPr="00B475A8">
        <w:t xml:space="preserve"> </w:t>
      </w:r>
      <w:proofErr w:type="spellStart"/>
      <w:r w:rsidR="00B475A8" w:rsidRPr="00B475A8">
        <w:t>vào</w:t>
      </w:r>
      <w:proofErr w:type="spellEnd"/>
      <w:r w:rsidR="00B475A8" w:rsidRPr="00B475A8">
        <w:t xml:space="preserve"> </w:t>
      </w:r>
      <w:proofErr w:type="spellStart"/>
      <w:r w:rsidR="00B475A8" w:rsidRPr="00B475A8">
        <w:t>trang</w:t>
      </w:r>
      <w:proofErr w:type="spellEnd"/>
      <w:r w:rsidR="00B475A8" w:rsidRPr="00B475A8">
        <w:t xml:space="preserve"> web https://www.scribd.com/lists/21643875/Th%C6%A1-V%C4%83n-Han-Nom, </w:t>
      </w:r>
      <w:proofErr w:type="spellStart"/>
      <w:r w:rsidR="00B475A8" w:rsidRPr="00B475A8">
        <w:t>chúng</w:t>
      </w:r>
      <w:proofErr w:type="spellEnd"/>
      <w:r w:rsidR="00B475A8" w:rsidRPr="00B475A8">
        <w:t xml:space="preserve"> </w:t>
      </w:r>
      <w:proofErr w:type="spellStart"/>
      <w:r w:rsidR="00E22D8F">
        <w:t>em</w:t>
      </w:r>
      <w:proofErr w:type="spellEnd"/>
      <w:r w:rsidR="00E22D8F">
        <w:rPr>
          <w:lang w:val="vi-VN"/>
        </w:rPr>
        <w:t xml:space="preserve"> </w:t>
      </w:r>
      <w:proofErr w:type="spellStart"/>
      <w:r w:rsidR="00B475A8" w:rsidRPr="00B475A8">
        <w:t>đã</w:t>
      </w:r>
      <w:proofErr w:type="spellEnd"/>
      <w:r w:rsidR="00B475A8" w:rsidRPr="00B475A8">
        <w:t xml:space="preserve"> </w:t>
      </w:r>
      <w:proofErr w:type="spellStart"/>
      <w:r w:rsidR="00B475A8" w:rsidRPr="00B475A8">
        <w:t>sử</w:t>
      </w:r>
      <w:proofErr w:type="spellEnd"/>
      <w:r w:rsidR="00B475A8" w:rsidRPr="00B475A8">
        <w:t xml:space="preserve"> </w:t>
      </w:r>
      <w:proofErr w:type="spellStart"/>
      <w:r w:rsidR="00B475A8" w:rsidRPr="00B475A8">
        <w:t>dụng</w:t>
      </w:r>
      <w:proofErr w:type="spellEnd"/>
      <w:r w:rsidR="00B475A8" w:rsidRPr="00B475A8">
        <w:t xml:space="preserve"> </w:t>
      </w:r>
      <w:proofErr w:type="spellStart"/>
      <w:r w:rsidR="00B475A8" w:rsidRPr="00B475A8">
        <w:t>thư</w:t>
      </w:r>
      <w:proofErr w:type="spellEnd"/>
      <w:r w:rsidR="00B475A8" w:rsidRPr="00B475A8">
        <w:t xml:space="preserve"> </w:t>
      </w:r>
      <w:proofErr w:type="spellStart"/>
      <w:r w:rsidR="00B475A8" w:rsidRPr="00B475A8">
        <w:t>viện</w:t>
      </w:r>
      <w:proofErr w:type="spellEnd"/>
      <w:r w:rsidR="00B475A8" w:rsidRPr="00B475A8">
        <w:t xml:space="preserve"> </w:t>
      </w:r>
      <w:proofErr w:type="spellStart"/>
      <w:r w:rsidR="00B475A8" w:rsidRPr="00B475A8">
        <w:t>này</w:t>
      </w:r>
      <w:proofErr w:type="spellEnd"/>
      <w:r w:rsidR="00B475A8" w:rsidRPr="00B475A8">
        <w:t xml:space="preserve"> </w:t>
      </w:r>
      <w:proofErr w:type="spellStart"/>
      <w:r w:rsidR="00B475A8" w:rsidRPr="00B475A8">
        <w:t>và</w:t>
      </w:r>
      <w:proofErr w:type="spellEnd"/>
      <w:r w:rsidR="00B475A8" w:rsidRPr="00B475A8">
        <w:t xml:space="preserve"> </w:t>
      </w:r>
      <w:proofErr w:type="spellStart"/>
      <w:r w:rsidR="00B475A8" w:rsidRPr="00B475A8">
        <w:t>kiểm</w:t>
      </w:r>
      <w:proofErr w:type="spellEnd"/>
      <w:r w:rsidR="00B475A8" w:rsidRPr="00B475A8">
        <w:t xml:space="preserve"> </w:t>
      </w:r>
      <w:proofErr w:type="spellStart"/>
      <w:r w:rsidR="00B475A8" w:rsidRPr="00B475A8">
        <w:t>tra</w:t>
      </w:r>
      <w:proofErr w:type="spellEnd"/>
      <w:r w:rsidR="00B475A8" w:rsidRPr="00B475A8">
        <w:t xml:space="preserve"> </w:t>
      </w:r>
      <w:proofErr w:type="spellStart"/>
      <w:r w:rsidR="00B475A8" w:rsidRPr="00B475A8">
        <w:t>tính</w:t>
      </w:r>
      <w:proofErr w:type="spellEnd"/>
      <w:r w:rsidR="00B475A8" w:rsidRPr="00B475A8">
        <w:t xml:space="preserve"> </w:t>
      </w:r>
      <w:proofErr w:type="spellStart"/>
      <w:r w:rsidR="00B475A8" w:rsidRPr="00B475A8">
        <w:t>tồn</w:t>
      </w:r>
      <w:proofErr w:type="spellEnd"/>
      <w:r w:rsidR="00B475A8" w:rsidRPr="00B475A8">
        <w:t xml:space="preserve"> </w:t>
      </w:r>
      <w:proofErr w:type="spellStart"/>
      <w:r w:rsidR="00B475A8" w:rsidRPr="00B475A8">
        <w:t>tại</w:t>
      </w:r>
      <w:proofErr w:type="spellEnd"/>
      <w:r w:rsidR="00B475A8" w:rsidRPr="00B475A8">
        <w:t xml:space="preserve"> </w:t>
      </w:r>
      <w:proofErr w:type="spellStart"/>
      <w:r w:rsidR="00B475A8" w:rsidRPr="00B475A8">
        <w:t>cũng</w:t>
      </w:r>
      <w:proofErr w:type="spellEnd"/>
      <w:r w:rsidR="00B475A8" w:rsidRPr="00B475A8">
        <w:t xml:space="preserve"> </w:t>
      </w:r>
      <w:proofErr w:type="spellStart"/>
      <w:r w:rsidR="00B475A8" w:rsidRPr="00B475A8">
        <w:t>như</w:t>
      </w:r>
      <w:proofErr w:type="spellEnd"/>
      <w:r w:rsidR="00B475A8" w:rsidRPr="00B475A8">
        <w:t xml:space="preserve"> </w:t>
      </w:r>
      <w:proofErr w:type="spellStart"/>
      <w:r w:rsidR="00B475A8" w:rsidRPr="00B475A8">
        <w:t>hoạt</w:t>
      </w:r>
      <w:proofErr w:type="spellEnd"/>
      <w:r w:rsidR="00B475A8" w:rsidRPr="00B475A8">
        <w:t xml:space="preserve"> </w:t>
      </w:r>
      <w:proofErr w:type="spellStart"/>
      <w:r w:rsidR="00B475A8" w:rsidRPr="00B475A8">
        <w:t>động</w:t>
      </w:r>
      <w:proofErr w:type="spellEnd"/>
      <w:r w:rsidR="00B475A8" w:rsidRPr="00B475A8">
        <w:t xml:space="preserve"> </w:t>
      </w:r>
      <w:proofErr w:type="spellStart"/>
      <w:r w:rsidR="00B475A8" w:rsidRPr="00B475A8">
        <w:t>của</w:t>
      </w:r>
      <w:proofErr w:type="spellEnd"/>
      <w:r w:rsidR="00B475A8" w:rsidRPr="00B475A8">
        <w:t xml:space="preserve"> </w:t>
      </w:r>
      <w:proofErr w:type="spellStart"/>
      <w:r w:rsidR="00B475A8" w:rsidRPr="00B475A8">
        <w:t>các</w:t>
      </w:r>
      <w:proofErr w:type="spellEnd"/>
      <w:r w:rsidR="00B475A8" w:rsidRPr="00B475A8">
        <w:t xml:space="preserve"> </w:t>
      </w:r>
      <w:proofErr w:type="spellStart"/>
      <w:r w:rsidR="00B475A8" w:rsidRPr="00B475A8">
        <w:t>đường</w:t>
      </w:r>
      <w:proofErr w:type="spellEnd"/>
      <w:r w:rsidR="00B475A8" w:rsidRPr="00B475A8">
        <w:t xml:space="preserve"> </w:t>
      </w:r>
      <w:proofErr w:type="spellStart"/>
      <w:r w:rsidR="00B475A8" w:rsidRPr="00B475A8">
        <w:t>dẫn</w:t>
      </w:r>
      <w:proofErr w:type="spellEnd"/>
      <w:r w:rsidR="00B475A8" w:rsidRPr="00B475A8">
        <w:t>.</w:t>
      </w:r>
    </w:p>
    <w:p w14:paraId="24789FE7" w14:textId="6596CAF3" w:rsidR="00B475A8" w:rsidRPr="00E22D8F" w:rsidRDefault="00B475A8" w:rsidP="007D2A5C">
      <w:pPr>
        <w:pStyle w:val="NormalText"/>
        <w:jc w:val="both"/>
        <w:rPr>
          <w:lang w:val="vi-VN"/>
        </w:rPr>
      </w:pPr>
      <w:proofErr w:type="spellStart"/>
      <w:r w:rsidRPr="00B475A8">
        <w:t>Tiếp</w:t>
      </w:r>
      <w:proofErr w:type="spellEnd"/>
      <w:r w:rsidRPr="00B475A8">
        <w:t xml:space="preserve"> </w:t>
      </w:r>
      <w:proofErr w:type="spellStart"/>
      <w:r w:rsidRPr="00B475A8">
        <w:t>theo</w:t>
      </w:r>
      <w:proofErr w:type="spellEnd"/>
      <w:r w:rsidRPr="00B475A8">
        <w:t xml:space="preserve">, </w:t>
      </w:r>
      <w:proofErr w:type="spellStart"/>
      <w:r w:rsidRPr="00B475A8">
        <w:t>chúng</w:t>
      </w:r>
      <w:proofErr w:type="spellEnd"/>
      <w:r w:rsidRPr="00B475A8">
        <w:t xml:space="preserve"> </w:t>
      </w:r>
      <w:r w:rsidR="00E22D8F">
        <w:t>e</w:t>
      </w:r>
      <w:r w:rsidR="00E22D8F">
        <w:rPr>
          <w:lang w:val="vi-VN"/>
        </w:rPr>
        <w:t xml:space="preserve">m </w:t>
      </w:r>
      <w:proofErr w:type="spellStart"/>
      <w:r w:rsidRPr="00B475A8">
        <w:t>đã</w:t>
      </w:r>
      <w:proofErr w:type="spellEnd"/>
      <w:r w:rsidRPr="00B475A8">
        <w:t xml:space="preserve"> </w:t>
      </w:r>
      <w:proofErr w:type="spellStart"/>
      <w:r w:rsidRPr="00B475A8">
        <w:t>thực</w:t>
      </w:r>
      <w:proofErr w:type="spellEnd"/>
      <w:r w:rsidRPr="00B475A8">
        <w:t xml:space="preserve"> </w:t>
      </w:r>
      <w:proofErr w:type="spellStart"/>
      <w:r w:rsidRPr="00B475A8">
        <w:t>hiện</w:t>
      </w:r>
      <w:proofErr w:type="spellEnd"/>
      <w:r w:rsidRPr="00B475A8">
        <w:t xml:space="preserve"> </w:t>
      </w:r>
      <w:proofErr w:type="spellStart"/>
      <w:r w:rsidRPr="00B475A8">
        <w:t>phân</w:t>
      </w:r>
      <w:proofErr w:type="spellEnd"/>
      <w:r w:rsidRPr="00B475A8">
        <w:t xml:space="preserve"> </w:t>
      </w:r>
      <w:proofErr w:type="spellStart"/>
      <w:r w:rsidRPr="00B475A8">
        <w:t>tích</w:t>
      </w:r>
      <w:proofErr w:type="spellEnd"/>
      <w:r w:rsidRPr="00B475A8">
        <w:t xml:space="preserve"> </w:t>
      </w:r>
      <w:proofErr w:type="spellStart"/>
      <w:r w:rsidRPr="00B475A8">
        <w:t>kết</w:t>
      </w:r>
      <w:proofErr w:type="spellEnd"/>
      <w:r w:rsidRPr="00B475A8">
        <w:t xml:space="preserve"> </w:t>
      </w:r>
      <w:proofErr w:type="spellStart"/>
      <w:r w:rsidRPr="00B475A8">
        <w:t>quả</w:t>
      </w:r>
      <w:proofErr w:type="spellEnd"/>
      <w:r w:rsidRPr="00B475A8">
        <w:t xml:space="preserve"> </w:t>
      </w:r>
      <w:proofErr w:type="spellStart"/>
      <w:r w:rsidRPr="00B475A8">
        <w:t>từ</w:t>
      </w:r>
      <w:proofErr w:type="spellEnd"/>
      <w:r w:rsidRPr="00B475A8">
        <w:t xml:space="preserve"> </w:t>
      </w:r>
      <w:proofErr w:type="spellStart"/>
      <w:r w:rsidRPr="00B475A8">
        <w:t>việc</w:t>
      </w:r>
      <w:proofErr w:type="spellEnd"/>
      <w:r w:rsidRPr="00B475A8">
        <w:t xml:space="preserve"> </w:t>
      </w:r>
      <w:proofErr w:type="spellStart"/>
      <w:r w:rsidRPr="00B475A8">
        <w:t>truy</w:t>
      </w:r>
      <w:proofErr w:type="spellEnd"/>
      <w:r w:rsidRPr="00B475A8">
        <w:t xml:space="preserve"> </w:t>
      </w:r>
      <w:proofErr w:type="spellStart"/>
      <w:r w:rsidRPr="00B475A8">
        <w:t>cập</w:t>
      </w:r>
      <w:proofErr w:type="spellEnd"/>
      <w:r w:rsidRPr="00B475A8">
        <w:t xml:space="preserve"> </w:t>
      </w:r>
      <w:proofErr w:type="spellStart"/>
      <w:r w:rsidRPr="00B475A8">
        <w:t>trang</w:t>
      </w:r>
      <w:proofErr w:type="spellEnd"/>
      <w:r w:rsidRPr="00B475A8">
        <w:t xml:space="preserve"> web </w:t>
      </w:r>
      <w:proofErr w:type="spellStart"/>
      <w:r w:rsidRPr="00B475A8">
        <w:t>để</w:t>
      </w:r>
      <w:proofErr w:type="spellEnd"/>
      <w:r w:rsidRPr="00B475A8">
        <w:t xml:space="preserve"> </w:t>
      </w:r>
      <w:proofErr w:type="spellStart"/>
      <w:r w:rsidRPr="00B475A8">
        <w:t>xác</w:t>
      </w:r>
      <w:proofErr w:type="spellEnd"/>
      <w:r w:rsidRPr="00B475A8">
        <w:t xml:space="preserve"> </w:t>
      </w:r>
      <w:proofErr w:type="spellStart"/>
      <w:r w:rsidRPr="00B475A8">
        <w:t>định</w:t>
      </w:r>
      <w:proofErr w:type="spellEnd"/>
      <w:r w:rsidRPr="00B475A8">
        <w:t xml:space="preserve"> </w:t>
      </w:r>
      <w:proofErr w:type="spellStart"/>
      <w:r w:rsidRPr="00B475A8">
        <w:t>các</w:t>
      </w:r>
      <w:proofErr w:type="spellEnd"/>
      <w:r w:rsidRPr="00B475A8">
        <w:t xml:space="preserve"> </w:t>
      </w:r>
      <w:proofErr w:type="spellStart"/>
      <w:r w:rsidRPr="00B475A8">
        <w:t>đường</w:t>
      </w:r>
      <w:proofErr w:type="spellEnd"/>
      <w:r w:rsidRPr="00B475A8">
        <w:t xml:space="preserve"> </w:t>
      </w:r>
      <w:proofErr w:type="spellStart"/>
      <w:r w:rsidRPr="00B475A8">
        <w:t>dẫn</w:t>
      </w:r>
      <w:proofErr w:type="spellEnd"/>
      <w:r w:rsidRPr="00B475A8">
        <w:t xml:space="preserve"> </w:t>
      </w:r>
      <w:proofErr w:type="spellStart"/>
      <w:r w:rsidRPr="00B475A8">
        <w:t>liên</w:t>
      </w:r>
      <w:proofErr w:type="spellEnd"/>
      <w:r w:rsidRPr="00B475A8">
        <w:t xml:space="preserve"> </w:t>
      </w:r>
      <w:proofErr w:type="spellStart"/>
      <w:r w:rsidRPr="00B475A8">
        <w:t>quan</w:t>
      </w:r>
      <w:proofErr w:type="spellEnd"/>
      <w:r w:rsidRPr="00B475A8">
        <w:t xml:space="preserve"> </w:t>
      </w:r>
      <w:proofErr w:type="spellStart"/>
      <w:r w:rsidRPr="00B475A8">
        <w:t>đến</w:t>
      </w:r>
      <w:proofErr w:type="spellEnd"/>
      <w:r w:rsidRPr="00B475A8">
        <w:t xml:space="preserve"> </w:t>
      </w:r>
      <w:proofErr w:type="spellStart"/>
      <w:r w:rsidRPr="00B475A8">
        <w:t>các</w:t>
      </w:r>
      <w:proofErr w:type="spellEnd"/>
      <w:r w:rsidRPr="00B475A8">
        <w:t xml:space="preserve"> </w:t>
      </w:r>
      <w:proofErr w:type="spellStart"/>
      <w:r w:rsidRPr="00B475A8">
        <w:t>tệp</w:t>
      </w:r>
      <w:proofErr w:type="spellEnd"/>
      <w:r w:rsidRPr="00B475A8">
        <w:t xml:space="preserve"> </w:t>
      </w:r>
      <w:proofErr w:type="spellStart"/>
      <w:r w:rsidRPr="00B475A8">
        <w:t>văn</w:t>
      </w:r>
      <w:proofErr w:type="spellEnd"/>
      <w:r w:rsidRPr="00B475A8">
        <w:t xml:space="preserve"> </w:t>
      </w:r>
      <w:proofErr w:type="spellStart"/>
      <w:r w:rsidRPr="00B475A8">
        <w:t>bản</w:t>
      </w:r>
      <w:proofErr w:type="spellEnd"/>
      <w:r w:rsidRPr="00B475A8">
        <w:t xml:space="preserve"> </w:t>
      </w:r>
      <w:proofErr w:type="spellStart"/>
      <w:r w:rsidRPr="00B475A8">
        <w:t>chữ</w:t>
      </w:r>
      <w:proofErr w:type="spellEnd"/>
      <w:r w:rsidRPr="00B475A8">
        <w:t xml:space="preserve"> </w:t>
      </w:r>
      <w:proofErr w:type="spellStart"/>
      <w:r w:rsidRPr="00B475A8">
        <w:t>Nôm</w:t>
      </w:r>
      <w:proofErr w:type="spellEnd"/>
      <w:r w:rsidRPr="00B475A8">
        <w:t xml:space="preserve"> </w:t>
      </w:r>
      <w:proofErr w:type="spellStart"/>
      <w:r w:rsidRPr="00B475A8">
        <w:t>và</w:t>
      </w:r>
      <w:proofErr w:type="spellEnd"/>
      <w:r w:rsidRPr="00B475A8">
        <w:t xml:space="preserve"> </w:t>
      </w:r>
      <w:proofErr w:type="spellStart"/>
      <w:r w:rsidRPr="00B475A8">
        <w:t>chữ</w:t>
      </w:r>
      <w:proofErr w:type="spellEnd"/>
      <w:r w:rsidRPr="00B475A8">
        <w:t xml:space="preserve"> </w:t>
      </w:r>
      <w:proofErr w:type="spellStart"/>
      <w:r w:rsidRPr="00B475A8">
        <w:t>Quốc</w:t>
      </w:r>
      <w:proofErr w:type="spellEnd"/>
      <w:r w:rsidRPr="00B475A8">
        <w:t xml:space="preserve"> </w:t>
      </w:r>
      <w:proofErr w:type="spellStart"/>
      <w:r w:rsidRPr="00B475A8">
        <w:t>ngữ</w:t>
      </w:r>
      <w:proofErr w:type="spellEnd"/>
      <w:r w:rsidRPr="00B475A8">
        <w:t xml:space="preserve">. </w:t>
      </w:r>
      <w:proofErr w:type="spellStart"/>
      <w:r w:rsidRPr="00B475A8">
        <w:t>Việc</w:t>
      </w:r>
      <w:proofErr w:type="spellEnd"/>
      <w:r w:rsidRPr="00B475A8">
        <w:t xml:space="preserve"> </w:t>
      </w:r>
      <w:proofErr w:type="spellStart"/>
      <w:r w:rsidRPr="00B475A8">
        <w:t>này</w:t>
      </w:r>
      <w:proofErr w:type="spellEnd"/>
      <w:r w:rsidRPr="00B475A8">
        <w:t xml:space="preserve"> </w:t>
      </w:r>
      <w:proofErr w:type="spellStart"/>
      <w:r w:rsidRPr="00B475A8">
        <w:t>giúp</w:t>
      </w:r>
      <w:proofErr w:type="spellEnd"/>
      <w:r w:rsidRPr="00B475A8">
        <w:t xml:space="preserve"> </w:t>
      </w:r>
      <w:proofErr w:type="spellStart"/>
      <w:r w:rsidRPr="00B475A8">
        <w:t>chúng</w:t>
      </w:r>
      <w:proofErr w:type="spellEnd"/>
      <w:r w:rsidRPr="00B475A8">
        <w:t xml:space="preserve"> </w:t>
      </w:r>
      <w:proofErr w:type="spellStart"/>
      <w:r w:rsidR="00E22D8F">
        <w:t>em</w:t>
      </w:r>
      <w:proofErr w:type="spellEnd"/>
      <w:r w:rsidR="00E22D8F">
        <w:rPr>
          <w:lang w:val="vi-VN"/>
        </w:rPr>
        <w:t xml:space="preserve"> </w:t>
      </w:r>
      <w:proofErr w:type="spellStart"/>
      <w:r w:rsidRPr="00B475A8">
        <w:t>tập</w:t>
      </w:r>
      <w:proofErr w:type="spellEnd"/>
      <w:r w:rsidRPr="00B475A8">
        <w:t xml:space="preserve"> </w:t>
      </w:r>
      <w:proofErr w:type="spellStart"/>
      <w:r w:rsidRPr="00B475A8">
        <w:t>trung</w:t>
      </w:r>
      <w:proofErr w:type="spellEnd"/>
      <w:r w:rsidRPr="00B475A8">
        <w:t xml:space="preserve"> </w:t>
      </w:r>
      <w:proofErr w:type="spellStart"/>
      <w:r w:rsidRPr="00B475A8">
        <w:t>vào</w:t>
      </w:r>
      <w:proofErr w:type="spellEnd"/>
      <w:r w:rsidRPr="00B475A8">
        <w:t xml:space="preserve"> </w:t>
      </w:r>
      <w:proofErr w:type="spellStart"/>
      <w:r w:rsidRPr="00B475A8">
        <w:t>những</w:t>
      </w:r>
      <w:proofErr w:type="spellEnd"/>
      <w:r w:rsidRPr="00B475A8">
        <w:t xml:space="preserve"> </w:t>
      </w:r>
      <w:proofErr w:type="spellStart"/>
      <w:r w:rsidRPr="00B475A8">
        <w:t>đường</w:t>
      </w:r>
      <w:proofErr w:type="spellEnd"/>
      <w:r w:rsidRPr="00B475A8">
        <w:t xml:space="preserve"> </w:t>
      </w:r>
      <w:proofErr w:type="spellStart"/>
      <w:r w:rsidRPr="00B475A8">
        <w:t>dẫn</w:t>
      </w:r>
      <w:proofErr w:type="spellEnd"/>
      <w:r w:rsidRPr="00B475A8">
        <w:t xml:space="preserve"> </w:t>
      </w:r>
      <w:proofErr w:type="spellStart"/>
      <w:r w:rsidRPr="00B475A8">
        <w:t>có</w:t>
      </w:r>
      <w:proofErr w:type="spellEnd"/>
      <w:r w:rsidRPr="00B475A8">
        <w:t xml:space="preserve"> </w:t>
      </w:r>
      <w:proofErr w:type="spellStart"/>
      <w:r w:rsidRPr="00B475A8">
        <w:t>liên</w:t>
      </w:r>
      <w:proofErr w:type="spellEnd"/>
      <w:r w:rsidRPr="00B475A8">
        <w:t xml:space="preserve"> </w:t>
      </w:r>
      <w:proofErr w:type="spellStart"/>
      <w:r w:rsidRPr="00B475A8">
        <w:t>quan</w:t>
      </w:r>
      <w:proofErr w:type="spellEnd"/>
      <w:r w:rsidRPr="00B475A8">
        <w:t xml:space="preserve"> </w:t>
      </w:r>
      <w:proofErr w:type="spellStart"/>
      <w:r w:rsidRPr="00B475A8">
        <w:t>đến</w:t>
      </w:r>
      <w:proofErr w:type="spellEnd"/>
      <w:r w:rsidRPr="00B475A8">
        <w:t xml:space="preserve"> </w:t>
      </w:r>
      <w:proofErr w:type="spellStart"/>
      <w:r w:rsidRPr="00B475A8">
        <w:t>nghiên</w:t>
      </w:r>
      <w:proofErr w:type="spellEnd"/>
      <w:r w:rsidRPr="00B475A8">
        <w:t xml:space="preserve"> </w:t>
      </w:r>
      <w:proofErr w:type="spellStart"/>
      <w:r w:rsidRPr="00B475A8">
        <w:t>cứu</w:t>
      </w:r>
      <w:proofErr w:type="spellEnd"/>
      <w:r w:rsidRPr="00B475A8">
        <w:t xml:space="preserve"> </w:t>
      </w:r>
      <w:proofErr w:type="spellStart"/>
      <w:r w:rsidRPr="00B475A8">
        <w:t>của</w:t>
      </w:r>
      <w:proofErr w:type="spellEnd"/>
      <w:r w:rsidRPr="00B475A8">
        <w:t xml:space="preserve"> </w:t>
      </w:r>
      <w:proofErr w:type="spellStart"/>
      <w:r w:rsidRPr="00B475A8">
        <w:t>chúng</w:t>
      </w:r>
      <w:proofErr w:type="spellEnd"/>
      <w:r w:rsidRPr="00B475A8">
        <w:t xml:space="preserve"> </w:t>
      </w:r>
      <w:proofErr w:type="spellStart"/>
      <w:r w:rsidR="00E22D8F">
        <w:t>em</w:t>
      </w:r>
      <w:proofErr w:type="spellEnd"/>
      <w:r w:rsidR="00E22D8F">
        <w:rPr>
          <w:lang w:val="vi-VN"/>
        </w:rPr>
        <w:t>, cụ thể là các đường dẫn có chứa nội dung là chữ Nôm và chữ Quốc ngữ.</w:t>
      </w:r>
    </w:p>
    <w:p w14:paraId="3287C145" w14:textId="77777777" w:rsidR="00AF554F" w:rsidRPr="00AF554F" w:rsidRDefault="00AF554F" w:rsidP="00AF554F">
      <w:pPr>
        <w:rPr>
          <w:rFonts w:ascii="Times New Roman" w:eastAsia="Times New Roman" w:hAnsi="Times New Roman" w:cs="Times New Roman"/>
          <w:bCs/>
          <w:sz w:val="26"/>
          <w:szCs w:val="26"/>
        </w:rPr>
      </w:pPr>
    </w:p>
    <w:p w14:paraId="1D0E55B3" w14:textId="145E354D" w:rsidR="00AF554F" w:rsidRPr="00372EA6" w:rsidRDefault="00EE3AD6" w:rsidP="00A120F7">
      <w:pPr>
        <w:pStyle w:val="Heading02"/>
        <w:numPr>
          <w:ilvl w:val="0"/>
          <w:numId w:val="0"/>
        </w:numPr>
        <w:ind w:left="720" w:hanging="720"/>
      </w:pPr>
      <w:bookmarkStart w:id="39" w:name="_Toc142345538"/>
      <w:bookmarkStart w:id="40" w:name="_Toc142345903"/>
      <w:bookmarkStart w:id="41" w:name="_Toc142736579"/>
      <w:r w:rsidRPr="00372EA6">
        <w:t>3.</w:t>
      </w:r>
      <w:r w:rsidR="00854FDF">
        <w:t>3</w:t>
      </w:r>
      <w:r w:rsidR="00A120F7">
        <w:t>.</w:t>
      </w:r>
      <w:r w:rsidR="00A120F7">
        <w:tab/>
      </w:r>
      <w:r w:rsidR="00AF554F" w:rsidRPr="00372EA6">
        <w:t>Tải nội dung</w:t>
      </w:r>
      <w:r w:rsidR="00D53CB6">
        <w:t xml:space="preserve"> </w:t>
      </w:r>
      <w:r w:rsidR="00AF554F" w:rsidRPr="00372EA6">
        <w:t>các tệp HTML</w:t>
      </w:r>
      <w:bookmarkEnd w:id="39"/>
      <w:bookmarkEnd w:id="40"/>
      <w:bookmarkEnd w:id="41"/>
    </w:p>
    <w:p w14:paraId="618C5619" w14:textId="77777777" w:rsidR="00072C8A" w:rsidRDefault="00305B98" w:rsidP="005A2CC2">
      <w:pPr>
        <w:pStyle w:val="NormalText"/>
        <w:jc w:val="both"/>
        <w:rPr>
          <w:lang w:val="vi-VN"/>
        </w:rPr>
      </w:pPr>
      <w:proofErr w:type="spellStart"/>
      <w:r w:rsidRPr="00305B98">
        <w:t>Trong</w:t>
      </w:r>
      <w:proofErr w:type="spellEnd"/>
      <w:r w:rsidRPr="00305B98">
        <w:t xml:space="preserve"> </w:t>
      </w:r>
      <w:proofErr w:type="spellStart"/>
      <w:r w:rsidRPr="00305B98">
        <w:t>giai</w:t>
      </w:r>
      <w:proofErr w:type="spellEnd"/>
      <w:r w:rsidRPr="00305B98">
        <w:t xml:space="preserve"> </w:t>
      </w:r>
      <w:proofErr w:type="spellStart"/>
      <w:r w:rsidRPr="00305B98">
        <w:t>đoạn</w:t>
      </w:r>
      <w:proofErr w:type="spellEnd"/>
      <w:r w:rsidRPr="00305B98">
        <w:t xml:space="preserve"> </w:t>
      </w:r>
      <w:proofErr w:type="spellStart"/>
      <w:r w:rsidRPr="00305B98">
        <w:t>tiếp</w:t>
      </w:r>
      <w:proofErr w:type="spellEnd"/>
      <w:r w:rsidRPr="00305B98">
        <w:t xml:space="preserve"> </w:t>
      </w:r>
      <w:proofErr w:type="spellStart"/>
      <w:r w:rsidRPr="00305B98">
        <w:t>theo</w:t>
      </w:r>
      <w:proofErr w:type="spellEnd"/>
      <w:r w:rsidRPr="00305B98">
        <w:t xml:space="preserve"> </w:t>
      </w:r>
      <w:proofErr w:type="spellStart"/>
      <w:r w:rsidRPr="00305B98">
        <w:t>của</w:t>
      </w:r>
      <w:proofErr w:type="spellEnd"/>
      <w:r w:rsidRPr="00305B98">
        <w:t xml:space="preserve"> </w:t>
      </w:r>
      <w:proofErr w:type="spellStart"/>
      <w:r w:rsidRPr="00305B98">
        <w:t>nghiên</w:t>
      </w:r>
      <w:proofErr w:type="spellEnd"/>
      <w:r w:rsidRPr="00305B98">
        <w:t xml:space="preserve"> </w:t>
      </w:r>
      <w:proofErr w:type="spellStart"/>
      <w:r w:rsidRPr="00305B98">
        <w:t>cứu</w:t>
      </w:r>
      <w:proofErr w:type="spellEnd"/>
      <w:r w:rsidRPr="00305B98">
        <w:t xml:space="preserve">, </w:t>
      </w:r>
      <w:proofErr w:type="spellStart"/>
      <w:r w:rsidRPr="00305B98">
        <w:t>chúng</w:t>
      </w:r>
      <w:proofErr w:type="spellEnd"/>
      <w:r w:rsidRPr="00305B98">
        <w:t xml:space="preserve"> </w:t>
      </w:r>
      <w:proofErr w:type="spellStart"/>
      <w:r w:rsidRPr="00305B98">
        <w:t>tôi</w:t>
      </w:r>
      <w:proofErr w:type="spellEnd"/>
      <w:r w:rsidRPr="00305B98">
        <w:t xml:space="preserve"> </w:t>
      </w:r>
      <w:proofErr w:type="spellStart"/>
      <w:r w:rsidRPr="00305B98">
        <w:t>tiếp</w:t>
      </w:r>
      <w:proofErr w:type="spellEnd"/>
      <w:r w:rsidRPr="00305B98">
        <w:t xml:space="preserve"> </w:t>
      </w:r>
      <w:proofErr w:type="spellStart"/>
      <w:r w:rsidRPr="00305B98">
        <w:t>tục</w:t>
      </w:r>
      <w:proofErr w:type="spellEnd"/>
      <w:r w:rsidRPr="00305B98">
        <w:t xml:space="preserve"> </w:t>
      </w:r>
      <w:proofErr w:type="spellStart"/>
      <w:r w:rsidRPr="00305B98">
        <w:t>sử</w:t>
      </w:r>
      <w:proofErr w:type="spellEnd"/>
      <w:r w:rsidRPr="00305B98">
        <w:t xml:space="preserve"> </w:t>
      </w:r>
      <w:proofErr w:type="spellStart"/>
      <w:r w:rsidRPr="00305B98">
        <w:t>dụng</w:t>
      </w:r>
      <w:proofErr w:type="spellEnd"/>
      <w:r w:rsidRPr="00305B98">
        <w:t xml:space="preserve"> </w:t>
      </w:r>
      <w:proofErr w:type="spellStart"/>
      <w:r w:rsidRPr="00305B98">
        <w:t>thư</w:t>
      </w:r>
      <w:proofErr w:type="spellEnd"/>
      <w:r w:rsidRPr="00305B98">
        <w:t xml:space="preserve"> </w:t>
      </w:r>
      <w:proofErr w:type="spellStart"/>
      <w:r w:rsidRPr="00305B98">
        <w:t>viện</w:t>
      </w:r>
      <w:proofErr w:type="spellEnd"/>
      <w:r w:rsidRPr="00305B98">
        <w:t xml:space="preserve"> requests </w:t>
      </w:r>
      <w:proofErr w:type="spellStart"/>
      <w:r w:rsidRPr="00305B98">
        <w:t>để</w:t>
      </w:r>
      <w:proofErr w:type="spellEnd"/>
      <w:r w:rsidRPr="00305B98">
        <w:t xml:space="preserve"> </w:t>
      </w:r>
      <w:proofErr w:type="spellStart"/>
      <w:r w:rsidRPr="00305B98">
        <w:t>tải</w:t>
      </w:r>
      <w:proofErr w:type="spellEnd"/>
      <w:r w:rsidRPr="00305B98">
        <w:t xml:space="preserve"> </w:t>
      </w:r>
      <w:proofErr w:type="spellStart"/>
      <w:r w:rsidRPr="00305B98">
        <w:t>nội</w:t>
      </w:r>
      <w:proofErr w:type="spellEnd"/>
      <w:r w:rsidRPr="00305B98">
        <w:t xml:space="preserve"> dung </w:t>
      </w:r>
      <w:proofErr w:type="spellStart"/>
      <w:r w:rsidRPr="00305B98">
        <w:t>từ</w:t>
      </w:r>
      <w:proofErr w:type="spellEnd"/>
      <w:r w:rsidRPr="00305B98">
        <w:t xml:space="preserve"> </w:t>
      </w:r>
      <w:proofErr w:type="spellStart"/>
      <w:r w:rsidRPr="00305B98">
        <w:t>các</w:t>
      </w:r>
      <w:proofErr w:type="spellEnd"/>
      <w:r w:rsidRPr="00305B98">
        <w:t xml:space="preserve"> </w:t>
      </w:r>
      <w:proofErr w:type="spellStart"/>
      <w:r w:rsidRPr="00305B98">
        <w:t>đường</w:t>
      </w:r>
      <w:proofErr w:type="spellEnd"/>
      <w:r w:rsidRPr="00305B98">
        <w:t xml:space="preserve"> </w:t>
      </w:r>
      <w:proofErr w:type="spellStart"/>
      <w:r w:rsidRPr="00305B98">
        <w:t>dẫn</w:t>
      </w:r>
      <w:proofErr w:type="spellEnd"/>
      <w:r w:rsidRPr="00305B98">
        <w:t xml:space="preserve"> </w:t>
      </w:r>
      <w:proofErr w:type="spellStart"/>
      <w:r w:rsidRPr="00305B98">
        <w:t>đã</w:t>
      </w:r>
      <w:proofErr w:type="spellEnd"/>
      <w:r w:rsidRPr="00305B98">
        <w:t xml:space="preserve"> </w:t>
      </w:r>
      <w:proofErr w:type="spellStart"/>
      <w:r w:rsidRPr="00305B98">
        <w:t>thu</w:t>
      </w:r>
      <w:proofErr w:type="spellEnd"/>
      <w:r w:rsidRPr="00305B98">
        <w:t xml:space="preserve"> </w:t>
      </w:r>
      <w:proofErr w:type="spellStart"/>
      <w:r w:rsidRPr="00305B98">
        <w:t>thập</w:t>
      </w:r>
      <w:proofErr w:type="spellEnd"/>
      <w:r w:rsidRPr="00305B98">
        <w:t xml:space="preserve"> </w:t>
      </w:r>
      <w:proofErr w:type="spellStart"/>
      <w:r w:rsidRPr="00305B98">
        <w:t>được</w:t>
      </w:r>
      <w:proofErr w:type="spellEnd"/>
      <w:r w:rsidRPr="00305B98">
        <w:t xml:space="preserve"> </w:t>
      </w:r>
      <w:proofErr w:type="spellStart"/>
      <w:r w:rsidRPr="00305B98">
        <w:t>trong</w:t>
      </w:r>
      <w:proofErr w:type="spellEnd"/>
      <w:r w:rsidRPr="00305B98">
        <w:t xml:space="preserve"> </w:t>
      </w:r>
      <w:proofErr w:type="spellStart"/>
      <w:r w:rsidRPr="00305B98">
        <w:t>giai</w:t>
      </w:r>
      <w:proofErr w:type="spellEnd"/>
      <w:r w:rsidRPr="00305B98">
        <w:t xml:space="preserve"> </w:t>
      </w:r>
      <w:proofErr w:type="spellStart"/>
      <w:r w:rsidRPr="00305B98">
        <w:t>đoạn</w:t>
      </w:r>
      <w:proofErr w:type="spellEnd"/>
      <w:r w:rsidRPr="00305B98">
        <w:t xml:space="preserve"> </w:t>
      </w:r>
      <w:proofErr w:type="spellStart"/>
      <w:r w:rsidRPr="00305B98">
        <w:t>trước</w:t>
      </w:r>
      <w:proofErr w:type="spellEnd"/>
      <w:r w:rsidRPr="00305B98">
        <w:t xml:space="preserve"> </w:t>
      </w:r>
      <w:proofErr w:type="spellStart"/>
      <w:r w:rsidRPr="00305B98">
        <w:t>đó</w:t>
      </w:r>
      <w:proofErr w:type="spellEnd"/>
      <w:r w:rsidRPr="00305B98">
        <w:t xml:space="preserve">. </w:t>
      </w:r>
      <w:proofErr w:type="spellStart"/>
      <w:r w:rsidRPr="00305B98">
        <w:t>Việc</w:t>
      </w:r>
      <w:proofErr w:type="spellEnd"/>
      <w:r w:rsidRPr="00305B98">
        <w:t xml:space="preserve"> </w:t>
      </w:r>
      <w:proofErr w:type="spellStart"/>
      <w:r w:rsidRPr="00305B98">
        <w:t>này</w:t>
      </w:r>
      <w:proofErr w:type="spellEnd"/>
      <w:r w:rsidRPr="00305B98">
        <w:t xml:space="preserve"> </w:t>
      </w:r>
      <w:proofErr w:type="spellStart"/>
      <w:r w:rsidRPr="00305B98">
        <w:t>giúp</w:t>
      </w:r>
      <w:proofErr w:type="spellEnd"/>
      <w:r w:rsidRPr="00305B98">
        <w:t xml:space="preserve"> </w:t>
      </w:r>
      <w:proofErr w:type="spellStart"/>
      <w:r w:rsidRPr="00305B98">
        <w:t>chúng</w:t>
      </w:r>
      <w:proofErr w:type="spellEnd"/>
      <w:r w:rsidRPr="00305B98">
        <w:t xml:space="preserve"> </w:t>
      </w:r>
      <w:proofErr w:type="spellStart"/>
      <w:r w:rsidR="0024588D">
        <w:t>em</w:t>
      </w:r>
      <w:proofErr w:type="spellEnd"/>
      <w:r w:rsidR="0024588D">
        <w:rPr>
          <w:lang w:val="vi-VN"/>
        </w:rPr>
        <w:t xml:space="preserve"> </w:t>
      </w:r>
      <w:proofErr w:type="spellStart"/>
      <w:r w:rsidRPr="00305B98">
        <w:t>thu</w:t>
      </w:r>
      <w:proofErr w:type="spellEnd"/>
      <w:r w:rsidRPr="00305B98">
        <w:t xml:space="preserve"> </w:t>
      </w:r>
      <w:proofErr w:type="spellStart"/>
      <w:r w:rsidRPr="00305B98">
        <w:t>thập</w:t>
      </w:r>
      <w:proofErr w:type="spellEnd"/>
      <w:r w:rsidRPr="00305B98">
        <w:t xml:space="preserve"> </w:t>
      </w:r>
      <w:proofErr w:type="spellStart"/>
      <w:r w:rsidRPr="00305B98">
        <w:t>thông</w:t>
      </w:r>
      <w:proofErr w:type="spellEnd"/>
      <w:r w:rsidRPr="00305B98">
        <w:t xml:space="preserve"> tin chi </w:t>
      </w:r>
      <w:proofErr w:type="spellStart"/>
      <w:r w:rsidRPr="00305B98">
        <w:t>tiết</w:t>
      </w:r>
      <w:proofErr w:type="spellEnd"/>
      <w:r w:rsidRPr="00305B98">
        <w:t xml:space="preserve"> </w:t>
      </w:r>
      <w:proofErr w:type="spellStart"/>
      <w:r w:rsidRPr="00305B98">
        <w:t>từ</w:t>
      </w:r>
      <w:proofErr w:type="spellEnd"/>
      <w:r w:rsidRPr="00305B98">
        <w:t xml:space="preserve"> </w:t>
      </w:r>
      <w:proofErr w:type="spellStart"/>
      <w:r w:rsidRPr="00305B98">
        <w:t>các</w:t>
      </w:r>
      <w:proofErr w:type="spellEnd"/>
      <w:r w:rsidRPr="00305B98">
        <w:t xml:space="preserve"> </w:t>
      </w:r>
      <w:proofErr w:type="spellStart"/>
      <w:r w:rsidRPr="00305B98">
        <w:t>trang</w:t>
      </w:r>
      <w:proofErr w:type="spellEnd"/>
      <w:r w:rsidRPr="00305B98">
        <w:t xml:space="preserve"> web </w:t>
      </w:r>
      <w:proofErr w:type="spellStart"/>
      <w:r w:rsidRPr="00305B98">
        <w:t>liên</w:t>
      </w:r>
      <w:proofErr w:type="spellEnd"/>
      <w:r w:rsidRPr="00305B98">
        <w:t xml:space="preserve"> </w:t>
      </w:r>
      <w:proofErr w:type="spellStart"/>
      <w:r w:rsidRPr="00305B98">
        <w:t>quan</w:t>
      </w:r>
      <w:proofErr w:type="spellEnd"/>
      <w:r w:rsidR="0024588D">
        <w:rPr>
          <w:lang w:val="vi-VN"/>
        </w:rPr>
        <w:t>.</w:t>
      </w:r>
      <w:r w:rsidR="005A2CC2">
        <w:rPr>
          <w:lang w:val="vi-VN"/>
        </w:rPr>
        <w:t xml:space="preserve"> </w:t>
      </w:r>
      <w:r w:rsidRPr="00305B98">
        <w:t xml:space="preserve">Sau </w:t>
      </w:r>
      <w:proofErr w:type="spellStart"/>
      <w:r w:rsidRPr="00305B98">
        <w:t>khi</w:t>
      </w:r>
      <w:proofErr w:type="spellEnd"/>
      <w:r w:rsidRPr="00305B98">
        <w:t xml:space="preserve"> </w:t>
      </w:r>
      <w:proofErr w:type="spellStart"/>
      <w:r w:rsidRPr="00305B98">
        <w:t>tải</w:t>
      </w:r>
      <w:proofErr w:type="spellEnd"/>
      <w:r w:rsidRPr="00305B98">
        <w:t xml:space="preserve"> </w:t>
      </w:r>
      <w:proofErr w:type="spellStart"/>
      <w:r w:rsidRPr="00305B98">
        <w:t>nội</w:t>
      </w:r>
      <w:proofErr w:type="spellEnd"/>
      <w:r w:rsidRPr="00305B98">
        <w:t xml:space="preserve"> dung </w:t>
      </w:r>
      <w:proofErr w:type="spellStart"/>
      <w:r w:rsidRPr="00305B98">
        <w:t>từ</w:t>
      </w:r>
      <w:proofErr w:type="spellEnd"/>
      <w:r w:rsidRPr="00305B98">
        <w:t xml:space="preserve"> </w:t>
      </w:r>
      <w:proofErr w:type="spellStart"/>
      <w:r w:rsidRPr="00305B98">
        <w:t>các</w:t>
      </w:r>
      <w:proofErr w:type="spellEnd"/>
      <w:r w:rsidRPr="00305B98">
        <w:t xml:space="preserve"> </w:t>
      </w:r>
      <w:proofErr w:type="spellStart"/>
      <w:r w:rsidRPr="00305B98">
        <w:t>đường</w:t>
      </w:r>
      <w:proofErr w:type="spellEnd"/>
      <w:r w:rsidRPr="00305B98">
        <w:t xml:space="preserve"> </w:t>
      </w:r>
      <w:proofErr w:type="spellStart"/>
      <w:r w:rsidRPr="00305B98">
        <w:t>dẫn</w:t>
      </w:r>
      <w:proofErr w:type="spellEnd"/>
      <w:r w:rsidRPr="00305B98">
        <w:t xml:space="preserve">, </w:t>
      </w:r>
      <w:proofErr w:type="spellStart"/>
      <w:r w:rsidRPr="00305B98">
        <w:t>chúng</w:t>
      </w:r>
      <w:proofErr w:type="spellEnd"/>
      <w:r w:rsidRPr="00305B98">
        <w:t xml:space="preserve"> </w:t>
      </w:r>
      <w:proofErr w:type="spellStart"/>
      <w:r w:rsidRPr="00305B98">
        <w:t>tôi</w:t>
      </w:r>
      <w:proofErr w:type="spellEnd"/>
      <w:r w:rsidRPr="00305B98">
        <w:t xml:space="preserve"> </w:t>
      </w:r>
      <w:proofErr w:type="spellStart"/>
      <w:r w:rsidRPr="00305B98">
        <w:t>tiến</w:t>
      </w:r>
      <w:proofErr w:type="spellEnd"/>
      <w:r w:rsidRPr="00305B98">
        <w:t xml:space="preserve"> </w:t>
      </w:r>
      <w:proofErr w:type="spellStart"/>
      <w:r w:rsidRPr="00305B98">
        <w:t>hành</w:t>
      </w:r>
      <w:proofErr w:type="spellEnd"/>
      <w:r w:rsidRPr="00305B98">
        <w:t xml:space="preserve"> </w:t>
      </w:r>
      <w:proofErr w:type="spellStart"/>
      <w:r w:rsidRPr="00305B98">
        <w:t>lưu</w:t>
      </w:r>
      <w:proofErr w:type="spellEnd"/>
      <w:r w:rsidRPr="00305B98">
        <w:t xml:space="preserve"> </w:t>
      </w:r>
      <w:proofErr w:type="spellStart"/>
      <w:r w:rsidRPr="00305B98">
        <w:t>trữ</w:t>
      </w:r>
      <w:proofErr w:type="spellEnd"/>
      <w:r w:rsidR="00FF3AA3">
        <w:rPr>
          <w:lang w:val="vi-VN"/>
        </w:rPr>
        <w:t xml:space="preserve"> các tệp HTML này dưới dạng text vào một thư mục </w:t>
      </w:r>
    </w:p>
    <w:p w14:paraId="06E71996" w14:textId="77777777" w:rsidR="00072C8A" w:rsidRDefault="00072C8A" w:rsidP="00072C8A">
      <w:pPr>
        <w:pStyle w:val="NormalText"/>
        <w:ind w:firstLine="0"/>
        <w:jc w:val="both"/>
        <w:rPr>
          <w:lang w:val="vi-VN"/>
        </w:rPr>
      </w:pPr>
    </w:p>
    <w:p w14:paraId="3EFCDAF3" w14:textId="1EE65F6A" w:rsidR="00305B98" w:rsidRPr="005A2CC2" w:rsidRDefault="00FF3AA3" w:rsidP="00072C8A">
      <w:pPr>
        <w:pStyle w:val="NormalText"/>
        <w:ind w:firstLine="0"/>
        <w:jc w:val="both"/>
        <w:rPr>
          <w:lang w:val="vi-VN"/>
        </w:rPr>
      </w:pPr>
      <w:r>
        <w:rPr>
          <w:lang w:val="vi-VN"/>
        </w:rPr>
        <w:t xml:space="preserve">đích. </w:t>
      </w:r>
      <w:proofErr w:type="spellStart"/>
      <w:r w:rsidR="00305B98" w:rsidRPr="00305B98">
        <w:t>Quá</w:t>
      </w:r>
      <w:proofErr w:type="spellEnd"/>
      <w:r w:rsidR="00305B98" w:rsidRPr="00305B98">
        <w:t xml:space="preserve"> </w:t>
      </w:r>
      <w:proofErr w:type="spellStart"/>
      <w:r w:rsidR="00305B98" w:rsidRPr="00305B98">
        <w:t>trình</w:t>
      </w:r>
      <w:proofErr w:type="spellEnd"/>
      <w:r w:rsidR="00305B98" w:rsidRPr="00305B98">
        <w:t xml:space="preserve"> </w:t>
      </w:r>
      <w:proofErr w:type="spellStart"/>
      <w:r w:rsidR="00305B98" w:rsidRPr="00305B98">
        <w:t>lưu</w:t>
      </w:r>
      <w:proofErr w:type="spellEnd"/>
      <w:r w:rsidR="00305B98" w:rsidRPr="00305B98">
        <w:t xml:space="preserve"> </w:t>
      </w:r>
      <w:proofErr w:type="spellStart"/>
      <w:r w:rsidR="00305B98" w:rsidRPr="00305B98">
        <w:t>trữ</w:t>
      </w:r>
      <w:proofErr w:type="spellEnd"/>
      <w:r w:rsidR="00305B98" w:rsidRPr="00305B98">
        <w:t xml:space="preserve"> </w:t>
      </w:r>
      <w:proofErr w:type="spellStart"/>
      <w:r w:rsidR="00305B98" w:rsidRPr="00305B98">
        <w:t>dữ</w:t>
      </w:r>
      <w:proofErr w:type="spellEnd"/>
      <w:r w:rsidR="00305B98" w:rsidRPr="00305B98">
        <w:t xml:space="preserve"> </w:t>
      </w:r>
      <w:proofErr w:type="spellStart"/>
      <w:r w:rsidR="00305B98" w:rsidRPr="00305B98">
        <w:t>liệu</w:t>
      </w:r>
      <w:proofErr w:type="spellEnd"/>
      <w:r w:rsidR="00305B98" w:rsidRPr="00305B98">
        <w:t xml:space="preserve"> </w:t>
      </w:r>
      <w:proofErr w:type="spellStart"/>
      <w:r w:rsidR="00305B98" w:rsidRPr="00305B98">
        <w:t>này</w:t>
      </w:r>
      <w:proofErr w:type="spellEnd"/>
      <w:r w:rsidR="00305B98" w:rsidRPr="00305B98">
        <w:t xml:space="preserve"> </w:t>
      </w:r>
      <w:proofErr w:type="spellStart"/>
      <w:r w:rsidR="00305B98" w:rsidRPr="00305B98">
        <w:t>được</w:t>
      </w:r>
      <w:proofErr w:type="spellEnd"/>
      <w:r w:rsidR="00305B98" w:rsidRPr="00305B98">
        <w:t xml:space="preserve"> </w:t>
      </w:r>
      <w:proofErr w:type="spellStart"/>
      <w:r w:rsidR="00305B98" w:rsidRPr="00305B98">
        <w:t>thực</w:t>
      </w:r>
      <w:proofErr w:type="spellEnd"/>
      <w:r w:rsidR="00305B98" w:rsidRPr="00305B98">
        <w:t xml:space="preserve"> </w:t>
      </w:r>
      <w:proofErr w:type="spellStart"/>
      <w:r w:rsidR="00305B98" w:rsidRPr="00305B98">
        <w:t>hiện</w:t>
      </w:r>
      <w:proofErr w:type="spellEnd"/>
      <w:r w:rsidR="00305B98" w:rsidRPr="00305B98">
        <w:t xml:space="preserve"> </w:t>
      </w:r>
      <w:proofErr w:type="spellStart"/>
      <w:r w:rsidR="00305B98" w:rsidRPr="00305B98">
        <w:t>nhằm</w:t>
      </w:r>
      <w:proofErr w:type="spellEnd"/>
      <w:r w:rsidR="00305B98" w:rsidRPr="00305B98">
        <w:t xml:space="preserve"> </w:t>
      </w:r>
      <w:proofErr w:type="spellStart"/>
      <w:r w:rsidR="00305B98" w:rsidRPr="00305B98">
        <w:t>chuẩn</w:t>
      </w:r>
      <w:proofErr w:type="spellEnd"/>
      <w:r w:rsidR="00305B98" w:rsidRPr="00305B98">
        <w:t xml:space="preserve"> </w:t>
      </w:r>
      <w:proofErr w:type="spellStart"/>
      <w:r w:rsidR="00305B98" w:rsidRPr="00305B98">
        <w:t>bị</w:t>
      </w:r>
      <w:proofErr w:type="spellEnd"/>
      <w:r w:rsidR="00305B98" w:rsidRPr="00305B98">
        <w:t xml:space="preserve"> </w:t>
      </w:r>
      <w:proofErr w:type="spellStart"/>
      <w:r w:rsidR="00305B98" w:rsidRPr="00305B98">
        <w:t>cho</w:t>
      </w:r>
      <w:proofErr w:type="spellEnd"/>
      <w:r w:rsidR="00305B98" w:rsidRPr="00305B98">
        <w:t xml:space="preserve"> </w:t>
      </w:r>
      <w:proofErr w:type="spellStart"/>
      <w:r w:rsidR="00305B98" w:rsidRPr="00305B98">
        <w:t>việc</w:t>
      </w:r>
      <w:proofErr w:type="spellEnd"/>
      <w:r w:rsidR="00305B98" w:rsidRPr="00305B98">
        <w:t xml:space="preserve"> </w:t>
      </w:r>
      <w:proofErr w:type="spellStart"/>
      <w:r w:rsidR="00305B98" w:rsidRPr="00305B98">
        <w:t>thu</w:t>
      </w:r>
      <w:proofErr w:type="spellEnd"/>
      <w:r w:rsidR="00305B98" w:rsidRPr="00305B98">
        <w:t xml:space="preserve"> </w:t>
      </w:r>
      <w:proofErr w:type="spellStart"/>
      <w:r w:rsidR="00305B98" w:rsidRPr="00305B98">
        <w:t>thập</w:t>
      </w:r>
      <w:proofErr w:type="spellEnd"/>
      <w:r w:rsidR="00305B98" w:rsidRPr="00305B98">
        <w:t xml:space="preserve"> </w:t>
      </w:r>
      <w:proofErr w:type="spellStart"/>
      <w:r w:rsidR="00305B98" w:rsidRPr="00305B98">
        <w:t>dữ</w:t>
      </w:r>
      <w:proofErr w:type="spellEnd"/>
      <w:r w:rsidR="00305B98" w:rsidRPr="00305B98">
        <w:t xml:space="preserve"> </w:t>
      </w:r>
      <w:proofErr w:type="spellStart"/>
      <w:r w:rsidR="00305B98" w:rsidRPr="00305B98">
        <w:t>liệu</w:t>
      </w:r>
      <w:proofErr w:type="spellEnd"/>
      <w:r w:rsidR="00305B98" w:rsidRPr="00305B98">
        <w:t xml:space="preserve"> </w:t>
      </w:r>
      <w:proofErr w:type="spellStart"/>
      <w:r w:rsidR="00305B98" w:rsidRPr="00305B98">
        <w:t>từ</w:t>
      </w:r>
      <w:proofErr w:type="spellEnd"/>
      <w:r w:rsidR="00305B98" w:rsidRPr="00305B98">
        <w:t xml:space="preserve"> </w:t>
      </w:r>
      <w:proofErr w:type="spellStart"/>
      <w:r w:rsidR="00305B98" w:rsidRPr="00305B98">
        <w:t>các</w:t>
      </w:r>
      <w:proofErr w:type="spellEnd"/>
      <w:r w:rsidR="00305B98" w:rsidRPr="00305B98">
        <w:t xml:space="preserve"> tag </w:t>
      </w:r>
      <w:proofErr w:type="spellStart"/>
      <w:r w:rsidR="00305B98" w:rsidRPr="00305B98">
        <w:t>cần</w:t>
      </w:r>
      <w:proofErr w:type="spellEnd"/>
      <w:r w:rsidR="00305B98" w:rsidRPr="00305B98">
        <w:t xml:space="preserve"> </w:t>
      </w:r>
      <w:proofErr w:type="spellStart"/>
      <w:r w:rsidR="00305B98" w:rsidRPr="00305B98">
        <w:t>thiết</w:t>
      </w:r>
      <w:proofErr w:type="spellEnd"/>
      <w:r w:rsidR="00305B98" w:rsidRPr="00305B98">
        <w:t xml:space="preserve"> </w:t>
      </w:r>
      <w:proofErr w:type="spellStart"/>
      <w:r w:rsidR="00305B98" w:rsidRPr="00305B98">
        <w:t>trong</w:t>
      </w:r>
      <w:proofErr w:type="spellEnd"/>
      <w:r w:rsidR="00305B98" w:rsidRPr="00305B98">
        <w:t xml:space="preserve"> </w:t>
      </w:r>
      <w:proofErr w:type="spellStart"/>
      <w:r w:rsidR="00305B98" w:rsidRPr="00305B98">
        <w:t>quá</w:t>
      </w:r>
      <w:proofErr w:type="spellEnd"/>
      <w:r w:rsidR="00305B98" w:rsidRPr="00305B98">
        <w:t xml:space="preserve"> </w:t>
      </w:r>
      <w:proofErr w:type="spellStart"/>
      <w:r w:rsidR="00305B98" w:rsidRPr="00305B98">
        <w:t>trình</w:t>
      </w:r>
      <w:proofErr w:type="spellEnd"/>
      <w:r w:rsidR="00305B98" w:rsidRPr="00305B98">
        <w:t xml:space="preserve"> </w:t>
      </w:r>
      <w:proofErr w:type="spellStart"/>
      <w:r w:rsidR="00305B98" w:rsidRPr="00305B98">
        <w:t>phân</w:t>
      </w:r>
      <w:proofErr w:type="spellEnd"/>
      <w:r w:rsidR="00305B98" w:rsidRPr="00305B98">
        <w:t xml:space="preserve"> </w:t>
      </w:r>
      <w:proofErr w:type="spellStart"/>
      <w:r w:rsidR="00305B98" w:rsidRPr="00305B98">
        <w:t>tích</w:t>
      </w:r>
      <w:proofErr w:type="spellEnd"/>
      <w:r w:rsidR="00305B98" w:rsidRPr="00305B98">
        <w:t>.</w:t>
      </w:r>
    </w:p>
    <w:p w14:paraId="25412E0F" w14:textId="77777777" w:rsidR="00C260D9" w:rsidRDefault="00C260D9" w:rsidP="00587DE7">
      <w:pPr>
        <w:pStyle w:val="NormalText"/>
        <w:rPr>
          <w:b/>
          <w:lang w:val="vi-VN"/>
        </w:rPr>
      </w:pPr>
    </w:p>
    <w:p w14:paraId="3CB1BF7B" w14:textId="132266BA" w:rsidR="00AF554F" w:rsidRPr="00372EA6" w:rsidRDefault="00372EA6" w:rsidP="00A120F7">
      <w:pPr>
        <w:pStyle w:val="Heading02"/>
        <w:numPr>
          <w:ilvl w:val="0"/>
          <w:numId w:val="0"/>
        </w:numPr>
      </w:pPr>
      <w:bookmarkStart w:id="42" w:name="_Toc142345539"/>
      <w:bookmarkStart w:id="43" w:name="_Toc142345904"/>
      <w:bookmarkStart w:id="44" w:name="_Toc142736580"/>
      <w:r w:rsidRPr="00372EA6">
        <w:t>3.</w:t>
      </w:r>
      <w:r w:rsidR="00BA1C24">
        <w:t>4</w:t>
      </w:r>
      <w:r w:rsidR="00A120F7">
        <w:t>.</w:t>
      </w:r>
      <w:r w:rsidR="00A120F7">
        <w:tab/>
      </w:r>
      <w:r w:rsidR="00AF554F" w:rsidRPr="00372EA6">
        <w:t>Thu thập nội dung trong các tag cần thiết:</w:t>
      </w:r>
      <w:bookmarkEnd w:id="42"/>
      <w:bookmarkEnd w:id="43"/>
      <w:bookmarkEnd w:id="44"/>
    </w:p>
    <w:p w14:paraId="13E41210" w14:textId="7181ED3E" w:rsidR="00542CA8" w:rsidRPr="000C3F31" w:rsidRDefault="00542CA8" w:rsidP="007D2A5C">
      <w:pPr>
        <w:pStyle w:val="NormalText"/>
        <w:jc w:val="both"/>
      </w:pPr>
      <w:proofErr w:type="spellStart"/>
      <w:r w:rsidRPr="000C3F31">
        <w:t>Tiếp</w:t>
      </w:r>
      <w:proofErr w:type="spellEnd"/>
      <w:r w:rsidRPr="000C3F31">
        <w:t xml:space="preserve"> </w:t>
      </w:r>
      <w:proofErr w:type="spellStart"/>
      <w:r w:rsidRPr="000C3F31">
        <w:t>theo</w:t>
      </w:r>
      <w:proofErr w:type="spellEnd"/>
      <w:r w:rsidR="00FD6BD5" w:rsidRPr="000C3F31">
        <w:t xml:space="preserve"> </w:t>
      </w:r>
      <w:proofErr w:type="spellStart"/>
      <w:r w:rsidR="00FD6BD5" w:rsidRPr="000C3F31">
        <w:t>chúng</w:t>
      </w:r>
      <w:proofErr w:type="spellEnd"/>
      <w:r w:rsidR="00FD6BD5" w:rsidRPr="000C3F31">
        <w:t xml:space="preserve"> </w:t>
      </w:r>
      <w:proofErr w:type="spellStart"/>
      <w:r w:rsidR="00FD6BD5" w:rsidRPr="000C3F31">
        <w:t>em</w:t>
      </w:r>
      <w:proofErr w:type="spellEnd"/>
      <w:r w:rsidRPr="000C3F31">
        <w:t xml:space="preserve"> </w:t>
      </w:r>
      <w:proofErr w:type="spellStart"/>
      <w:r w:rsidRPr="000C3F31">
        <w:t>sử</w:t>
      </w:r>
      <w:proofErr w:type="spellEnd"/>
      <w:r w:rsidRPr="000C3F31">
        <w:t xml:space="preserve"> </w:t>
      </w:r>
      <w:proofErr w:type="spellStart"/>
      <w:r w:rsidRPr="000C3F31">
        <w:t>dụng</w:t>
      </w:r>
      <w:proofErr w:type="spellEnd"/>
      <w:r w:rsidRPr="000C3F31">
        <w:t xml:space="preserve"> </w:t>
      </w:r>
      <w:proofErr w:type="spellStart"/>
      <w:r w:rsidRPr="000C3F31">
        <w:t>một</w:t>
      </w:r>
      <w:proofErr w:type="spellEnd"/>
      <w:r w:rsidRPr="000C3F31">
        <w:t xml:space="preserve"> </w:t>
      </w:r>
      <w:proofErr w:type="spellStart"/>
      <w:r w:rsidRPr="000C3F31">
        <w:t>công</w:t>
      </w:r>
      <w:proofErr w:type="spellEnd"/>
      <w:r w:rsidRPr="000C3F31">
        <w:t xml:space="preserve"> </w:t>
      </w:r>
      <w:proofErr w:type="spellStart"/>
      <w:r w:rsidRPr="000C3F31">
        <w:t>cụ</w:t>
      </w:r>
      <w:proofErr w:type="spellEnd"/>
      <w:r w:rsidRPr="000C3F31">
        <w:t xml:space="preserve"> </w:t>
      </w:r>
      <w:proofErr w:type="spellStart"/>
      <w:r w:rsidRPr="000C3F31">
        <w:t>phân</w:t>
      </w:r>
      <w:proofErr w:type="spellEnd"/>
      <w:r w:rsidRPr="000C3F31">
        <w:t xml:space="preserve"> </w:t>
      </w:r>
      <w:proofErr w:type="spellStart"/>
      <w:r w:rsidRPr="000C3F31">
        <w:t>tích</w:t>
      </w:r>
      <w:proofErr w:type="spellEnd"/>
      <w:r w:rsidRPr="000C3F31">
        <w:t xml:space="preserve"> </w:t>
      </w:r>
      <w:proofErr w:type="spellStart"/>
      <w:r w:rsidRPr="000C3F31">
        <w:t>mã</w:t>
      </w:r>
      <w:proofErr w:type="spellEnd"/>
      <w:r w:rsidRPr="000C3F31">
        <w:t xml:space="preserve"> </w:t>
      </w:r>
      <w:proofErr w:type="spellStart"/>
      <w:r w:rsidRPr="000C3F31">
        <w:t>nguồn</w:t>
      </w:r>
      <w:proofErr w:type="spellEnd"/>
      <w:r w:rsidRPr="000C3F31">
        <w:t xml:space="preserve"> </w:t>
      </w:r>
      <w:proofErr w:type="spellStart"/>
      <w:r w:rsidRPr="000C3F31">
        <w:t>BeautifulSoup</w:t>
      </w:r>
      <w:proofErr w:type="spellEnd"/>
      <w:r w:rsidRPr="000C3F31">
        <w:t xml:space="preserve"> </w:t>
      </w:r>
      <w:proofErr w:type="spellStart"/>
      <w:r w:rsidRPr="000C3F31">
        <w:t>trong</w:t>
      </w:r>
      <w:proofErr w:type="spellEnd"/>
      <w:r w:rsidRPr="000C3F31">
        <w:t xml:space="preserve"> Python </w:t>
      </w:r>
      <w:proofErr w:type="spellStart"/>
      <w:r w:rsidRPr="000C3F31">
        <w:t>để</w:t>
      </w:r>
      <w:proofErr w:type="spellEnd"/>
      <w:r w:rsidRPr="000C3F31">
        <w:t xml:space="preserve"> </w:t>
      </w:r>
      <w:proofErr w:type="spellStart"/>
      <w:r w:rsidRPr="000C3F31">
        <w:t>thu</w:t>
      </w:r>
      <w:proofErr w:type="spellEnd"/>
      <w:r w:rsidRPr="000C3F31">
        <w:t xml:space="preserve"> </w:t>
      </w:r>
      <w:proofErr w:type="spellStart"/>
      <w:r w:rsidRPr="000C3F31">
        <w:t>thập</w:t>
      </w:r>
      <w:proofErr w:type="spellEnd"/>
      <w:r w:rsidRPr="000C3F31">
        <w:t xml:space="preserve"> </w:t>
      </w:r>
      <w:proofErr w:type="spellStart"/>
      <w:r w:rsidRPr="000C3F31">
        <w:t>nội</w:t>
      </w:r>
      <w:proofErr w:type="spellEnd"/>
      <w:r w:rsidRPr="000C3F31">
        <w:t xml:space="preserve"> dung </w:t>
      </w:r>
      <w:proofErr w:type="spellStart"/>
      <w:r w:rsidRPr="000C3F31">
        <w:t>từ</w:t>
      </w:r>
      <w:proofErr w:type="spellEnd"/>
      <w:r w:rsidRPr="000C3F31">
        <w:t xml:space="preserve"> </w:t>
      </w:r>
      <w:proofErr w:type="spellStart"/>
      <w:r w:rsidRPr="000C3F31">
        <w:t>các</w:t>
      </w:r>
      <w:proofErr w:type="spellEnd"/>
      <w:r w:rsidRPr="000C3F31">
        <w:t xml:space="preserve"> tag HTML </w:t>
      </w:r>
      <w:proofErr w:type="spellStart"/>
      <w:r w:rsidRPr="000C3F31">
        <w:t>cần</w:t>
      </w:r>
      <w:proofErr w:type="spellEnd"/>
      <w:r w:rsidRPr="000C3F31">
        <w:t xml:space="preserve"> </w:t>
      </w:r>
      <w:proofErr w:type="spellStart"/>
      <w:r w:rsidRPr="000C3F31">
        <w:t>thiết</w:t>
      </w:r>
      <w:proofErr w:type="spellEnd"/>
      <w:r w:rsidRPr="000C3F31">
        <w:t xml:space="preserve">. </w:t>
      </w:r>
      <w:proofErr w:type="spellStart"/>
      <w:r w:rsidR="005F60A1" w:rsidRPr="000C3F31">
        <w:t>Về</w:t>
      </w:r>
      <w:proofErr w:type="spellEnd"/>
      <w:r w:rsidR="005F60A1" w:rsidRPr="000C3F31">
        <w:t xml:space="preserve"> </w:t>
      </w:r>
      <w:proofErr w:type="spellStart"/>
      <w:r w:rsidR="005F60A1" w:rsidRPr="000C3F31">
        <w:t>cơ</w:t>
      </w:r>
      <w:proofErr w:type="spellEnd"/>
      <w:r w:rsidR="005F60A1" w:rsidRPr="000C3F31">
        <w:t xml:space="preserve"> </w:t>
      </w:r>
      <w:proofErr w:type="spellStart"/>
      <w:r w:rsidR="005F60A1" w:rsidRPr="000C3F31">
        <w:t>bản</w:t>
      </w:r>
      <w:proofErr w:type="spellEnd"/>
      <w:r w:rsidR="005F60A1" w:rsidRPr="000C3F31">
        <w:t xml:space="preserve">, Beautiful Soup </w:t>
      </w:r>
      <w:proofErr w:type="spellStart"/>
      <w:r w:rsidR="005F60A1" w:rsidRPr="000C3F31">
        <w:t>là</w:t>
      </w:r>
      <w:proofErr w:type="spellEnd"/>
      <w:r w:rsidR="005F60A1" w:rsidRPr="000C3F31">
        <w:t xml:space="preserve"> </w:t>
      </w:r>
      <w:proofErr w:type="spellStart"/>
      <w:r w:rsidR="005F60A1" w:rsidRPr="000C3F31">
        <w:t>một</w:t>
      </w:r>
      <w:proofErr w:type="spellEnd"/>
      <w:r w:rsidR="005F60A1" w:rsidRPr="000C3F31">
        <w:t xml:space="preserve"> </w:t>
      </w:r>
      <w:proofErr w:type="spellStart"/>
      <w:r w:rsidR="005F60A1" w:rsidRPr="000C3F31">
        <w:t>gói</w:t>
      </w:r>
      <w:proofErr w:type="spellEnd"/>
      <w:r w:rsidR="005F60A1" w:rsidRPr="000C3F31">
        <w:t xml:space="preserve"> Python </w:t>
      </w:r>
      <w:proofErr w:type="spellStart"/>
      <w:r w:rsidR="005F60A1" w:rsidRPr="000C3F31">
        <w:t>dùng</w:t>
      </w:r>
      <w:proofErr w:type="spellEnd"/>
      <w:r w:rsidR="005F60A1" w:rsidRPr="000C3F31">
        <w:t xml:space="preserve"> </w:t>
      </w:r>
      <w:proofErr w:type="spellStart"/>
      <w:r w:rsidR="005F60A1" w:rsidRPr="000C3F31">
        <w:t>để</w:t>
      </w:r>
      <w:proofErr w:type="spellEnd"/>
      <w:r w:rsidR="005F60A1" w:rsidRPr="000C3F31">
        <w:t xml:space="preserve"> </w:t>
      </w:r>
      <w:proofErr w:type="spellStart"/>
      <w:r w:rsidR="005F60A1" w:rsidRPr="000C3F31">
        <w:t>phân</w:t>
      </w:r>
      <w:proofErr w:type="spellEnd"/>
      <w:r w:rsidR="005F60A1" w:rsidRPr="000C3F31">
        <w:t xml:space="preserve"> </w:t>
      </w:r>
      <w:proofErr w:type="spellStart"/>
      <w:r w:rsidR="005F60A1" w:rsidRPr="000C3F31">
        <w:t>tích</w:t>
      </w:r>
      <w:proofErr w:type="spellEnd"/>
      <w:r w:rsidR="005F60A1" w:rsidRPr="000C3F31">
        <w:t xml:space="preserve"> </w:t>
      </w:r>
      <w:proofErr w:type="spellStart"/>
      <w:r w:rsidR="005F60A1" w:rsidRPr="000C3F31">
        <w:t>các</w:t>
      </w:r>
      <w:proofErr w:type="spellEnd"/>
      <w:r w:rsidR="005F60A1" w:rsidRPr="000C3F31">
        <w:t xml:space="preserve"> </w:t>
      </w:r>
      <w:proofErr w:type="spellStart"/>
      <w:r w:rsidR="005F60A1" w:rsidRPr="000C3F31">
        <w:t>tài</w:t>
      </w:r>
      <w:proofErr w:type="spellEnd"/>
      <w:r w:rsidR="005F60A1" w:rsidRPr="000C3F31">
        <w:t xml:space="preserve"> </w:t>
      </w:r>
      <w:proofErr w:type="spellStart"/>
      <w:r w:rsidR="005F60A1" w:rsidRPr="000C3F31">
        <w:t>liệu</w:t>
      </w:r>
      <w:proofErr w:type="spellEnd"/>
      <w:r w:rsidR="005F60A1" w:rsidRPr="000C3F31">
        <w:t xml:space="preserve"> HTML </w:t>
      </w:r>
      <w:proofErr w:type="spellStart"/>
      <w:r w:rsidR="005F60A1" w:rsidRPr="000C3F31">
        <w:t>và</w:t>
      </w:r>
      <w:proofErr w:type="spellEnd"/>
      <w:r w:rsidR="005F60A1" w:rsidRPr="000C3F31">
        <w:t xml:space="preserve"> XML, bao </w:t>
      </w:r>
      <w:proofErr w:type="spellStart"/>
      <w:r w:rsidR="005F60A1" w:rsidRPr="000C3F31">
        <w:t>gồm</w:t>
      </w:r>
      <w:proofErr w:type="spellEnd"/>
      <w:r w:rsidR="005F60A1" w:rsidRPr="000C3F31">
        <w:t xml:space="preserve"> </w:t>
      </w:r>
      <w:proofErr w:type="spellStart"/>
      <w:r w:rsidR="005F60A1" w:rsidRPr="000C3F31">
        <w:t>cả</w:t>
      </w:r>
      <w:proofErr w:type="spellEnd"/>
      <w:r w:rsidR="005F60A1" w:rsidRPr="000C3F31">
        <w:t xml:space="preserve"> </w:t>
      </w:r>
      <w:proofErr w:type="spellStart"/>
      <w:r w:rsidR="005F60A1" w:rsidRPr="000C3F31">
        <w:t>tài</w:t>
      </w:r>
      <w:proofErr w:type="spellEnd"/>
      <w:r w:rsidR="005F60A1" w:rsidRPr="000C3F31">
        <w:t xml:space="preserve"> </w:t>
      </w:r>
      <w:proofErr w:type="spellStart"/>
      <w:r w:rsidR="005F60A1" w:rsidRPr="000C3F31">
        <w:t>liệu</w:t>
      </w:r>
      <w:proofErr w:type="spellEnd"/>
      <w:r w:rsidR="005F60A1" w:rsidRPr="000C3F31">
        <w:t xml:space="preserve"> </w:t>
      </w:r>
      <w:proofErr w:type="spellStart"/>
      <w:r w:rsidR="005F60A1" w:rsidRPr="000C3F31">
        <w:t>có</w:t>
      </w:r>
      <w:proofErr w:type="spellEnd"/>
      <w:r w:rsidR="005F60A1" w:rsidRPr="000C3F31">
        <w:t xml:space="preserve"> </w:t>
      </w:r>
      <w:proofErr w:type="spellStart"/>
      <w:r w:rsidR="005F60A1" w:rsidRPr="000C3F31">
        <w:t>đánh</w:t>
      </w:r>
      <w:proofErr w:type="spellEnd"/>
      <w:r w:rsidR="005F60A1" w:rsidRPr="000C3F31">
        <w:t xml:space="preserve"> </w:t>
      </w:r>
      <w:proofErr w:type="spellStart"/>
      <w:r w:rsidR="005F60A1" w:rsidRPr="000C3F31">
        <w:t>dấu</w:t>
      </w:r>
      <w:proofErr w:type="spellEnd"/>
      <w:r w:rsidR="005F60A1" w:rsidRPr="000C3F31">
        <w:t xml:space="preserve"> </w:t>
      </w:r>
      <w:proofErr w:type="spellStart"/>
      <w:r w:rsidR="005F60A1" w:rsidRPr="000C3F31">
        <w:t>không</w:t>
      </w:r>
      <w:proofErr w:type="spellEnd"/>
      <w:r w:rsidR="005F60A1" w:rsidRPr="000C3F31">
        <w:t xml:space="preserve"> </w:t>
      </w:r>
      <w:proofErr w:type="spellStart"/>
      <w:r w:rsidR="005F60A1" w:rsidRPr="000C3F31">
        <w:t>hoàn</w:t>
      </w:r>
      <w:proofErr w:type="spellEnd"/>
      <w:r w:rsidR="005F60A1" w:rsidRPr="000C3F31">
        <w:t xml:space="preserve"> </w:t>
      </w:r>
      <w:proofErr w:type="spellStart"/>
      <w:r w:rsidR="005F60A1" w:rsidRPr="000C3F31">
        <w:t>chỉnh</w:t>
      </w:r>
      <w:proofErr w:type="spellEnd"/>
      <w:r w:rsidR="005F60A1" w:rsidRPr="000C3F31">
        <w:t xml:space="preserve"> (tag soup). </w:t>
      </w:r>
      <w:proofErr w:type="spellStart"/>
      <w:r w:rsidR="005F60A1" w:rsidRPr="000C3F31">
        <w:t>Nó</w:t>
      </w:r>
      <w:proofErr w:type="spellEnd"/>
      <w:r w:rsidR="005F60A1" w:rsidRPr="000C3F31">
        <w:t xml:space="preserve"> </w:t>
      </w:r>
      <w:proofErr w:type="spellStart"/>
      <w:r w:rsidR="005F60A1" w:rsidRPr="000C3F31">
        <w:t>tạo</w:t>
      </w:r>
      <w:proofErr w:type="spellEnd"/>
      <w:r w:rsidR="005F60A1" w:rsidRPr="000C3F31">
        <w:t xml:space="preserve"> </w:t>
      </w:r>
      <w:proofErr w:type="spellStart"/>
      <w:r w:rsidR="005F60A1" w:rsidRPr="000C3F31">
        <w:t>ra</w:t>
      </w:r>
      <w:proofErr w:type="spellEnd"/>
      <w:r w:rsidR="005F60A1" w:rsidRPr="000C3F31">
        <w:t xml:space="preserve"> </w:t>
      </w:r>
      <w:proofErr w:type="spellStart"/>
      <w:r w:rsidR="005F60A1" w:rsidRPr="000C3F31">
        <w:t>cây</w:t>
      </w:r>
      <w:proofErr w:type="spellEnd"/>
      <w:r w:rsidR="005F60A1" w:rsidRPr="000C3F31">
        <w:t xml:space="preserve"> </w:t>
      </w:r>
      <w:proofErr w:type="spellStart"/>
      <w:r w:rsidR="005F60A1" w:rsidRPr="000C3F31">
        <w:t>phân</w:t>
      </w:r>
      <w:proofErr w:type="spellEnd"/>
      <w:r w:rsidR="005F60A1" w:rsidRPr="000C3F31">
        <w:t xml:space="preserve"> </w:t>
      </w:r>
      <w:proofErr w:type="spellStart"/>
      <w:r w:rsidR="005F60A1" w:rsidRPr="000C3F31">
        <w:t>tích</w:t>
      </w:r>
      <w:proofErr w:type="spellEnd"/>
      <w:r w:rsidR="005F60A1" w:rsidRPr="000C3F31">
        <w:t xml:space="preserve"> </w:t>
      </w:r>
      <w:proofErr w:type="spellStart"/>
      <w:r w:rsidR="005F60A1" w:rsidRPr="000C3F31">
        <w:t>cho</w:t>
      </w:r>
      <w:proofErr w:type="spellEnd"/>
      <w:r w:rsidR="005F60A1" w:rsidRPr="000C3F31">
        <w:t xml:space="preserve"> </w:t>
      </w:r>
      <w:proofErr w:type="spellStart"/>
      <w:r w:rsidR="005F60A1" w:rsidRPr="000C3F31">
        <w:t>các</w:t>
      </w:r>
      <w:proofErr w:type="spellEnd"/>
      <w:r w:rsidR="005F60A1" w:rsidRPr="000C3F31">
        <w:t xml:space="preserve"> </w:t>
      </w:r>
      <w:proofErr w:type="spellStart"/>
      <w:r w:rsidR="005F60A1" w:rsidRPr="000C3F31">
        <w:t>trang</w:t>
      </w:r>
      <w:proofErr w:type="spellEnd"/>
      <w:r w:rsidR="005F60A1" w:rsidRPr="000C3F31">
        <w:t xml:space="preserve"> web </w:t>
      </w:r>
      <w:proofErr w:type="spellStart"/>
      <w:r w:rsidR="005F60A1" w:rsidRPr="000C3F31">
        <w:t>đã</w:t>
      </w:r>
      <w:proofErr w:type="spellEnd"/>
      <w:r w:rsidR="005F60A1" w:rsidRPr="000C3F31">
        <w:t xml:space="preserve"> </w:t>
      </w:r>
      <w:proofErr w:type="spellStart"/>
      <w:r w:rsidR="005F60A1" w:rsidRPr="000C3F31">
        <w:t>được</w:t>
      </w:r>
      <w:proofErr w:type="spellEnd"/>
      <w:r w:rsidR="005F60A1" w:rsidRPr="000C3F31">
        <w:t xml:space="preserve"> </w:t>
      </w:r>
      <w:proofErr w:type="spellStart"/>
      <w:r w:rsidR="005F60A1" w:rsidRPr="000C3F31">
        <w:t>phân</w:t>
      </w:r>
      <w:proofErr w:type="spellEnd"/>
      <w:r w:rsidR="005F60A1" w:rsidRPr="000C3F31">
        <w:t xml:space="preserve"> </w:t>
      </w:r>
      <w:proofErr w:type="spellStart"/>
      <w:r w:rsidR="005F60A1" w:rsidRPr="000C3F31">
        <w:t>tích</w:t>
      </w:r>
      <w:proofErr w:type="spellEnd"/>
      <w:r w:rsidR="005F60A1" w:rsidRPr="000C3F31">
        <w:t xml:space="preserve">, </w:t>
      </w:r>
      <w:proofErr w:type="spellStart"/>
      <w:r w:rsidR="005F60A1" w:rsidRPr="000C3F31">
        <w:t>giúp</w:t>
      </w:r>
      <w:proofErr w:type="spellEnd"/>
      <w:r w:rsidR="005F60A1" w:rsidRPr="000C3F31">
        <w:t xml:space="preserve"> </w:t>
      </w:r>
      <w:proofErr w:type="spellStart"/>
      <w:r w:rsidR="005F60A1" w:rsidRPr="000C3F31">
        <w:t>trích</w:t>
      </w:r>
      <w:proofErr w:type="spellEnd"/>
      <w:r w:rsidR="005F60A1" w:rsidRPr="000C3F31">
        <w:t xml:space="preserve"> </w:t>
      </w:r>
      <w:proofErr w:type="spellStart"/>
      <w:r w:rsidR="005F60A1" w:rsidRPr="000C3F31">
        <w:t>xuất</w:t>
      </w:r>
      <w:proofErr w:type="spellEnd"/>
      <w:r w:rsidR="005F60A1" w:rsidRPr="000C3F31">
        <w:t xml:space="preserve"> </w:t>
      </w:r>
      <w:proofErr w:type="spellStart"/>
      <w:r w:rsidR="005F60A1" w:rsidRPr="000C3F31">
        <w:t>dữ</w:t>
      </w:r>
      <w:proofErr w:type="spellEnd"/>
      <w:r w:rsidR="005F60A1" w:rsidRPr="000C3F31">
        <w:t xml:space="preserve"> </w:t>
      </w:r>
      <w:proofErr w:type="spellStart"/>
      <w:r w:rsidR="005F60A1" w:rsidRPr="000C3F31">
        <w:t>liệu</w:t>
      </w:r>
      <w:proofErr w:type="spellEnd"/>
      <w:r w:rsidR="005F60A1" w:rsidRPr="000C3F31">
        <w:t xml:space="preserve"> </w:t>
      </w:r>
      <w:proofErr w:type="spellStart"/>
      <w:r w:rsidR="005F60A1" w:rsidRPr="000C3F31">
        <w:t>từ</w:t>
      </w:r>
      <w:proofErr w:type="spellEnd"/>
      <w:r w:rsidR="005F60A1" w:rsidRPr="000C3F31">
        <w:t xml:space="preserve"> HTML, </w:t>
      </w:r>
      <w:proofErr w:type="spellStart"/>
      <w:r w:rsidR="005F60A1" w:rsidRPr="000C3F31">
        <w:t>phục</w:t>
      </w:r>
      <w:proofErr w:type="spellEnd"/>
      <w:r w:rsidR="005F60A1" w:rsidRPr="000C3F31">
        <w:t xml:space="preserve"> </w:t>
      </w:r>
      <w:proofErr w:type="spellStart"/>
      <w:r w:rsidR="005F60A1" w:rsidRPr="000C3F31">
        <w:t>vụ</w:t>
      </w:r>
      <w:proofErr w:type="spellEnd"/>
      <w:r w:rsidR="005F60A1" w:rsidRPr="000C3F31">
        <w:t xml:space="preserve"> </w:t>
      </w:r>
      <w:proofErr w:type="spellStart"/>
      <w:r w:rsidR="005F60A1" w:rsidRPr="000C3F31">
        <w:t>cho</w:t>
      </w:r>
      <w:proofErr w:type="spellEnd"/>
      <w:r w:rsidR="005F60A1" w:rsidRPr="000C3F31">
        <w:t xml:space="preserve"> </w:t>
      </w:r>
      <w:proofErr w:type="spellStart"/>
      <w:r w:rsidR="005F60A1" w:rsidRPr="000C3F31">
        <w:t>việc</w:t>
      </w:r>
      <w:proofErr w:type="spellEnd"/>
      <w:r w:rsidR="005F60A1" w:rsidRPr="000C3F31">
        <w:t xml:space="preserve"> </w:t>
      </w:r>
      <w:proofErr w:type="spellStart"/>
      <w:r w:rsidR="005F60A1" w:rsidRPr="000C3F31">
        <w:t>thu</w:t>
      </w:r>
      <w:proofErr w:type="spellEnd"/>
      <w:r w:rsidR="005F60A1" w:rsidRPr="000C3F31">
        <w:t xml:space="preserve"> </w:t>
      </w:r>
      <w:proofErr w:type="spellStart"/>
      <w:r w:rsidR="005F60A1" w:rsidRPr="000C3F31">
        <w:t>thập</w:t>
      </w:r>
      <w:proofErr w:type="spellEnd"/>
      <w:r w:rsidR="005F60A1" w:rsidRPr="000C3F31">
        <w:t xml:space="preserve"> </w:t>
      </w:r>
      <w:proofErr w:type="spellStart"/>
      <w:r w:rsidR="005F60A1" w:rsidRPr="000C3F31">
        <w:t>thông</w:t>
      </w:r>
      <w:proofErr w:type="spellEnd"/>
      <w:r w:rsidR="005F60A1" w:rsidRPr="000C3F31">
        <w:t xml:space="preserve"> tin </w:t>
      </w:r>
      <w:proofErr w:type="spellStart"/>
      <w:r w:rsidR="005F60A1" w:rsidRPr="000C3F31">
        <w:t>từ</w:t>
      </w:r>
      <w:proofErr w:type="spellEnd"/>
      <w:r w:rsidR="005F60A1" w:rsidRPr="000C3F31">
        <w:t xml:space="preserve"> web (web scraping). </w:t>
      </w:r>
      <w:proofErr w:type="spellStart"/>
      <w:r w:rsidRPr="000C3F31">
        <w:t>Công</w:t>
      </w:r>
      <w:proofErr w:type="spellEnd"/>
      <w:r w:rsidRPr="000C3F31">
        <w:t xml:space="preserve"> </w:t>
      </w:r>
      <w:proofErr w:type="spellStart"/>
      <w:r w:rsidRPr="000C3F31">
        <w:t>cụ</w:t>
      </w:r>
      <w:proofErr w:type="spellEnd"/>
      <w:r w:rsidRPr="000C3F31">
        <w:t xml:space="preserve"> </w:t>
      </w:r>
      <w:proofErr w:type="spellStart"/>
      <w:r w:rsidRPr="000C3F31">
        <w:t>này</w:t>
      </w:r>
      <w:proofErr w:type="spellEnd"/>
      <w:r w:rsidRPr="000C3F31">
        <w:t xml:space="preserve"> </w:t>
      </w:r>
      <w:proofErr w:type="spellStart"/>
      <w:r w:rsidRPr="000C3F31">
        <w:t>cho</w:t>
      </w:r>
      <w:proofErr w:type="spellEnd"/>
      <w:r w:rsidRPr="000C3F31">
        <w:t xml:space="preserve"> </w:t>
      </w:r>
      <w:proofErr w:type="spellStart"/>
      <w:r w:rsidRPr="000C3F31">
        <w:t>phép</w:t>
      </w:r>
      <w:proofErr w:type="spellEnd"/>
      <w:r w:rsidRPr="000C3F31">
        <w:t xml:space="preserve"> </w:t>
      </w:r>
      <w:proofErr w:type="spellStart"/>
      <w:r w:rsidRPr="000C3F31">
        <w:t>chúng</w:t>
      </w:r>
      <w:proofErr w:type="spellEnd"/>
      <w:r w:rsidRPr="000C3F31">
        <w:t xml:space="preserve"> </w:t>
      </w:r>
      <w:proofErr w:type="spellStart"/>
      <w:r w:rsidR="000D3DF4" w:rsidRPr="000C3F31">
        <w:t>em</w:t>
      </w:r>
      <w:proofErr w:type="spellEnd"/>
      <w:r w:rsidR="000D3DF4" w:rsidRPr="000C3F31">
        <w:t xml:space="preserve"> </w:t>
      </w:r>
      <w:proofErr w:type="spellStart"/>
      <w:r w:rsidRPr="000C3F31">
        <w:t>trích</w:t>
      </w:r>
      <w:proofErr w:type="spellEnd"/>
      <w:r w:rsidRPr="000C3F31">
        <w:t xml:space="preserve"> </w:t>
      </w:r>
      <w:proofErr w:type="spellStart"/>
      <w:r w:rsidRPr="000C3F31">
        <w:t>xuất</w:t>
      </w:r>
      <w:proofErr w:type="spellEnd"/>
      <w:r w:rsidRPr="000C3F31">
        <w:t xml:space="preserve"> </w:t>
      </w:r>
      <w:proofErr w:type="spellStart"/>
      <w:r w:rsidRPr="000C3F31">
        <w:t>thông</w:t>
      </w:r>
      <w:proofErr w:type="spellEnd"/>
      <w:r w:rsidRPr="000C3F31">
        <w:t xml:space="preserve"> tin </w:t>
      </w:r>
      <w:proofErr w:type="spellStart"/>
      <w:r w:rsidRPr="000C3F31">
        <w:t>một</w:t>
      </w:r>
      <w:proofErr w:type="spellEnd"/>
      <w:r w:rsidRPr="000C3F31">
        <w:t xml:space="preserve"> </w:t>
      </w:r>
      <w:proofErr w:type="spellStart"/>
      <w:r w:rsidRPr="000C3F31">
        <w:t>cách</w:t>
      </w:r>
      <w:proofErr w:type="spellEnd"/>
      <w:r w:rsidRPr="000C3F31">
        <w:t xml:space="preserve"> </w:t>
      </w:r>
      <w:proofErr w:type="spellStart"/>
      <w:r w:rsidRPr="000C3F31">
        <w:t>linh</w:t>
      </w:r>
      <w:proofErr w:type="spellEnd"/>
      <w:r w:rsidRPr="000C3F31">
        <w:t xml:space="preserve"> </w:t>
      </w:r>
      <w:proofErr w:type="spellStart"/>
      <w:r w:rsidRPr="000C3F31">
        <w:t>hoạt</w:t>
      </w:r>
      <w:proofErr w:type="spellEnd"/>
      <w:r w:rsidRPr="000C3F31">
        <w:t xml:space="preserve"> </w:t>
      </w:r>
      <w:proofErr w:type="spellStart"/>
      <w:r w:rsidRPr="000C3F31">
        <w:t>và</w:t>
      </w:r>
      <w:proofErr w:type="spellEnd"/>
      <w:r w:rsidRPr="000C3F31">
        <w:t xml:space="preserve"> </w:t>
      </w:r>
      <w:proofErr w:type="spellStart"/>
      <w:r w:rsidRPr="000C3F31">
        <w:t>hiệu</w:t>
      </w:r>
      <w:proofErr w:type="spellEnd"/>
      <w:r w:rsidRPr="000C3F31">
        <w:t xml:space="preserve"> </w:t>
      </w:r>
      <w:proofErr w:type="spellStart"/>
      <w:r w:rsidRPr="000C3F31">
        <w:t>quả</w:t>
      </w:r>
      <w:proofErr w:type="spellEnd"/>
      <w:r w:rsidRPr="000C3F31">
        <w:t xml:space="preserve"> </w:t>
      </w:r>
      <w:proofErr w:type="spellStart"/>
      <w:r w:rsidRPr="000C3F31">
        <w:t>từ</w:t>
      </w:r>
      <w:proofErr w:type="spellEnd"/>
      <w:r w:rsidRPr="000C3F31">
        <w:t xml:space="preserve"> </w:t>
      </w:r>
      <w:proofErr w:type="spellStart"/>
      <w:r w:rsidRPr="000C3F31">
        <w:t>các</w:t>
      </w:r>
      <w:proofErr w:type="spellEnd"/>
      <w:r w:rsidRPr="000C3F31">
        <w:t xml:space="preserve"> </w:t>
      </w:r>
      <w:proofErr w:type="spellStart"/>
      <w:r w:rsidRPr="000C3F31">
        <w:t>trang</w:t>
      </w:r>
      <w:proofErr w:type="spellEnd"/>
      <w:r w:rsidRPr="000C3F31">
        <w:t xml:space="preserve"> web </w:t>
      </w:r>
      <w:proofErr w:type="spellStart"/>
      <w:r w:rsidRPr="000C3F31">
        <w:t>được</w:t>
      </w:r>
      <w:proofErr w:type="spellEnd"/>
      <w:r w:rsidRPr="000C3F31">
        <w:t xml:space="preserve"> </w:t>
      </w:r>
      <w:proofErr w:type="spellStart"/>
      <w:r w:rsidRPr="000C3F31">
        <w:t>lưu</w:t>
      </w:r>
      <w:proofErr w:type="spellEnd"/>
      <w:r w:rsidRPr="000C3F31">
        <w:t xml:space="preserve"> </w:t>
      </w:r>
      <w:proofErr w:type="spellStart"/>
      <w:r w:rsidRPr="000C3F31">
        <w:t>trữ</w:t>
      </w:r>
      <w:proofErr w:type="spellEnd"/>
      <w:r w:rsidRPr="000C3F31">
        <w:t xml:space="preserve"> </w:t>
      </w:r>
      <w:proofErr w:type="spellStart"/>
      <w:r w:rsidRPr="000C3F31">
        <w:t>trong</w:t>
      </w:r>
      <w:proofErr w:type="spellEnd"/>
      <w:r w:rsidRPr="000C3F31">
        <w:t xml:space="preserve"> </w:t>
      </w:r>
      <w:proofErr w:type="spellStart"/>
      <w:r w:rsidRPr="000C3F31">
        <w:t>các</w:t>
      </w:r>
      <w:proofErr w:type="spellEnd"/>
      <w:r w:rsidRPr="000C3F31">
        <w:t xml:space="preserve"> </w:t>
      </w:r>
      <w:proofErr w:type="spellStart"/>
      <w:r w:rsidRPr="000C3F31">
        <w:t>tệp</w:t>
      </w:r>
      <w:proofErr w:type="spellEnd"/>
      <w:r w:rsidRPr="000C3F31">
        <w:t xml:space="preserve"> HTML.</w:t>
      </w:r>
    </w:p>
    <w:p w14:paraId="414027A7" w14:textId="268565B3" w:rsidR="00AF554F" w:rsidRPr="000C3F31" w:rsidRDefault="00542CA8" w:rsidP="007D2A5C">
      <w:pPr>
        <w:pStyle w:val="NormalText"/>
        <w:jc w:val="both"/>
      </w:pPr>
      <w:proofErr w:type="spellStart"/>
      <w:r w:rsidRPr="000C3F31">
        <w:t>Mục</w:t>
      </w:r>
      <w:proofErr w:type="spellEnd"/>
      <w:r w:rsidRPr="000C3F31">
        <w:t xml:space="preserve"> </w:t>
      </w:r>
      <w:proofErr w:type="spellStart"/>
      <w:r w:rsidRPr="000C3F31">
        <w:t>tiêu</w:t>
      </w:r>
      <w:proofErr w:type="spellEnd"/>
      <w:r w:rsidRPr="000C3F31">
        <w:t xml:space="preserve"> </w:t>
      </w:r>
      <w:proofErr w:type="spellStart"/>
      <w:r w:rsidRPr="000C3F31">
        <w:t>của</w:t>
      </w:r>
      <w:proofErr w:type="spellEnd"/>
      <w:r w:rsidRPr="000C3F31">
        <w:t xml:space="preserve"> </w:t>
      </w:r>
      <w:proofErr w:type="spellStart"/>
      <w:r w:rsidRPr="000C3F31">
        <w:t>quá</w:t>
      </w:r>
      <w:proofErr w:type="spellEnd"/>
      <w:r w:rsidRPr="000C3F31">
        <w:t xml:space="preserve"> </w:t>
      </w:r>
      <w:proofErr w:type="spellStart"/>
      <w:r w:rsidRPr="000C3F31">
        <w:t>trình</w:t>
      </w:r>
      <w:proofErr w:type="spellEnd"/>
      <w:r w:rsidRPr="000C3F31">
        <w:t xml:space="preserve"> </w:t>
      </w:r>
      <w:proofErr w:type="spellStart"/>
      <w:r w:rsidRPr="000C3F31">
        <w:t>thu</w:t>
      </w:r>
      <w:proofErr w:type="spellEnd"/>
      <w:r w:rsidRPr="000C3F31">
        <w:t xml:space="preserve"> </w:t>
      </w:r>
      <w:proofErr w:type="spellStart"/>
      <w:r w:rsidRPr="000C3F31">
        <w:t>thập</w:t>
      </w:r>
      <w:proofErr w:type="spellEnd"/>
      <w:r w:rsidRPr="000C3F31">
        <w:t xml:space="preserve"> </w:t>
      </w:r>
      <w:proofErr w:type="spellStart"/>
      <w:r w:rsidRPr="000C3F31">
        <w:t>dữ</w:t>
      </w:r>
      <w:proofErr w:type="spellEnd"/>
      <w:r w:rsidRPr="000C3F31">
        <w:t xml:space="preserve"> </w:t>
      </w:r>
      <w:proofErr w:type="spellStart"/>
      <w:r w:rsidRPr="000C3F31">
        <w:t>liệu</w:t>
      </w:r>
      <w:proofErr w:type="spellEnd"/>
      <w:r w:rsidRPr="000C3F31">
        <w:t xml:space="preserve"> </w:t>
      </w:r>
      <w:proofErr w:type="spellStart"/>
      <w:r w:rsidRPr="000C3F31">
        <w:t>là</w:t>
      </w:r>
      <w:proofErr w:type="spellEnd"/>
      <w:r w:rsidRPr="000C3F31">
        <w:t xml:space="preserve"> </w:t>
      </w:r>
      <w:proofErr w:type="spellStart"/>
      <w:r w:rsidRPr="000C3F31">
        <w:t>xác</w:t>
      </w:r>
      <w:proofErr w:type="spellEnd"/>
      <w:r w:rsidRPr="000C3F31">
        <w:t xml:space="preserve"> </w:t>
      </w:r>
      <w:proofErr w:type="spellStart"/>
      <w:r w:rsidRPr="000C3F31">
        <w:t>định</w:t>
      </w:r>
      <w:proofErr w:type="spellEnd"/>
      <w:r w:rsidRPr="000C3F31">
        <w:t xml:space="preserve"> </w:t>
      </w:r>
      <w:proofErr w:type="spellStart"/>
      <w:r w:rsidRPr="000C3F31">
        <w:t>các</w:t>
      </w:r>
      <w:proofErr w:type="spellEnd"/>
      <w:r w:rsidRPr="000C3F31">
        <w:t xml:space="preserve"> tag </w:t>
      </w:r>
      <w:proofErr w:type="spellStart"/>
      <w:r w:rsidRPr="000C3F31">
        <w:t>chứa</w:t>
      </w:r>
      <w:proofErr w:type="spellEnd"/>
      <w:r w:rsidRPr="000C3F31">
        <w:t xml:space="preserve"> </w:t>
      </w:r>
      <w:proofErr w:type="spellStart"/>
      <w:r w:rsidRPr="000C3F31">
        <w:t>nội</w:t>
      </w:r>
      <w:proofErr w:type="spellEnd"/>
      <w:r w:rsidRPr="000C3F31">
        <w:t xml:space="preserve"> dung </w:t>
      </w:r>
      <w:proofErr w:type="spellStart"/>
      <w:r w:rsidRPr="000C3F31">
        <w:t>chữ</w:t>
      </w:r>
      <w:proofErr w:type="spellEnd"/>
      <w:r w:rsidRPr="000C3F31">
        <w:t xml:space="preserve"> </w:t>
      </w:r>
      <w:proofErr w:type="spellStart"/>
      <w:r w:rsidRPr="000C3F31">
        <w:t>Nôm</w:t>
      </w:r>
      <w:proofErr w:type="spellEnd"/>
      <w:r w:rsidRPr="000C3F31">
        <w:t xml:space="preserve"> </w:t>
      </w:r>
      <w:proofErr w:type="spellStart"/>
      <w:r w:rsidRPr="000C3F31">
        <w:t>và</w:t>
      </w:r>
      <w:proofErr w:type="spellEnd"/>
      <w:r w:rsidRPr="000C3F31">
        <w:t xml:space="preserve"> </w:t>
      </w:r>
      <w:proofErr w:type="spellStart"/>
      <w:r w:rsidRPr="000C3F31">
        <w:t>chữ</w:t>
      </w:r>
      <w:proofErr w:type="spellEnd"/>
      <w:r w:rsidRPr="000C3F31">
        <w:t xml:space="preserve"> </w:t>
      </w:r>
      <w:proofErr w:type="spellStart"/>
      <w:r w:rsidRPr="000C3F31">
        <w:t>Quốc</w:t>
      </w:r>
      <w:proofErr w:type="spellEnd"/>
      <w:r w:rsidRPr="000C3F31">
        <w:t xml:space="preserve"> </w:t>
      </w:r>
      <w:proofErr w:type="spellStart"/>
      <w:r w:rsidRPr="000C3F31">
        <w:t>ngữ</w:t>
      </w:r>
      <w:proofErr w:type="spellEnd"/>
      <w:r w:rsidRPr="000C3F31">
        <w:t xml:space="preserve"> </w:t>
      </w:r>
      <w:proofErr w:type="spellStart"/>
      <w:r w:rsidRPr="000C3F31">
        <w:t>trong</w:t>
      </w:r>
      <w:proofErr w:type="spellEnd"/>
      <w:r w:rsidRPr="000C3F31">
        <w:t xml:space="preserve"> </w:t>
      </w:r>
      <w:proofErr w:type="spellStart"/>
      <w:r w:rsidRPr="000C3F31">
        <w:t>tệp</w:t>
      </w:r>
      <w:proofErr w:type="spellEnd"/>
      <w:r w:rsidRPr="000C3F31">
        <w:t xml:space="preserve"> HTML </w:t>
      </w:r>
      <w:proofErr w:type="spellStart"/>
      <w:r w:rsidRPr="000C3F31">
        <w:t>và</w:t>
      </w:r>
      <w:proofErr w:type="spellEnd"/>
      <w:r w:rsidRPr="000C3F31">
        <w:t xml:space="preserve"> </w:t>
      </w:r>
      <w:proofErr w:type="spellStart"/>
      <w:r w:rsidRPr="000C3F31">
        <w:t>thu</w:t>
      </w:r>
      <w:proofErr w:type="spellEnd"/>
      <w:r w:rsidRPr="000C3F31">
        <w:t xml:space="preserve"> </w:t>
      </w:r>
      <w:proofErr w:type="spellStart"/>
      <w:r w:rsidRPr="000C3F31">
        <w:t>thập</w:t>
      </w:r>
      <w:proofErr w:type="spellEnd"/>
      <w:r w:rsidRPr="000C3F31">
        <w:t xml:space="preserve"> </w:t>
      </w:r>
      <w:proofErr w:type="spellStart"/>
      <w:r w:rsidRPr="000C3F31">
        <w:t>nội</w:t>
      </w:r>
      <w:proofErr w:type="spellEnd"/>
      <w:r w:rsidRPr="000C3F31">
        <w:t xml:space="preserve"> dung </w:t>
      </w:r>
      <w:proofErr w:type="spellStart"/>
      <w:r w:rsidRPr="000C3F31">
        <w:t>từ</w:t>
      </w:r>
      <w:proofErr w:type="spellEnd"/>
      <w:r w:rsidRPr="000C3F31">
        <w:t xml:space="preserve"> </w:t>
      </w:r>
      <w:proofErr w:type="spellStart"/>
      <w:r w:rsidRPr="000C3F31">
        <w:t>các</w:t>
      </w:r>
      <w:proofErr w:type="spellEnd"/>
      <w:r w:rsidRPr="000C3F31">
        <w:t xml:space="preserve"> </w:t>
      </w:r>
      <w:proofErr w:type="spellStart"/>
      <w:r w:rsidR="00C02C4D" w:rsidRPr="000C3F31">
        <w:t>thẻ</w:t>
      </w:r>
      <w:proofErr w:type="spellEnd"/>
      <w:r w:rsidR="00C02C4D" w:rsidRPr="000C3F31">
        <w:t xml:space="preserve"> </w:t>
      </w:r>
      <w:proofErr w:type="spellStart"/>
      <w:r w:rsidRPr="000C3F31">
        <w:t>này</w:t>
      </w:r>
      <w:proofErr w:type="spellEnd"/>
      <w:r w:rsidRPr="000C3F31">
        <w:t xml:space="preserve">. </w:t>
      </w:r>
      <w:proofErr w:type="spellStart"/>
      <w:r w:rsidRPr="000C3F31">
        <w:t>Các</w:t>
      </w:r>
      <w:proofErr w:type="spellEnd"/>
      <w:r w:rsidRPr="000C3F31">
        <w:t xml:space="preserve"> tag </w:t>
      </w:r>
      <w:proofErr w:type="spellStart"/>
      <w:r w:rsidRPr="000C3F31">
        <w:t>này</w:t>
      </w:r>
      <w:proofErr w:type="spellEnd"/>
      <w:r w:rsidRPr="000C3F31">
        <w:t xml:space="preserve"> </w:t>
      </w:r>
      <w:proofErr w:type="spellStart"/>
      <w:r w:rsidRPr="000C3F31">
        <w:t>có</w:t>
      </w:r>
      <w:proofErr w:type="spellEnd"/>
      <w:r w:rsidRPr="000C3F31">
        <w:t xml:space="preserve"> </w:t>
      </w:r>
      <w:proofErr w:type="spellStart"/>
      <w:r w:rsidRPr="000C3F31">
        <w:t>thể</w:t>
      </w:r>
      <w:proofErr w:type="spellEnd"/>
      <w:r w:rsidRPr="000C3F31">
        <w:t xml:space="preserve"> bao </w:t>
      </w:r>
      <w:proofErr w:type="spellStart"/>
      <w:r w:rsidRPr="000C3F31">
        <w:t>gồm</w:t>
      </w:r>
      <w:proofErr w:type="spellEnd"/>
      <w:r w:rsidRPr="000C3F31">
        <w:t xml:space="preserve"> </w:t>
      </w:r>
      <w:proofErr w:type="spellStart"/>
      <w:r w:rsidRPr="000C3F31">
        <w:t>các</w:t>
      </w:r>
      <w:proofErr w:type="spellEnd"/>
      <w:r w:rsidRPr="000C3F31">
        <w:t xml:space="preserve"> </w:t>
      </w:r>
      <w:proofErr w:type="spellStart"/>
      <w:r w:rsidRPr="000C3F31">
        <w:t>thẻ</w:t>
      </w:r>
      <w:proofErr w:type="spellEnd"/>
      <w:r w:rsidRPr="000C3F31">
        <w:t xml:space="preserve"> </w:t>
      </w:r>
      <w:proofErr w:type="spellStart"/>
      <w:r w:rsidRPr="000C3F31">
        <w:t>văn</w:t>
      </w:r>
      <w:proofErr w:type="spellEnd"/>
      <w:r w:rsidRPr="000C3F31">
        <w:t xml:space="preserve"> </w:t>
      </w:r>
      <w:proofErr w:type="spellStart"/>
      <w:r w:rsidRPr="000C3F31">
        <w:t>bản</w:t>
      </w:r>
      <w:proofErr w:type="spellEnd"/>
      <w:r w:rsidRPr="000C3F31">
        <w:t xml:space="preserve"> </w:t>
      </w:r>
      <w:proofErr w:type="spellStart"/>
      <w:r w:rsidRPr="000C3F31">
        <w:t>chữ</w:t>
      </w:r>
      <w:proofErr w:type="spellEnd"/>
      <w:r w:rsidRPr="000C3F31">
        <w:t xml:space="preserve"> </w:t>
      </w:r>
      <w:proofErr w:type="spellStart"/>
      <w:r w:rsidRPr="000C3F31">
        <w:t>Nôm</w:t>
      </w:r>
      <w:proofErr w:type="spellEnd"/>
      <w:r w:rsidRPr="000C3F31">
        <w:t xml:space="preserve"> </w:t>
      </w:r>
      <w:proofErr w:type="spellStart"/>
      <w:r w:rsidRPr="000C3F31">
        <w:t>và</w:t>
      </w:r>
      <w:proofErr w:type="spellEnd"/>
      <w:r w:rsidRPr="000C3F31">
        <w:t xml:space="preserve"> </w:t>
      </w:r>
      <w:proofErr w:type="spellStart"/>
      <w:r w:rsidRPr="000C3F31">
        <w:t>chữ</w:t>
      </w:r>
      <w:proofErr w:type="spellEnd"/>
      <w:r w:rsidRPr="000C3F31">
        <w:t xml:space="preserve"> </w:t>
      </w:r>
      <w:proofErr w:type="spellStart"/>
      <w:r w:rsidRPr="000C3F31">
        <w:t>Quốc</w:t>
      </w:r>
      <w:proofErr w:type="spellEnd"/>
      <w:r w:rsidRPr="000C3F31">
        <w:t xml:space="preserve"> </w:t>
      </w:r>
      <w:proofErr w:type="spellStart"/>
      <w:r w:rsidRPr="000C3F31">
        <w:t>ngữ</w:t>
      </w:r>
      <w:proofErr w:type="spellEnd"/>
      <w:r w:rsidRPr="000C3F31">
        <w:t xml:space="preserve">, </w:t>
      </w:r>
      <w:proofErr w:type="spellStart"/>
      <w:r w:rsidRPr="000C3F31">
        <w:t>định</w:t>
      </w:r>
      <w:proofErr w:type="spellEnd"/>
      <w:r w:rsidRPr="000C3F31">
        <w:t xml:space="preserve"> </w:t>
      </w:r>
      <w:proofErr w:type="spellStart"/>
      <w:r w:rsidRPr="000C3F31">
        <w:t>dạng</w:t>
      </w:r>
      <w:proofErr w:type="spellEnd"/>
      <w:r w:rsidRPr="000C3F31">
        <w:t xml:space="preserve">, </w:t>
      </w:r>
      <w:proofErr w:type="spellStart"/>
      <w:r w:rsidRPr="000C3F31">
        <w:t>dấu</w:t>
      </w:r>
      <w:proofErr w:type="spellEnd"/>
      <w:r w:rsidRPr="000C3F31">
        <w:t xml:space="preserve"> </w:t>
      </w:r>
      <w:proofErr w:type="spellStart"/>
      <w:r w:rsidRPr="000C3F31">
        <w:t>câu</w:t>
      </w:r>
      <w:proofErr w:type="spellEnd"/>
      <w:r w:rsidRPr="000C3F31">
        <w:t xml:space="preserve">, </w:t>
      </w:r>
      <w:proofErr w:type="spellStart"/>
      <w:r w:rsidRPr="000C3F31">
        <w:t>hoặc</w:t>
      </w:r>
      <w:proofErr w:type="spellEnd"/>
      <w:r w:rsidRPr="000C3F31">
        <w:t xml:space="preserve"> </w:t>
      </w:r>
      <w:proofErr w:type="spellStart"/>
      <w:r w:rsidRPr="000C3F31">
        <w:t>các</w:t>
      </w:r>
      <w:proofErr w:type="spellEnd"/>
      <w:r w:rsidRPr="000C3F31">
        <w:t xml:space="preserve"> </w:t>
      </w:r>
      <w:proofErr w:type="spellStart"/>
      <w:r w:rsidRPr="000C3F31">
        <w:t>thông</w:t>
      </w:r>
      <w:proofErr w:type="spellEnd"/>
      <w:r w:rsidRPr="000C3F31">
        <w:t xml:space="preserve"> tin </w:t>
      </w:r>
      <w:proofErr w:type="spellStart"/>
      <w:r w:rsidRPr="000C3F31">
        <w:t>liên</w:t>
      </w:r>
      <w:proofErr w:type="spellEnd"/>
      <w:r w:rsidRPr="000C3F31">
        <w:t xml:space="preserve"> </w:t>
      </w:r>
      <w:proofErr w:type="spellStart"/>
      <w:r w:rsidRPr="000C3F31">
        <w:t>quan</w:t>
      </w:r>
      <w:proofErr w:type="spellEnd"/>
      <w:r w:rsidRPr="000C3F31">
        <w:t xml:space="preserve"> </w:t>
      </w:r>
      <w:proofErr w:type="spellStart"/>
      <w:r w:rsidRPr="000C3F31">
        <w:t>khác</w:t>
      </w:r>
      <w:proofErr w:type="spellEnd"/>
      <w:r w:rsidRPr="000C3F31">
        <w:t xml:space="preserve">. </w:t>
      </w:r>
      <w:proofErr w:type="spellStart"/>
      <w:r w:rsidRPr="000C3F31">
        <w:t>Việc</w:t>
      </w:r>
      <w:proofErr w:type="spellEnd"/>
      <w:r w:rsidRPr="000C3F31">
        <w:t xml:space="preserve"> </w:t>
      </w:r>
      <w:proofErr w:type="spellStart"/>
      <w:r w:rsidRPr="000C3F31">
        <w:t>thu</w:t>
      </w:r>
      <w:proofErr w:type="spellEnd"/>
      <w:r w:rsidRPr="000C3F31">
        <w:t xml:space="preserve"> </w:t>
      </w:r>
      <w:proofErr w:type="spellStart"/>
      <w:r w:rsidRPr="000C3F31">
        <w:t>thập</w:t>
      </w:r>
      <w:proofErr w:type="spellEnd"/>
      <w:r w:rsidRPr="000C3F31">
        <w:t xml:space="preserve"> </w:t>
      </w:r>
      <w:proofErr w:type="spellStart"/>
      <w:r w:rsidRPr="000C3F31">
        <w:t>dữ</w:t>
      </w:r>
      <w:proofErr w:type="spellEnd"/>
      <w:r w:rsidRPr="000C3F31">
        <w:t xml:space="preserve"> </w:t>
      </w:r>
      <w:proofErr w:type="spellStart"/>
      <w:r w:rsidRPr="000C3F31">
        <w:t>liệu</w:t>
      </w:r>
      <w:proofErr w:type="spellEnd"/>
      <w:r w:rsidRPr="000C3F31">
        <w:t xml:space="preserve"> </w:t>
      </w:r>
      <w:proofErr w:type="spellStart"/>
      <w:r w:rsidRPr="000C3F31">
        <w:t>từ</w:t>
      </w:r>
      <w:proofErr w:type="spellEnd"/>
      <w:r w:rsidRPr="000C3F31">
        <w:t xml:space="preserve"> </w:t>
      </w:r>
      <w:proofErr w:type="spellStart"/>
      <w:r w:rsidRPr="000C3F31">
        <w:t>các</w:t>
      </w:r>
      <w:proofErr w:type="spellEnd"/>
      <w:r w:rsidRPr="000C3F31">
        <w:t xml:space="preserve"> tag </w:t>
      </w:r>
      <w:proofErr w:type="spellStart"/>
      <w:r w:rsidRPr="000C3F31">
        <w:t>quan</w:t>
      </w:r>
      <w:proofErr w:type="spellEnd"/>
      <w:r w:rsidRPr="000C3F31">
        <w:t xml:space="preserve"> </w:t>
      </w:r>
      <w:proofErr w:type="spellStart"/>
      <w:r w:rsidRPr="000C3F31">
        <w:t>trọng</w:t>
      </w:r>
      <w:proofErr w:type="spellEnd"/>
      <w:r w:rsidRPr="000C3F31">
        <w:t xml:space="preserve"> </w:t>
      </w:r>
      <w:proofErr w:type="spellStart"/>
      <w:r w:rsidRPr="000C3F31">
        <w:t>này</w:t>
      </w:r>
      <w:proofErr w:type="spellEnd"/>
      <w:r w:rsidRPr="000C3F31">
        <w:t xml:space="preserve"> </w:t>
      </w:r>
      <w:proofErr w:type="spellStart"/>
      <w:r w:rsidRPr="000C3F31">
        <w:t>sẽ</w:t>
      </w:r>
      <w:proofErr w:type="spellEnd"/>
      <w:r w:rsidRPr="000C3F31">
        <w:t xml:space="preserve"> </w:t>
      </w:r>
      <w:proofErr w:type="spellStart"/>
      <w:r w:rsidRPr="000C3F31">
        <w:t>đóng</w:t>
      </w:r>
      <w:proofErr w:type="spellEnd"/>
      <w:r w:rsidRPr="000C3F31">
        <w:t xml:space="preserve"> </w:t>
      </w:r>
      <w:proofErr w:type="spellStart"/>
      <w:r w:rsidRPr="000C3F31">
        <w:t>vai</w:t>
      </w:r>
      <w:proofErr w:type="spellEnd"/>
      <w:r w:rsidRPr="000C3F31">
        <w:t xml:space="preserve"> </w:t>
      </w:r>
      <w:proofErr w:type="spellStart"/>
      <w:r w:rsidRPr="000C3F31">
        <w:t>trò</w:t>
      </w:r>
      <w:proofErr w:type="spellEnd"/>
      <w:r w:rsidRPr="000C3F31">
        <w:t xml:space="preserve"> </w:t>
      </w:r>
      <w:proofErr w:type="spellStart"/>
      <w:r w:rsidRPr="000C3F31">
        <w:t>quan</w:t>
      </w:r>
      <w:proofErr w:type="spellEnd"/>
      <w:r w:rsidRPr="000C3F31">
        <w:t xml:space="preserve"> </w:t>
      </w:r>
      <w:proofErr w:type="spellStart"/>
      <w:r w:rsidRPr="000C3F31">
        <w:t>trọng</w:t>
      </w:r>
      <w:proofErr w:type="spellEnd"/>
      <w:r w:rsidRPr="000C3F31">
        <w:t xml:space="preserve"> </w:t>
      </w:r>
      <w:proofErr w:type="spellStart"/>
      <w:r w:rsidRPr="000C3F31">
        <w:t>trong</w:t>
      </w:r>
      <w:proofErr w:type="spellEnd"/>
      <w:r w:rsidRPr="000C3F31">
        <w:t xml:space="preserve"> </w:t>
      </w:r>
      <w:proofErr w:type="spellStart"/>
      <w:r w:rsidRPr="000C3F31">
        <w:t>việc</w:t>
      </w:r>
      <w:proofErr w:type="spellEnd"/>
      <w:r w:rsidRPr="000C3F31">
        <w:t xml:space="preserve"> </w:t>
      </w:r>
      <w:proofErr w:type="spellStart"/>
      <w:r w:rsidRPr="000C3F31">
        <w:t>hiểu</w:t>
      </w:r>
      <w:proofErr w:type="spellEnd"/>
      <w:r w:rsidRPr="000C3F31">
        <w:t xml:space="preserve"> </w:t>
      </w:r>
      <w:proofErr w:type="spellStart"/>
      <w:r w:rsidRPr="000C3F31">
        <w:t>và</w:t>
      </w:r>
      <w:proofErr w:type="spellEnd"/>
      <w:r w:rsidRPr="000C3F31">
        <w:t xml:space="preserve"> </w:t>
      </w:r>
      <w:proofErr w:type="spellStart"/>
      <w:r w:rsidRPr="000C3F31">
        <w:t>phân</w:t>
      </w:r>
      <w:proofErr w:type="spellEnd"/>
      <w:r w:rsidRPr="000C3F31">
        <w:t xml:space="preserve"> </w:t>
      </w:r>
      <w:proofErr w:type="spellStart"/>
      <w:r w:rsidRPr="000C3F31">
        <w:t>tích</w:t>
      </w:r>
      <w:proofErr w:type="spellEnd"/>
      <w:r w:rsidRPr="000C3F31">
        <w:t xml:space="preserve"> </w:t>
      </w:r>
      <w:proofErr w:type="spellStart"/>
      <w:r w:rsidRPr="000C3F31">
        <w:t>nội</w:t>
      </w:r>
      <w:proofErr w:type="spellEnd"/>
      <w:r w:rsidRPr="000C3F31">
        <w:t xml:space="preserve"> dung </w:t>
      </w:r>
      <w:proofErr w:type="spellStart"/>
      <w:r w:rsidRPr="000C3F31">
        <w:t>của</w:t>
      </w:r>
      <w:proofErr w:type="spellEnd"/>
      <w:r w:rsidRPr="000C3F31">
        <w:t xml:space="preserve"> </w:t>
      </w:r>
      <w:proofErr w:type="spellStart"/>
      <w:r w:rsidRPr="000C3F31">
        <w:t>các</w:t>
      </w:r>
      <w:proofErr w:type="spellEnd"/>
      <w:r w:rsidRPr="000C3F31">
        <w:t xml:space="preserve"> </w:t>
      </w:r>
      <w:proofErr w:type="spellStart"/>
      <w:r w:rsidRPr="000C3F31">
        <w:t>tài</w:t>
      </w:r>
      <w:proofErr w:type="spellEnd"/>
      <w:r w:rsidRPr="000C3F31">
        <w:t xml:space="preserve"> </w:t>
      </w:r>
      <w:proofErr w:type="spellStart"/>
      <w:r w:rsidRPr="000C3F31">
        <w:t>liệu</w:t>
      </w:r>
      <w:proofErr w:type="spellEnd"/>
      <w:r w:rsidRPr="000C3F31">
        <w:t xml:space="preserve">, </w:t>
      </w:r>
      <w:proofErr w:type="spellStart"/>
      <w:r w:rsidRPr="000C3F31">
        <w:t>tạo</w:t>
      </w:r>
      <w:proofErr w:type="spellEnd"/>
      <w:r w:rsidRPr="000C3F31">
        <w:t xml:space="preserve"> </w:t>
      </w:r>
      <w:proofErr w:type="spellStart"/>
      <w:r w:rsidRPr="000C3F31">
        <w:t>nền</w:t>
      </w:r>
      <w:proofErr w:type="spellEnd"/>
      <w:r w:rsidRPr="000C3F31">
        <w:t xml:space="preserve"> </w:t>
      </w:r>
      <w:proofErr w:type="spellStart"/>
      <w:r w:rsidRPr="000C3F31">
        <w:t>tảng</w:t>
      </w:r>
      <w:proofErr w:type="spellEnd"/>
      <w:r w:rsidRPr="000C3F31">
        <w:t xml:space="preserve"> </w:t>
      </w:r>
      <w:proofErr w:type="spellStart"/>
      <w:r w:rsidRPr="000C3F31">
        <w:t>cho</w:t>
      </w:r>
      <w:proofErr w:type="spellEnd"/>
      <w:r w:rsidRPr="000C3F31">
        <w:t xml:space="preserve"> </w:t>
      </w:r>
      <w:proofErr w:type="spellStart"/>
      <w:r w:rsidRPr="000C3F31">
        <w:t>việc</w:t>
      </w:r>
      <w:proofErr w:type="spellEnd"/>
      <w:r w:rsidRPr="000C3F31">
        <w:t xml:space="preserve"> </w:t>
      </w:r>
      <w:proofErr w:type="spellStart"/>
      <w:r w:rsidRPr="000C3F31">
        <w:t>tiếp</w:t>
      </w:r>
      <w:proofErr w:type="spellEnd"/>
      <w:r w:rsidRPr="000C3F31">
        <w:t xml:space="preserve"> </w:t>
      </w:r>
      <w:proofErr w:type="spellStart"/>
      <w:r w:rsidRPr="000C3F31">
        <w:t>tục</w:t>
      </w:r>
      <w:proofErr w:type="spellEnd"/>
      <w:r w:rsidRPr="000C3F31">
        <w:t xml:space="preserve"> </w:t>
      </w:r>
      <w:proofErr w:type="spellStart"/>
      <w:r w:rsidRPr="000C3F31">
        <w:t>xử</w:t>
      </w:r>
      <w:proofErr w:type="spellEnd"/>
      <w:r w:rsidRPr="000C3F31">
        <w:t xml:space="preserve"> </w:t>
      </w:r>
      <w:proofErr w:type="spellStart"/>
      <w:r w:rsidRPr="000C3F31">
        <w:t>lý</w:t>
      </w:r>
      <w:proofErr w:type="spellEnd"/>
      <w:r w:rsidRPr="000C3F31">
        <w:t xml:space="preserve"> </w:t>
      </w:r>
      <w:proofErr w:type="spellStart"/>
      <w:r w:rsidRPr="000C3F31">
        <w:t>và</w:t>
      </w:r>
      <w:proofErr w:type="spellEnd"/>
      <w:r w:rsidRPr="000C3F31">
        <w:t xml:space="preserve"> </w:t>
      </w:r>
      <w:proofErr w:type="spellStart"/>
      <w:r w:rsidRPr="000C3F31">
        <w:t>phân</w:t>
      </w:r>
      <w:proofErr w:type="spellEnd"/>
      <w:r w:rsidRPr="000C3F31">
        <w:t xml:space="preserve"> </w:t>
      </w:r>
      <w:proofErr w:type="spellStart"/>
      <w:r w:rsidRPr="000C3F31">
        <w:t>tích</w:t>
      </w:r>
      <w:proofErr w:type="spellEnd"/>
      <w:r w:rsidRPr="000C3F31">
        <w:t xml:space="preserve"> </w:t>
      </w:r>
      <w:proofErr w:type="spellStart"/>
      <w:r w:rsidRPr="000C3F31">
        <w:t>dữ</w:t>
      </w:r>
      <w:proofErr w:type="spellEnd"/>
      <w:r w:rsidRPr="000C3F31">
        <w:t xml:space="preserve"> </w:t>
      </w:r>
      <w:proofErr w:type="spellStart"/>
      <w:r w:rsidRPr="000C3F31">
        <w:t>liệu</w:t>
      </w:r>
      <w:proofErr w:type="spellEnd"/>
      <w:r w:rsidRPr="000C3F31">
        <w:t xml:space="preserve"> </w:t>
      </w:r>
      <w:proofErr w:type="spellStart"/>
      <w:r w:rsidRPr="000C3F31">
        <w:t>trong</w:t>
      </w:r>
      <w:proofErr w:type="spellEnd"/>
      <w:r w:rsidRPr="000C3F31">
        <w:t xml:space="preserve"> </w:t>
      </w:r>
      <w:proofErr w:type="spellStart"/>
      <w:r w:rsidRPr="000C3F31">
        <w:t>các</w:t>
      </w:r>
      <w:proofErr w:type="spellEnd"/>
      <w:r w:rsidRPr="000C3F31">
        <w:t xml:space="preserve"> </w:t>
      </w:r>
      <w:proofErr w:type="spellStart"/>
      <w:r w:rsidRPr="000C3F31">
        <w:t>bước</w:t>
      </w:r>
      <w:proofErr w:type="spellEnd"/>
      <w:r w:rsidRPr="000C3F31">
        <w:t xml:space="preserve"> </w:t>
      </w:r>
      <w:proofErr w:type="spellStart"/>
      <w:r w:rsidRPr="000C3F31">
        <w:t>sau</w:t>
      </w:r>
      <w:proofErr w:type="spellEnd"/>
      <w:r w:rsidRPr="000C3F31">
        <w:t xml:space="preserve"> </w:t>
      </w:r>
      <w:proofErr w:type="spellStart"/>
      <w:r w:rsidRPr="000C3F31">
        <w:t>của</w:t>
      </w:r>
      <w:proofErr w:type="spellEnd"/>
      <w:r w:rsidRPr="000C3F31">
        <w:t xml:space="preserve"> </w:t>
      </w:r>
      <w:proofErr w:type="spellStart"/>
      <w:r w:rsidRPr="000C3F31">
        <w:t>nghiên</w:t>
      </w:r>
      <w:proofErr w:type="spellEnd"/>
      <w:r w:rsidRPr="000C3F31">
        <w:t xml:space="preserve"> </w:t>
      </w:r>
      <w:proofErr w:type="spellStart"/>
      <w:r w:rsidRPr="000C3F31">
        <w:t>cứu</w:t>
      </w:r>
      <w:proofErr w:type="spellEnd"/>
      <w:r w:rsidRPr="000C3F31">
        <w:t>.</w:t>
      </w:r>
    </w:p>
    <w:p w14:paraId="1785769B" w14:textId="010440D4" w:rsidR="00E0318A" w:rsidRPr="005A2CC2" w:rsidRDefault="00BD25E3" w:rsidP="005A2CC2">
      <w:pPr>
        <w:pStyle w:val="NormalText"/>
        <w:jc w:val="both"/>
      </w:pPr>
      <w:proofErr w:type="spellStart"/>
      <w:r w:rsidRPr="000C3F31">
        <w:t>Thông</w:t>
      </w:r>
      <w:proofErr w:type="spellEnd"/>
      <w:r w:rsidRPr="000C3F31">
        <w:t xml:space="preserve"> </w:t>
      </w:r>
      <w:proofErr w:type="spellStart"/>
      <w:r w:rsidRPr="000C3F31">
        <w:t>thường</w:t>
      </w:r>
      <w:proofErr w:type="spellEnd"/>
      <w:r w:rsidRPr="000C3F31">
        <w:t xml:space="preserve">, </w:t>
      </w:r>
      <w:proofErr w:type="spellStart"/>
      <w:r w:rsidR="00741A84" w:rsidRPr="000C3F31">
        <w:t>các</w:t>
      </w:r>
      <w:proofErr w:type="spellEnd"/>
      <w:r w:rsidR="00741A84" w:rsidRPr="000C3F31">
        <w:t xml:space="preserve"> </w:t>
      </w:r>
      <w:proofErr w:type="spellStart"/>
      <w:r w:rsidR="00741A84" w:rsidRPr="000C3F31">
        <w:t>văn</w:t>
      </w:r>
      <w:proofErr w:type="spellEnd"/>
      <w:r w:rsidR="00741A84" w:rsidRPr="000C3F31">
        <w:t xml:space="preserve"> </w:t>
      </w:r>
      <w:proofErr w:type="spellStart"/>
      <w:r w:rsidR="00741A84" w:rsidRPr="000C3F31">
        <w:t>bản</w:t>
      </w:r>
      <w:proofErr w:type="spellEnd"/>
      <w:r w:rsidR="00741A84" w:rsidRPr="000C3F31">
        <w:t xml:space="preserve"> </w:t>
      </w:r>
      <w:proofErr w:type="spellStart"/>
      <w:r w:rsidR="00741A84" w:rsidRPr="000C3F31">
        <w:t>chữ</w:t>
      </w:r>
      <w:proofErr w:type="spellEnd"/>
      <w:r w:rsidR="00741A84" w:rsidRPr="000C3F31">
        <w:t xml:space="preserve"> </w:t>
      </w:r>
      <w:proofErr w:type="spellStart"/>
      <w:r w:rsidR="00741A84" w:rsidRPr="000C3F31">
        <w:t>Nôm</w:t>
      </w:r>
      <w:proofErr w:type="spellEnd"/>
      <w:r w:rsidR="00741A84" w:rsidRPr="000C3F31">
        <w:t xml:space="preserve"> </w:t>
      </w:r>
      <w:proofErr w:type="spellStart"/>
      <w:r w:rsidR="000564CE" w:rsidRPr="000C3F31">
        <w:t>được</w:t>
      </w:r>
      <w:proofErr w:type="spellEnd"/>
      <w:r w:rsidR="000564CE" w:rsidRPr="000C3F31">
        <w:t xml:space="preserve"> </w:t>
      </w:r>
      <w:proofErr w:type="spellStart"/>
      <w:r w:rsidR="000564CE" w:rsidRPr="000C3F31">
        <w:t>trình</w:t>
      </w:r>
      <w:proofErr w:type="spellEnd"/>
      <w:r w:rsidR="000564CE" w:rsidRPr="000C3F31">
        <w:t xml:space="preserve"> </w:t>
      </w:r>
      <w:proofErr w:type="spellStart"/>
      <w:r w:rsidR="000564CE" w:rsidRPr="000C3F31">
        <w:t>bày</w:t>
      </w:r>
      <w:proofErr w:type="spellEnd"/>
      <w:r w:rsidR="000564CE" w:rsidRPr="000C3F31">
        <w:t xml:space="preserve"> </w:t>
      </w:r>
      <w:proofErr w:type="spellStart"/>
      <w:r w:rsidR="000564CE" w:rsidRPr="000C3F31">
        <w:t>không</w:t>
      </w:r>
      <w:proofErr w:type="spellEnd"/>
      <w:r w:rsidR="000564CE" w:rsidRPr="000C3F31">
        <w:t xml:space="preserve"> </w:t>
      </w:r>
      <w:proofErr w:type="spellStart"/>
      <w:r w:rsidR="000564CE" w:rsidRPr="000C3F31">
        <w:t>thống</w:t>
      </w:r>
      <w:proofErr w:type="spellEnd"/>
      <w:r w:rsidR="000564CE" w:rsidRPr="000C3F31">
        <w:t xml:space="preserve"> </w:t>
      </w:r>
      <w:proofErr w:type="spellStart"/>
      <w:r w:rsidR="000564CE" w:rsidRPr="000C3F31">
        <w:t>nhất</w:t>
      </w:r>
      <w:proofErr w:type="spellEnd"/>
      <w:r w:rsidR="000564CE" w:rsidRPr="000C3F31">
        <w:t xml:space="preserve">, </w:t>
      </w:r>
      <w:proofErr w:type="spellStart"/>
      <w:r w:rsidR="000564CE" w:rsidRPr="000C3F31">
        <w:t>một</w:t>
      </w:r>
      <w:proofErr w:type="spellEnd"/>
      <w:r w:rsidR="000564CE" w:rsidRPr="000C3F31">
        <w:t xml:space="preserve"> </w:t>
      </w:r>
      <w:proofErr w:type="spellStart"/>
      <w:r w:rsidR="000564CE" w:rsidRPr="000C3F31">
        <w:t>số</w:t>
      </w:r>
      <w:proofErr w:type="spellEnd"/>
      <w:r w:rsidR="000564CE" w:rsidRPr="000C3F31">
        <w:t xml:space="preserve"> </w:t>
      </w:r>
      <w:proofErr w:type="spellStart"/>
      <w:r w:rsidR="000564CE" w:rsidRPr="000C3F31">
        <w:t>được</w:t>
      </w:r>
      <w:proofErr w:type="spellEnd"/>
      <w:r w:rsidR="000564CE" w:rsidRPr="000C3F31">
        <w:t xml:space="preserve"> </w:t>
      </w:r>
      <w:proofErr w:type="spellStart"/>
      <w:r w:rsidR="000564CE" w:rsidRPr="000C3F31">
        <w:t>trình</w:t>
      </w:r>
      <w:proofErr w:type="spellEnd"/>
      <w:r w:rsidR="000564CE" w:rsidRPr="000C3F31">
        <w:t xml:space="preserve"> </w:t>
      </w:r>
      <w:proofErr w:type="spellStart"/>
      <w:r w:rsidR="000564CE" w:rsidRPr="000C3F31">
        <w:t>bày</w:t>
      </w:r>
      <w:proofErr w:type="spellEnd"/>
      <w:r w:rsidR="000564CE" w:rsidRPr="000C3F31">
        <w:t xml:space="preserve"> </w:t>
      </w:r>
      <w:proofErr w:type="spellStart"/>
      <w:r w:rsidR="000564CE" w:rsidRPr="000C3F31">
        <w:t>theo</w:t>
      </w:r>
      <w:proofErr w:type="spellEnd"/>
      <w:r w:rsidR="000564CE" w:rsidRPr="000C3F31">
        <w:t xml:space="preserve"> </w:t>
      </w:r>
      <w:proofErr w:type="spellStart"/>
      <w:r w:rsidR="000564CE" w:rsidRPr="000C3F31">
        <w:t>chiều</w:t>
      </w:r>
      <w:proofErr w:type="spellEnd"/>
      <w:r w:rsidR="000564CE" w:rsidRPr="000C3F31">
        <w:t xml:space="preserve"> </w:t>
      </w:r>
      <w:proofErr w:type="spellStart"/>
      <w:r w:rsidR="000564CE" w:rsidRPr="000C3F31">
        <w:t>dọc</w:t>
      </w:r>
      <w:proofErr w:type="spellEnd"/>
      <w:r w:rsidR="000564CE" w:rsidRPr="000C3F31">
        <w:t xml:space="preserve">, </w:t>
      </w:r>
      <w:proofErr w:type="spellStart"/>
      <w:r w:rsidR="000564CE" w:rsidRPr="000C3F31">
        <w:t>số</w:t>
      </w:r>
      <w:proofErr w:type="spellEnd"/>
      <w:r w:rsidR="000564CE" w:rsidRPr="000C3F31">
        <w:t xml:space="preserve"> </w:t>
      </w:r>
      <w:proofErr w:type="spellStart"/>
      <w:r w:rsidR="000564CE" w:rsidRPr="000C3F31">
        <w:t>khác</w:t>
      </w:r>
      <w:proofErr w:type="spellEnd"/>
      <w:r w:rsidR="000564CE" w:rsidRPr="000C3F31">
        <w:t xml:space="preserve"> </w:t>
      </w:r>
      <w:proofErr w:type="spellStart"/>
      <w:r w:rsidR="00CB6458" w:rsidRPr="000C3F31">
        <w:t>được</w:t>
      </w:r>
      <w:proofErr w:type="spellEnd"/>
      <w:r w:rsidR="00CB6458" w:rsidRPr="000C3F31">
        <w:t xml:space="preserve"> </w:t>
      </w:r>
      <w:proofErr w:type="spellStart"/>
      <w:r w:rsidR="00CB6458" w:rsidRPr="000C3F31">
        <w:t>trình</w:t>
      </w:r>
      <w:proofErr w:type="spellEnd"/>
      <w:r w:rsidR="00CB6458" w:rsidRPr="000C3F31">
        <w:t xml:space="preserve"> </w:t>
      </w:r>
      <w:proofErr w:type="spellStart"/>
      <w:r w:rsidR="00CB6458" w:rsidRPr="000C3F31">
        <w:t>bày</w:t>
      </w:r>
      <w:proofErr w:type="spellEnd"/>
      <w:r w:rsidR="00CB6458" w:rsidRPr="000C3F31">
        <w:t xml:space="preserve"> </w:t>
      </w:r>
      <w:proofErr w:type="spellStart"/>
      <w:r w:rsidR="00CB6458" w:rsidRPr="000C3F31">
        <w:t>theo</w:t>
      </w:r>
      <w:proofErr w:type="spellEnd"/>
      <w:r w:rsidR="00CB6458" w:rsidRPr="000C3F31">
        <w:t xml:space="preserve"> </w:t>
      </w:r>
      <w:proofErr w:type="spellStart"/>
      <w:r w:rsidR="00CB6458" w:rsidRPr="000C3F31">
        <w:t>chiều</w:t>
      </w:r>
      <w:proofErr w:type="spellEnd"/>
      <w:r w:rsidR="00CB6458" w:rsidRPr="000C3F31">
        <w:t xml:space="preserve"> </w:t>
      </w:r>
      <w:proofErr w:type="spellStart"/>
      <w:r w:rsidR="00CB6458" w:rsidRPr="000C3F31">
        <w:t>ngang</w:t>
      </w:r>
      <w:proofErr w:type="spellEnd"/>
      <w:r w:rsidR="00CB6458" w:rsidRPr="000C3F31">
        <w:t xml:space="preserve">. </w:t>
      </w:r>
      <w:proofErr w:type="spellStart"/>
      <w:r w:rsidR="00CB6458" w:rsidRPr="000C3F31">
        <w:t>Vì</w:t>
      </w:r>
      <w:proofErr w:type="spellEnd"/>
      <w:r w:rsidR="00CB6458" w:rsidRPr="000C3F31">
        <w:t xml:space="preserve"> </w:t>
      </w:r>
      <w:proofErr w:type="spellStart"/>
      <w:r w:rsidR="00CB6458" w:rsidRPr="000C3F31">
        <w:t>vậy</w:t>
      </w:r>
      <w:proofErr w:type="spellEnd"/>
      <w:r w:rsidR="00CB6458" w:rsidRPr="000C3F31">
        <w:t xml:space="preserve">, </w:t>
      </w:r>
      <w:proofErr w:type="spellStart"/>
      <w:r w:rsidR="00CB6458" w:rsidRPr="000C3F31">
        <w:t>đ</w:t>
      </w:r>
      <w:r w:rsidR="00173D6B" w:rsidRPr="000C3F31">
        <w:t>ể</w:t>
      </w:r>
      <w:proofErr w:type="spellEnd"/>
      <w:r w:rsidR="00173D6B" w:rsidRPr="000C3F31">
        <w:t xml:space="preserve"> </w:t>
      </w:r>
      <w:proofErr w:type="spellStart"/>
      <w:r w:rsidR="00173D6B" w:rsidRPr="000C3F31">
        <w:t>có</w:t>
      </w:r>
      <w:proofErr w:type="spellEnd"/>
      <w:r w:rsidR="00173D6B" w:rsidRPr="000C3F31">
        <w:t xml:space="preserve"> </w:t>
      </w:r>
      <w:proofErr w:type="spellStart"/>
      <w:r w:rsidR="00173D6B" w:rsidRPr="000C3F31">
        <w:t>thể</w:t>
      </w:r>
      <w:proofErr w:type="spellEnd"/>
      <w:r w:rsidR="00173D6B" w:rsidRPr="000C3F31">
        <w:t xml:space="preserve"> </w:t>
      </w:r>
      <w:proofErr w:type="spellStart"/>
      <w:r w:rsidR="00173D6B" w:rsidRPr="000C3F31">
        <w:t>trích</w:t>
      </w:r>
      <w:proofErr w:type="spellEnd"/>
      <w:r w:rsidR="00173D6B" w:rsidRPr="000C3F31">
        <w:t xml:space="preserve"> </w:t>
      </w:r>
      <w:proofErr w:type="spellStart"/>
      <w:r w:rsidR="00173D6B" w:rsidRPr="000C3F31">
        <w:t>xuất</w:t>
      </w:r>
      <w:proofErr w:type="spellEnd"/>
      <w:r w:rsidR="00173D6B" w:rsidRPr="000C3F31">
        <w:t xml:space="preserve"> </w:t>
      </w:r>
      <w:proofErr w:type="spellStart"/>
      <w:r w:rsidR="00173D6B" w:rsidRPr="000C3F31">
        <w:t>đúng</w:t>
      </w:r>
      <w:proofErr w:type="spellEnd"/>
      <w:r w:rsidR="00173D6B" w:rsidRPr="000C3F31">
        <w:t xml:space="preserve"> </w:t>
      </w:r>
      <w:proofErr w:type="spellStart"/>
      <w:r w:rsidR="00173D6B" w:rsidRPr="000C3F31">
        <w:t>nội</w:t>
      </w:r>
      <w:proofErr w:type="spellEnd"/>
      <w:r w:rsidR="00173D6B" w:rsidRPr="000C3F31">
        <w:t xml:space="preserve"> dung </w:t>
      </w:r>
      <w:proofErr w:type="spellStart"/>
      <w:r w:rsidR="00173D6B" w:rsidRPr="000C3F31">
        <w:t>từ</w:t>
      </w:r>
      <w:proofErr w:type="spellEnd"/>
      <w:r w:rsidR="00173D6B" w:rsidRPr="000C3F31">
        <w:t xml:space="preserve"> </w:t>
      </w:r>
      <w:proofErr w:type="spellStart"/>
      <w:r w:rsidR="00173D6B" w:rsidRPr="000C3F31">
        <w:t>các</w:t>
      </w:r>
      <w:proofErr w:type="spellEnd"/>
      <w:r w:rsidR="00173D6B" w:rsidRPr="000C3F31">
        <w:t xml:space="preserve"> </w:t>
      </w:r>
      <w:proofErr w:type="spellStart"/>
      <w:r w:rsidR="00173D6B" w:rsidRPr="000C3F31">
        <w:t>tệp</w:t>
      </w:r>
      <w:proofErr w:type="spellEnd"/>
      <w:r w:rsidR="00173D6B" w:rsidRPr="000C3F31">
        <w:t xml:space="preserve"> HTML, </w:t>
      </w:r>
      <w:proofErr w:type="spellStart"/>
      <w:r w:rsidR="00173D6B" w:rsidRPr="000C3F31">
        <w:t>chúng</w:t>
      </w:r>
      <w:proofErr w:type="spellEnd"/>
      <w:r w:rsidR="00173D6B" w:rsidRPr="000C3F31">
        <w:t xml:space="preserve"> </w:t>
      </w:r>
      <w:proofErr w:type="spellStart"/>
      <w:r w:rsidR="00CB6458" w:rsidRPr="000C3F31">
        <w:t>em</w:t>
      </w:r>
      <w:proofErr w:type="spellEnd"/>
      <w:r w:rsidR="00CB6458" w:rsidRPr="000C3F31">
        <w:t xml:space="preserve"> </w:t>
      </w:r>
      <w:proofErr w:type="spellStart"/>
      <w:r w:rsidR="00173D6B" w:rsidRPr="000C3F31">
        <w:t>đề</w:t>
      </w:r>
      <w:proofErr w:type="spellEnd"/>
      <w:r w:rsidR="00173D6B" w:rsidRPr="000C3F31">
        <w:t xml:space="preserve"> </w:t>
      </w:r>
      <w:proofErr w:type="spellStart"/>
      <w:r w:rsidR="00173D6B" w:rsidRPr="000C3F31">
        <w:t>xuất</w:t>
      </w:r>
      <w:proofErr w:type="spellEnd"/>
      <w:r w:rsidR="00173D6B" w:rsidRPr="000C3F31">
        <w:t xml:space="preserve"> </w:t>
      </w:r>
      <w:proofErr w:type="spellStart"/>
      <w:r w:rsidR="00173D6B" w:rsidRPr="000C3F31">
        <w:t>sử</w:t>
      </w:r>
      <w:proofErr w:type="spellEnd"/>
      <w:r w:rsidR="00173D6B" w:rsidRPr="000C3F31">
        <w:t xml:space="preserve"> </w:t>
      </w:r>
      <w:proofErr w:type="spellStart"/>
      <w:r w:rsidR="00173D6B" w:rsidRPr="000C3F31">
        <w:t>dụng</w:t>
      </w:r>
      <w:proofErr w:type="spellEnd"/>
      <w:r w:rsidR="00173D6B" w:rsidRPr="000C3F31">
        <w:t xml:space="preserve"> </w:t>
      </w:r>
      <w:proofErr w:type="spellStart"/>
      <w:r w:rsidR="00173D6B" w:rsidRPr="000C3F31">
        <w:t>vị</w:t>
      </w:r>
      <w:proofErr w:type="spellEnd"/>
      <w:r w:rsidR="00173D6B" w:rsidRPr="000C3F31">
        <w:t xml:space="preserve"> </w:t>
      </w:r>
      <w:proofErr w:type="spellStart"/>
      <w:r w:rsidR="00173D6B" w:rsidRPr="000C3F31">
        <w:t>trí</w:t>
      </w:r>
      <w:proofErr w:type="spellEnd"/>
      <w:r w:rsidR="00173D6B" w:rsidRPr="000C3F31">
        <w:t xml:space="preserve"> </w:t>
      </w:r>
      <w:proofErr w:type="spellStart"/>
      <w:r w:rsidR="00173D6B" w:rsidRPr="000C3F31">
        <w:t>góc</w:t>
      </w:r>
      <w:proofErr w:type="spellEnd"/>
      <w:r w:rsidR="00173D6B" w:rsidRPr="000C3F31">
        <w:t xml:space="preserve"> </w:t>
      </w:r>
      <w:proofErr w:type="spellStart"/>
      <w:r w:rsidR="00173D6B" w:rsidRPr="000C3F31">
        <w:t>trên</w:t>
      </w:r>
      <w:proofErr w:type="spellEnd"/>
      <w:r w:rsidR="00173D6B" w:rsidRPr="000C3F31">
        <w:t xml:space="preserve"> </w:t>
      </w:r>
      <w:proofErr w:type="spellStart"/>
      <w:r w:rsidR="00173D6B" w:rsidRPr="000C3F31">
        <w:t>bên</w:t>
      </w:r>
      <w:proofErr w:type="spellEnd"/>
      <w:r w:rsidR="00173D6B" w:rsidRPr="000C3F31">
        <w:t xml:space="preserve"> </w:t>
      </w:r>
      <w:proofErr w:type="spellStart"/>
      <w:r w:rsidR="00173D6B" w:rsidRPr="000C3F31">
        <w:t>trái</w:t>
      </w:r>
      <w:proofErr w:type="spellEnd"/>
      <w:r w:rsidR="00173D6B" w:rsidRPr="000C3F31">
        <w:t xml:space="preserve"> (top, left) </w:t>
      </w:r>
      <w:proofErr w:type="spellStart"/>
      <w:r w:rsidR="00173D6B" w:rsidRPr="000C3F31">
        <w:t>của</w:t>
      </w:r>
      <w:proofErr w:type="spellEnd"/>
      <w:r w:rsidR="00173D6B" w:rsidRPr="000C3F31">
        <w:t xml:space="preserve"> </w:t>
      </w:r>
      <w:proofErr w:type="spellStart"/>
      <w:r w:rsidR="00173D6B" w:rsidRPr="000C3F31">
        <w:t>tất</w:t>
      </w:r>
      <w:proofErr w:type="spellEnd"/>
      <w:r w:rsidR="00173D6B" w:rsidRPr="000C3F31">
        <w:t xml:space="preserve"> </w:t>
      </w:r>
      <w:proofErr w:type="spellStart"/>
      <w:r w:rsidR="00173D6B" w:rsidRPr="000C3F31">
        <w:t>cả</w:t>
      </w:r>
      <w:proofErr w:type="spellEnd"/>
      <w:r w:rsidR="00173D6B" w:rsidRPr="000C3F31">
        <w:t xml:space="preserve"> </w:t>
      </w:r>
      <w:proofErr w:type="spellStart"/>
      <w:r w:rsidR="00173D6B" w:rsidRPr="000C3F31">
        <w:t>các</w:t>
      </w:r>
      <w:proofErr w:type="spellEnd"/>
      <w:r w:rsidR="00173D6B" w:rsidRPr="000C3F31">
        <w:t xml:space="preserve"> </w:t>
      </w:r>
      <w:proofErr w:type="spellStart"/>
      <w:r w:rsidR="00173D6B" w:rsidRPr="000C3F31">
        <w:t>thẻ</w:t>
      </w:r>
      <w:proofErr w:type="spellEnd"/>
      <w:r w:rsidR="00173D6B" w:rsidRPr="000C3F31">
        <w:t xml:space="preserve"> </w:t>
      </w:r>
      <w:proofErr w:type="spellStart"/>
      <w:r w:rsidR="00173D6B" w:rsidRPr="000C3F31">
        <w:t>liên</w:t>
      </w:r>
      <w:proofErr w:type="spellEnd"/>
      <w:r w:rsidR="00173D6B" w:rsidRPr="000C3F31">
        <w:t xml:space="preserve"> </w:t>
      </w:r>
      <w:proofErr w:type="spellStart"/>
      <w:r w:rsidR="00173D6B" w:rsidRPr="000C3F31">
        <w:t>quan</w:t>
      </w:r>
      <w:proofErr w:type="spellEnd"/>
      <w:r w:rsidR="00173D6B" w:rsidRPr="000C3F31">
        <w:t xml:space="preserve">. </w:t>
      </w:r>
      <w:proofErr w:type="spellStart"/>
      <w:r w:rsidR="00173D6B" w:rsidRPr="000C3F31">
        <w:t>Bằng</w:t>
      </w:r>
      <w:proofErr w:type="spellEnd"/>
      <w:r w:rsidR="00173D6B" w:rsidRPr="000C3F31">
        <w:t xml:space="preserve"> </w:t>
      </w:r>
      <w:proofErr w:type="spellStart"/>
      <w:r w:rsidR="00173D6B" w:rsidRPr="000C3F31">
        <w:t>cách</w:t>
      </w:r>
      <w:proofErr w:type="spellEnd"/>
      <w:r w:rsidR="00173D6B" w:rsidRPr="000C3F31">
        <w:t xml:space="preserve"> </w:t>
      </w:r>
      <w:proofErr w:type="spellStart"/>
      <w:r w:rsidR="00173D6B" w:rsidRPr="000C3F31">
        <w:t>xác</w:t>
      </w:r>
      <w:proofErr w:type="spellEnd"/>
      <w:r w:rsidR="00173D6B" w:rsidRPr="000C3F31">
        <w:t xml:space="preserve"> </w:t>
      </w:r>
      <w:proofErr w:type="spellStart"/>
      <w:r w:rsidR="00173D6B" w:rsidRPr="000C3F31">
        <w:t>định</w:t>
      </w:r>
      <w:proofErr w:type="spellEnd"/>
      <w:r w:rsidR="00173D6B" w:rsidRPr="000C3F31">
        <w:t xml:space="preserve"> </w:t>
      </w:r>
      <w:proofErr w:type="spellStart"/>
      <w:r w:rsidR="00173D6B" w:rsidRPr="000C3F31">
        <w:t>vị</w:t>
      </w:r>
      <w:proofErr w:type="spellEnd"/>
      <w:r w:rsidR="00173D6B" w:rsidRPr="000C3F31">
        <w:t xml:space="preserve"> </w:t>
      </w:r>
      <w:proofErr w:type="spellStart"/>
      <w:r w:rsidR="00173D6B" w:rsidRPr="000C3F31">
        <w:t>trí</w:t>
      </w:r>
      <w:proofErr w:type="spellEnd"/>
      <w:r w:rsidR="00173D6B" w:rsidRPr="000C3F31">
        <w:t xml:space="preserve"> </w:t>
      </w:r>
      <w:proofErr w:type="spellStart"/>
      <w:r w:rsidR="00173D6B" w:rsidRPr="000C3F31">
        <w:t>này</w:t>
      </w:r>
      <w:proofErr w:type="spellEnd"/>
      <w:r w:rsidR="00173D6B" w:rsidRPr="000C3F31">
        <w:t xml:space="preserve">, </w:t>
      </w:r>
      <w:proofErr w:type="spellStart"/>
      <w:r w:rsidR="00173D6B" w:rsidRPr="000C3F31">
        <w:t>chúng</w:t>
      </w:r>
      <w:proofErr w:type="spellEnd"/>
      <w:r w:rsidR="00173D6B" w:rsidRPr="000C3F31">
        <w:t xml:space="preserve"> </w:t>
      </w:r>
      <w:proofErr w:type="spellStart"/>
      <w:r w:rsidR="00C02C4D" w:rsidRPr="000C3F31">
        <w:t>em</w:t>
      </w:r>
      <w:proofErr w:type="spellEnd"/>
      <w:r w:rsidR="00C02C4D" w:rsidRPr="000C3F31">
        <w:t xml:space="preserve"> </w:t>
      </w:r>
      <w:proofErr w:type="spellStart"/>
      <w:r w:rsidR="00173D6B" w:rsidRPr="000C3F31">
        <w:t>có</w:t>
      </w:r>
      <w:proofErr w:type="spellEnd"/>
      <w:r w:rsidR="00173D6B" w:rsidRPr="000C3F31">
        <w:t xml:space="preserve"> </w:t>
      </w:r>
      <w:proofErr w:type="spellStart"/>
      <w:r w:rsidR="00173D6B" w:rsidRPr="000C3F31">
        <w:t>thể</w:t>
      </w:r>
      <w:proofErr w:type="spellEnd"/>
      <w:r w:rsidR="00173D6B" w:rsidRPr="000C3F31">
        <w:t xml:space="preserve"> </w:t>
      </w:r>
      <w:proofErr w:type="spellStart"/>
      <w:r w:rsidR="00173D6B" w:rsidRPr="000C3F31">
        <w:t>lọc</w:t>
      </w:r>
      <w:proofErr w:type="spellEnd"/>
      <w:r w:rsidR="00173D6B" w:rsidRPr="000C3F31">
        <w:t xml:space="preserve"> </w:t>
      </w:r>
      <w:proofErr w:type="spellStart"/>
      <w:r w:rsidR="00173D6B" w:rsidRPr="000C3F31">
        <w:t>nội</w:t>
      </w:r>
      <w:proofErr w:type="spellEnd"/>
      <w:r w:rsidR="00173D6B" w:rsidRPr="000C3F31">
        <w:t xml:space="preserve"> dung </w:t>
      </w:r>
      <w:proofErr w:type="spellStart"/>
      <w:r w:rsidR="00173D6B" w:rsidRPr="000C3F31">
        <w:t>từ</w:t>
      </w:r>
      <w:proofErr w:type="spellEnd"/>
      <w:r w:rsidR="00173D6B" w:rsidRPr="000C3F31">
        <w:t xml:space="preserve"> </w:t>
      </w:r>
      <w:proofErr w:type="spellStart"/>
      <w:r w:rsidR="00173D6B" w:rsidRPr="000C3F31">
        <w:t>các</w:t>
      </w:r>
      <w:proofErr w:type="spellEnd"/>
      <w:r w:rsidR="00173D6B" w:rsidRPr="000C3F31">
        <w:t xml:space="preserve"> </w:t>
      </w:r>
      <w:proofErr w:type="spellStart"/>
      <w:r w:rsidR="00173D6B" w:rsidRPr="000C3F31">
        <w:t>thẻ</w:t>
      </w:r>
      <w:proofErr w:type="spellEnd"/>
      <w:r w:rsidR="00173D6B" w:rsidRPr="000C3F31">
        <w:t xml:space="preserve"> </w:t>
      </w:r>
      <w:proofErr w:type="spellStart"/>
      <w:r w:rsidR="00173D6B" w:rsidRPr="000C3F31">
        <w:t>có</w:t>
      </w:r>
      <w:proofErr w:type="spellEnd"/>
      <w:r w:rsidR="00173D6B" w:rsidRPr="000C3F31">
        <w:t xml:space="preserve"> </w:t>
      </w:r>
      <w:proofErr w:type="spellStart"/>
      <w:r w:rsidR="00173D6B" w:rsidRPr="000C3F31">
        <w:t>cùng</w:t>
      </w:r>
      <w:proofErr w:type="spellEnd"/>
      <w:r w:rsidR="00173D6B" w:rsidRPr="000C3F31">
        <w:t xml:space="preserve"> </w:t>
      </w:r>
      <w:proofErr w:type="spellStart"/>
      <w:r w:rsidR="00173D6B" w:rsidRPr="000C3F31">
        <w:t>giá</w:t>
      </w:r>
      <w:proofErr w:type="spellEnd"/>
      <w:r w:rsidR="00173D6B" w:rsidRPr="000C3F31">
        <w:t xml:space="preserve"> </w:t>
      </w:r>
      <w:proofErr w:type="spellStart"/>
      <w:r w:rsidR="00173D6B" w:rsidRPr="000C3F31">
        <w:t>trị</w:t>
      </w:r>
      <w:proofErr w:type="spellEnd"/>
      <w:r w:rsidR="00173D6B" w:rsidRPr="000C3F31">
        <w:t xml:space="preserve"> </w:t>
      </w:r>
      <w:proofErr w:type="spellStart"/>
      <w:r w:rsidR="00173D6B" w:rsidRPr="000C3F31">
        <w:t>vị</w:t>
      </w:r>
      <w:proofErr w:type="spellEnd"/>
      <w:r w:rsidR="00173D6B" w:rsidRPr="000C3F31">
        <w:t xml:space="preserve"> </w:t>
      </w:r>
      <w:proofErr w:type="spellStart"/>
      <w:r w:rsidR="00173D6B" w:rsidRPr="000C3F31">
        <w:t>trí</w:t>
      </w:r>
      <w:proofErr w:type="spellEnd"/>
      <w:r w:rsidR="00173D6B" w:rsidRPr="000C3F31">
        <w:t xml:space="preserve"> </w:t>
      </w:r>
      <w:proofErr w:type="spellStart"/>
      <w:r w:rsidR="00173D6B" w:rsidRPr="000C3F31">
        <w:t>góc</w:t>
      </w:r>
      <w:proofErr w:type="spellEnd"/>
      <w:r w:rsidR="00173D6B" w:rsidRPr="000C3F31">
        <w:t xml:space="preserve"> </w:t>
      </w:r>
      <w:proofErr w:type="spellStart"/>
      <w:r w:rsidR="00173D6B" w:rsidRPr="000C3F31">
        <w:t>trên</w:t>
      </w:r>
      <w:proofErr w:type="spellEnd"/>
      <w:r w:rsidR="00173D6B" w:rsidRPr="000C3F31">
        <w:t xml:space="preserve"> </w:t>
      </w:r>
      <w:proofErr w:type="spellStart"/>
      <w:r w:rsidR="00173D6B" w:rsidRPr="000C3F31">
        <w:t>bên</w:t>
      </w:r>
      <w:proofErr w:type="spellEnd"/>
      <w:r w:rsidR="00173D6B" w:rsidRPr="000C3F31">
        <w:t xml:space="preserve"> </w:t>
      </w:r>
      <w:proofErr w:type="spellStart"/>
      <w:r w:rsidR="00173D6B" w:rsidRPr="000C3F31">
        <w:t>trái</w:t>
      </w:r>
      <w:proofErr w:type="spellEnd"/>
      <w:r w:rsidR="00173D6B" w:rsidRPr="000C3F31">
        <w:t xml:space="preserve">. </w:t>
      </w:r>
      <w:proofErr w:type="spellStart"/>
      <w:r w:rsidR="00C130CC" w:rsidRPr="000C3F31">
        <w:t>Tiếp</w:t>
      </w:r>
      <w:proofErr w:type="spellEnd"/>
      <w:r w:rsidR="00C130CC" w:rsidRPr="000C3F31">
        <w:t xml:space="preserve"> </w:t>
      </w:r>
      <w:proofErr w:type="spellStart"/>
      <w:r w:rsidR="00C130CC" w:rsidRPr="000C3F31">
        <w:t>đến</w:t>
      </w:r>
      <w:proofErr w:type="spellEnd"/>
      <w:r w:rsidR="00C130CC" w:rsidRPr="000C3F31">
        <w:t xml:space="preserve">, </w:t>
      </w:r>
      <w:proofErr w:type="spellStart"/>
      <w:r w:rsidR="00C130CC" w:rsidRPr="000C3F31">
        <w:t>chúng</w:t>
      </w:r>
      <w:proofErr w:type="spellEnd"/>
      <w:r w:rsidR="00C130CC" w:rsidRPr="000C3F31">
        <w:t xml:space="preserve"> </w:t>
      </w:r>
      <w:proofErr w:type="spellStart"/>
      <w:r w:rsidR="00C130CC" w:rsidRPr="000C3F31">
        <w:t>em</w:t>
      </w:r>
      <w:proofErr w:type="spellEnd"/>
      <w:r w:rsidR="00C130CC" w:rsidRPr="000C3F31">
        <w:t xml:space="preserve"> </w:t>
      </w:r>
      <w:proofErr w:type="spellStart"/>
      <w:r w:rsidR="00C130CC" w:rsidRPr="000C3F31">
        <w:t>tiến</w:t>
      </w:r>
      <w:proofErr w:type="spellEnd"/>
      <w:r w:rsidR="00C130CC" w:rsidRPr="000C3F31">
        <w:t xml:space="preserve"> </w:t>
      </w:r>
      <w:proofErr w:type="spellStart"/>
      <w:r w:rsidR="00C130CC" w:rsidRPr="000C3F31">
        <w:t>hành</w:t>
      </w:r>
      <w:proofErr w:type="spellEnd"/>
      <w:r w:rsidR="00C130CC" w:rsidRPr="000C3F31">
        <w:t xml:space="preserve"> </w:t>
      </w:r>
      <w:proofErr w:type="spellStart"/>
      <w:r w:rsidR="00C130CC" w:rsidRPr="000C3F31">
        <w:t>lọc</w:t>
      </w:r>
      <w:proofErr w:type="spellEnd"/>
      <w:r w:rsidR="00C130CC" w:rsidRPr="000C3F31">
        <w:t xml:space="preserve"> </w:t>
      </w:r>
      <w:proofErr w:type="spellStart"/>
      <w:r w:rsidR="00C130CC" w:rsidRPr="000C3F31">
        <w:t>sạch</w:t>
      </w:r>
      <w:proofErr w:type="spellEnd"/>
      <w:r w:rsidR="00C130CC" w:rsidRPr="000C3F31">
        <w:t xml:space="preserve"> </w:t>
      </w:r>
      <w:proofErr w:type="spellStart"/>
      <w:r w:rsidR="00C130CC" w:rsidRPr="000C3F31">
        <w:t>dữ</w:t>
      </w:r>
      <w:proofErr w:type="spellEnd"/>
      <w:r w:rsidR="00C130CC" w:rsidRPr="000C3F31">
        <w:t xml:space="preserve"> </w:t>
      </w:r>
      <w:proofErr w:type="spellStart"/>
      <w:r w:rsidR="00C130CC" w:rsidRPr="000C3F31">
        <w:t>liệu</w:t>
      </w:r>
      <w:proofErr w:type="spellEnd"/>
      <w:r w:rsidR="00C130CC" w:rsidRPr="000C3F31">
        <w:t xml:space="preserve"> </w:t>
      </w:r>
      <w:proofErr w:type="spellStart"/>
      <w:r w:rsidR="00C130CC" w:rsidRPr="000C3F31">
        <w:t>bằng</w:t>
      </w:r>
      <w:proofErr w:type="spellEnd"/>
      <w:r w:rsidR="00C130CC" w:rsidRPr="000C3F31">
        <w:t xml:space="preserve"> </w:t>
      </w:r>
      <w:proofErr w:type="spellStart"/>
      <w:r w:rsidR="00C130CC" w:rsidRPr="000C3F31">
        <w:t>một</w:t>
      </w:r>
      <w:proofErr w:type="spellEnd"/>
      <w:r w:rsidR="00C130CC" w:rsidRPr="000C3F31">
        <w:t xml:space="preserve"> </w:t>
      </w:r>
      <w:proofErr w:type="spellStart"/>
      <w:r w:rsidR="00C130CC" w:rsidRPr="000C3F31">
        <w:t>số</w:t>
      </w:r>
      <w:proofErr w:type="spellEnd"/>
      <w:r w:rsidR="00C130CC" w:rsidRPr="000C3F31">
        <w:t xml:space="preserve"> </w:t>
      </w:r>
      <w:proofErr w:type="spellStart"/>
      <w:r w:rsidR="00C130CC" w:rsidRPr="000C3F31">
        <w:t>cách</w:t>
      </w:r>
      <w:proofErr w:type="spellEnd"/>
      <w:r w:rsidR="00C130CC" w:rsidRPr="000C3F31">
        <w:t xml:space="preserve"> </w:t>
      </w:r>
      <w:proofErr w:type="spellStart"/>
      <w:r w:rsidR="00C130CC" w:rsidRPr="000C3F31">
        <w:t>như</w:t>
      </w:r>
      <w:proofErr w:type="spellEnd"/>
      <w:r w:rsidR="00C130CC" w:rsidRPr="000C3F31">
        <w:t xml:space="preserve"> </w:t>
      </w:r>
      <w:proofErr w:type="spellStart"/>
      <w:r w:rsidR="00C130CC" w:rsidRPr="000C3F31">
        <w:t>loại</w:t>
      </w:r>
      <w:proofErr w:type="spellEnd"/>
      <w:r w:rsidR="00C130CC" w:rsidRPr="000C3F31">
        <w:t xml:space="preserve"> </w:t>
      </w:r>
      <w:proofErr w:type="spellStart"/>
      <w:r w:rsidR="00C130CC" w:rsidRPr="000C3F31">
        <w:t>bỏ</w:t>
      </w:r>
      <w:proofErr w:type="spellEnd"/>
      <w:r w:rsidR="00C130CC" w:rsidRPr="000C3F31">
        <w:t xml:space="preserve"> </w:t>
      </w:r>
      <w:proofErr w:type="spellStart"/>
      <w:r w:rsidR="00C130CC" w:rsidRPr="000C3F31">
        <w:t>ký</w:t>
      </w:r>
      <w:proofErr w:type="spellEnd"/>
      <w:r w:rsidR="00C130CC" w:rsidRPr="000C3F31">
        <w:t xml:space="preserve"> </w:t>
      </w:r>
      <w:proofErr w:type="spellStart"/>
      <w:r w:rsidR="00C130CC" w:rsidRPr="000C3F31">
        <w:t>tự</w:t>
      </w:r>
      <w:proofErr w:type="spellEnd"/>
      <w:r w:rsidR="00C130CC" w:rsidRPr="000C3F31">
        <w:t xml:space="preserve"> </w:t>
      </w:r>
      <w:proofErr w:type="spellStart"/>
      <w:r w:rsidR="00C130CC" w:rsidRPr="000C3F31">
        <w:t>lỗi</w:t>
      </w:r>
      <w:proofErr w:type="spellEnd"/>
      <w:r w:rsidR="00C130CC" w:rsidRPr="000C3F31">
        <w:t xml:space="preserve"> (unprintable), </w:t>
      </w:r>
      <w:proofErr w:type="spellStart"/>
      <w:r w:rsidR="00C130CC" w:rsidRPr="000C3F31">
        <w:t>loại</w:t>
      </w:r>
      <w:proofErr w:type="spellEnd"/>
      <w:r w:rsidR="00C130CC" w:rsidRPr="000C3F31">
        <w:t xml:space="preserve"> </w:t>
      </w:r>
      <w:proofErr w:type="spellStart"/>
      <w:r w:rsidR="00C130CC" w:rsidRPr="000C3F31">
        <w:t>bỏ</w:t>
      </w:r>
      <w:proofErr w:type="spellEnd"/>
      <w:r w:rsidR="00C130CC" w:rsidRPr="000C3F31">
        <w:t xml:space="preserve"> </w:t>
      </w:r>
      <w:proofErr w:type="spellStart"/>
      <w:r w:rsidR="00C130CC" w:rsidRPr="000C3F31">
        <w:t>ký</w:t>
      </w:r>
      <w:proofErr w:type="spellEnd"/>
      <w:r w:rsidR="00C130CC" w:rsidRPr="000C3F31">
        <w:t xml:space="preserve"> </w:t>
      </w:r>
      <w:proofErr w:type="spellStart"/>
      <w:r w:rsidR="00C130CC" w:rsidRPr="000C3F31">
        <w:t>tự</w:t>
      </w:r>
      <w:proofErr w:type="spellEnd"/>
      <w:r w:rsidR="00C130CC" w:rsidRPr="000C3F31">
        <w:t xml:space="preserve"> </w:t>
      </w:r>
      <w:proofErr w:type="spellStart"/>
      <w:r w:rsidR="00C130CC" w:rsidRPr="000C3F31">
        <w:t>trùng</w:t>
      </w:r>
      <w:proofErr w:type="spellEnd"/>
      <w:r w:rsidR="00C130CC" w:rsidRPr="000C3F31">
        <w:t xml:space="preserve"> </w:t>
      </w:r>
      <w:proofErr w:type="spellStart"/>
      <w:r w:rsidR="00C130CC" w:rsidRPr="000C3F31">
        <w:t>lắp</w:t>
      </w:r>
      <w:proofErr w:type="spellEnd"/>
      <w:r w:rsidR="00C130CC" w:rsidRPr="000C3F31">
        <w:t xml:space="preserve">. </w:t>
      </w:r>
      <w:proofErr w:type="spellStart"/>
      <w:r w:rsidR="00C130CC" w:rsidRPr="000C3F31">
        <w:t>Điểm</w:t>
      </w:r>
      <w:proofErr w:type="spellEnd"/>
      <w:r w:rsidR="00C130CC" w:rsidRPr="000C3F31">
        <w:t xml:space="preserve"> </w:t>
      </w:r>
      <w:proofErr w:type="spellStart"/>
      <w:r w:rsidR="00C130CC" w:rsidRPr="000C3F31">
        <w:t>đặc</w:t>
      </w:r>
      <w:proofErr w:type="spellEnd"/>
      <w:r w:rsidR="00C130CC" w:rsidRPr="000C3F31">
        <w:t xml:space="preserve"> </w:t>
      </w:r>
      <w:proofErr w:type="spellStart"/>
      <w:r w:rsidR="00C130CC" w:rsidRPr="000C3F31">
        <w:t>biệt</w:t>
      </w:r>
      <w:proofErr w:type="spellEnd"/>
      <w:r w:rsidR="00C130CC" w:rsidRPr="000C3F31">
        <w:t xml:space="preserve"> </w:t>
      </w:r>
      <w:proofErr w:type="spellStart"/>
      <w:r w:rsidR="00C130CC" w:rsidRPr="000C3F31">
        <w:t>của</w:t>
      </w:r>
      <w:proofErr w:type="spellEnd"/>
      <w:r w:rsidR="00C130CC" w:rsidRPr="000C3F31">
        <w:t xml:space="preserve"> </w:t>
      </w:r>
      <w:proofErr w:type="spellStart"/>
      <w:r w:rsidR="00C130CC" w:rsidRPr="000C3F31">
        <w:t>gia</w:t>
      </w:r>
      <w:r w:rsidR="001F1F7A" w:rsidRPr="000C3F31">
        <w:t>i</w:t>
      </w:r>
      <w:proofErr w:type="spellEnd"/>
      <w:r w:rsidR="001F1F7A" w:rsidRPr="000C3F31">
        <w:t xml:space="preserve"> </w:t>
      </w:r>
      <w:proofErr w:type="spellStart"/>
      <w:r w:rsidR="001F1F7A" w:rsidRPr="000C3F31">
        <w:t>đoạn</w:t>
      </w:r>
      <w:proofErr w:type="spellEnd"/>
      <w:r w:rsidR="001F1F7A" w:rsidRPr="000C3F31">
        <w:t xml:space="preserve"> </w:t>
      </w:r>
      <w:proofErr w:type="spellStart"/>
      <w:r w:rsidR="001F1F7A" w:rsidRPr="000C3F31">
        <w:t>này</w:t>
      </w:r>
      <w:proofErr w:type="spellEnd"/>
      <w:r w:rsidR="001F1F7A" w:rsidRPr="000C3F31">
        <w:t xml:space="preserve"> </w:t>
      </w:r>
      <w:proofErr w:type="spellStart"/>
      <w:r w:rsidR="001F1F7A" w:rsidRPr="000C3F31">
        <w:t>là</w:t>
      </w:r>
      <w:proofErr w:type="spellEnd"/>
      <w:r w:rsidR="001F1F7A" w:rsidRPr="000C3F31">
        <w:t xml:space="preserve"> </w:t>
      </w:r>
      <w:proofErr w:type="spellStart"/>
      <w:r w:rsidR="001F1F7A" w:rsidRPr="000C3F31">
        <w:t>chúng</w:t>
      </w:r>
      <w:proofErr w:type="spellEnd"/>
      <w:r w:rsidR="001F1F7A" w:rsidRPr="000C3F31">
        <w:t xml:space="preserve"> </w:t>
      </w:r>
      <w:proofErr w:type="spellStart"/>
      <w:r w:rsidR="001F1F7A" w:rsidRPr="000C3F31">
        <w:t>em</w:t>
      </w:r>
      <w:proofErr w:type="spellEnd"/>
      <w:r w:rsidR="001F1F7A" w:rsidRPr="000C3F31">
        <w:t xml:space="preserve"> </w:t>
      </w:r>
      <w:proofErr w:type="spellStart"/>
      <w:r w:rsidR="001F1F7A" w:rsidRPr="000C3F31">
        <w:t>tiến</w:t>
      </w:r>
      <w:proofErr w:type="spellEnd"/>
      <w:r w:rsidR="001F1F7A" w:rsidRPr="000C3F31">
        <w:t xml:space="preserve"> </w:t>
      </w:r>
      <w:proofErr w:type="spellStart"/>
      <w:r w:rsidR="001F1F7A" w:rsidRPr="000C3F31">
        <w:t>hành</w:t>
      </w:r>
      <w:proofErr w:type="spellEnd"/>
      <w:r w:rsidR="001F1F7A" w:rsidRPr="000C3F31">
        <w:t xml:space="preserve"> </w:t>
      </w:r>
      <w:proofErr w:type="spellStart"/>
      <w:r w:rsidR="001F1F7A" w:rsidRPr="000C3F31">
        <w:t>loại</w:t>
      </w:r>
      <w:proofErr w:type="spellEnd"/>
      <w:r w:rsidR="001F1F7A" w:rsidRPr="000C3F31">
        <w:t xml:space="preserve"> </w:t>
      </w:r>
      <w:proofErr w:type="spellStart"/>
      <w:r w:rsidR="001F1F7A" w:rsidRPr="000C3F31">
        <w:t>bỏ</w:t>
      </w:r>
      <w:proofErr w:type="spellEnd"/>
      <w:r w:rsidR="001F1F7A" w:rsidRPr="000C3F31">
        <w:t xml:space="preserve"> </w:t>
      </w:r>
      <w:proofErr w:type="spellStart"/>
      <w:r w:rsidR="001F1F7A" w:rsidRPr="000C3F31">
        <w:t>ký</w:t>
      </w:r>
      <w:proofErr w:type="spellEnd"/>
      <w:r w:rsidR="001F1F7A" w:rsidRPr="000C3F31">
        <w:t xml:space="preserve"> </w:t>
      </w:r>
      <w:proofErr w:type="spellStart"/>
      <w:r w:rsidR="001F1F7A" w:rsidRPr="000C3F31">
        <w:t>tự</w:t>
      </w:r>
      <w:proofErr w:type="spellEnd"/>
      <w:r w:rsidR="001F1F7A" w:rsidRPr="000C3F31">
        <w:t xml:space="preserve"> </w:t>
      </w:r>
      <w:proofErr w:type="spellStart"/>
      <w:r w:rsidR="001F1F7A" w:rsidRPr="000C3F31">
        <w:t>trùng</w:t>
      </w:r>
      <w:proofErr w:type="spellEnd"/>
      <w:r w:rsidR="001F1F7A" w:rsidRPr="000C3F31">
        <w:t xml:space="preserve"> </w:t>
      </w:r>
      <w:proofErr w:type="spellStart"/>
      <w:r w:rsidR="001F1F7A" w:rsidRPr="000C3F31">
        <w:t>lắp</w:t>
      </w:r>
      <w:proofErr w:type="spellEnd"/>
      <w:r w:rsidR="001F1F7A" w:rsidRPr="000C3F31">
        <w:t xml:space="preserve">, </w:t>
      </w:r>
      <w:proofErr w:type="spellStart"/>
      <w:r w:rsidR="001F1F7A" w:rsidRPr="000C3F31">
        <w:t>bước</w:t>
      </w:r>
      <w:proofErr w:type="spellEnd"/>
      <w:r w:rsidR="001F1F7A" w:rsidRPr="000C3F31">
        <w:t xml:space="preserve"> </w:t>
      </w:r>
      <w:proofErr w:type="spellStart"/>
      <w:r w:rsidR="001F1F7A" w:rsidRPr="000C3F31">
        <w:t>này</w:t>
      </w:r>
      <w:proofErr w:type="spellEnd"/>
      <w:r w:rsidR="001F1F7A" w:rsidRPr="000C3F31">
        <w:t xml:space="preserve"> </w:t>
      </w:r>
      <w:proofErr w:type="spellStart"/>
      <w:r w:rsidR="001F1F7A" w:rsidRPr="000C3F31">
        <w:t>rất</w:t>
      </w:r>
      <w:proofErr w:type="spellEnd"/>
      <w:r w:rsidR="001F1F7A" w:rsidRPr="000C3F31">
        <w:t xml:space="preserve"> </w:t>
      </w:r>
      <w:proofErr w:type="spellStart"/>
      <w:r w:rsidR="001F1F7A" w:rsidRPr="000C3F31">
        <w:t>quan</w:t>
      </w:r>
      <w:proofErr w:type="spellEnd"/>
      <w:r w:rsidR="001F1F7A" w:rsidRPr="000C3F31">
        <w:t xml:space="preserve"> </w:t>
      </w:r>
      <w:proofErr w:type="spellStart"/>
      <w:r w:rsidR="001F1F7A" w:rsidRPr="000C3F31">
        <w:t>trọng</w:t>
      </w:r>
      <w:proofErr w:type="spellEnd"/>
      <w:r w:rsidR="001F1F7A" w:rsidRPr="000C3F31">
        <w:t xml:space="preserve">, </w:t>
      </w:r>
      <w:proofErr w:type="spellStart"/>
      <w:r w:rsidR="001F1F7A" w:rsidRPr="000C3F31">
        <w:t>vì</w:t>
      </w:r>
      <w:proofErr w:type="spellEnd"/>
      <w:r w:rsidR="001F1F7A" w:rsidRPr="000C3F31">
        <w:t xml:space="preserve"> </w:t>
      </w:r>
      <w:proofErr w:type="spellStart"/>
      <w:r w:rsidR="001F1F7A" w:rsidRPr="000C3F31">
        <w:t>như</w:t>
      </w:r>
      <w:proofErr w:type="spellEnd"/>
      <w:r w:rsidR="001F1F7A" w:rsidRPr="000C3F31">
        <w:t xml:space="preserve"> </w:t>
      </w:r>
      <w:proofErr w:type="spellStart"/>
      <w:r w:rsidR="001F1F7A" w:rsidRPr="000C3F31">
        <w:t>đã</w:t>
      </w:r>
      <w:proofErr w:type="spellEnd"/>
      <w:r w:rsidR="001F1F7A" w:rsidRPr="000C3F31">
        <w:t xml:space="preserve"> </w:t>
      </w:r>
      <w:proofErr w:type="spellStart"/>
      <w:r w:rsidR="001F1F7A" w:rsidRPr="000C3F31">
        <w:t>đề</w:t>
      </w:r>
      <w:proofErr w:type="spellEnd"/>
      <w:r w:rsidR="001F1F7A" w:rsidRPr="000C3F31">
        <w:t xml:space="preserve"> </w:t>
      </w:r>
      <w:proofErr w:type="spellStart"/>
      <w:r w:rsidR="001F1F7A" w:rsidRPr="000C3F31">
        <w:t>cập</w:t>
      </w:r>
      <w:proofErr w:type="spellEnd"/>
      <w:r w:rsidR="001F1F7A" w:rsidRPr="000C3F31">
        <w:t xml:space="preserve"> </w:t>
      </w:r>
      <w:proofErr w:type="spellStart"/>
      <w:r w:rsidR="001F1F7A" w:rsidRPr="000C3F31">
        <w:t>trước</w:t>
      </w:r>
      <w:proofErr w:type="spellEnd"/>
      <w:r w:rsidR="001F1F7A" w:rsidRPr="000C3F31">
        <w:t xml:space="preserve"> </w:t>
      </w:r>
      <w:proofErr w:type="spellStart"/>
      <w:r w:rsidR="001F1F7A" w:rsidRPr="000C3F31">
        <w:t>đó</w:t>
      </w:r>
      <w:proofErr w:type="spellEnd"/>
      <w:r w:rsidR="001F1F7A" w:rsidRPr="000C3F31">
        <w:t xml:space="preserve">, </w:t>
      </w:r>
      <w:proofErr w:type="spellStart"/>
      <w:r w:rsidR="001F1F7A" w:rsidRPr="000C3F31">
        <w:t>văn</w:t>
      </w:r>
      <w:proofErr w:type="spellEnd"/>
      <w:r w:rsidR="001F1F7A" w:rsidRPr="000C3F31">
        <w:t xml:space="preserve"> </w:t>
      </w:r>
      <w:proofErr w:type="spellStart"/>
      <w:r w:rsidR="001F1F7A" w:rsidRPr="000C3F31">
        <w:t>bản</w:t>
      </w:r>
      <w:proofErr w:type="spellEnd"/>
      <w:r w:rsidR="001F1F7A" w:rsidRPr="000C3F31">
        <w:t xml:space="preserve"> </w:t>
      </w:r>
      <w:proofErr w:type="spellStart"/>
      <w:r w:rsidR="001F1F7A" w:rsidRPr="000C3F31">
        <w:t>thu</w:t>
      </w:r>
      <w:proofErr w:type="spellEnd"/>
      <w:r w:rsidR="001F1F7A" w:rsidRPr="000C3F31">
        <w:t xml:space="preserve"> </w:t>
      </w:r>
      <w:proofErr w:type="spellStart"/>
      <w:r w:rsidR="001F1F7A" w:rsidRPr="000C3F31">
        <w:t>thập</w:t>
      </w:r>
      <w:proofErr w:type="spellEnd"/>
      <w:r w:rsidR="001F1F7A" w:rsidRPr="000C3F31">
        <w:t xml:space="preserve"> </w:t>
      </w:r>
      <w:proofErr w:type="spellStart"/>
      <w:r w:rsidR="001F1F7A" w:rsidRPr="000C3F31">
        <w:t>được</w:t>
      </w:r>
      <w:proofErr w:type="spellEnd"/>
      <w:r w:rsidR="001F1F7A" w:rsidRPr="000C3F31">
        <w:t xml:space="preserve"> </w:t>
      </w:r>
      <w:proofErr w:type="spellStart"/>
      <w:r w:rsidR="001F1F7A" w:rsidRPr="000C3F31">
        <w:t>thường</w:t>
      </w:r>
      <w:proofErr w:type="spellEnd"/>
      <w:r w:rsidR="001F1F7A" w:rsidRPr="000C3F31">
        <w:t xml:space="preserve"> </w:t>
      </w:r>
      <w:proofErr w:type="spellStart"/>
      <w:r w:rsidR="001F1F7A" w:rsidRPr="000C3F31">
        <w:t>bị</w:t>
      </w:r>
      <w:proofErr w:type="spellEnd"/>
      <w:r w:rsidR="001F1F7A" w:rsidRPr="000C3F31">
        <w:t xml:space="preserve"> </w:t>
      </w:r>
      <w:proofErr w:type="spellStart"/>
      <w:r w:rsidR="001F1F7A" w:rsidRPr="000C3F31">
        <w:t>trộn</w:t>
      </w:r>
      <w:proofErr w:type="spellEnd"/>
      <w:r w:rsidR="001F1F7A" w:rsidRPr="000C3F31">
        <w:t xml:space="preserve"> </w:t>
      </w:r>
      <w:proofErr w:type="spellStart"/>
      <w:r w:rsidR="001F1F7A" w:rsidRPr="000C3F31">
        <w:t>lẫn</w:t>
      </w:r>
      <w:proofErr w:type="spellEnd"/>
      <w:r w:rsidR="001F1F7A" w:rsidRPr="000C3F31">
        <w:t xml:space="preserve"> </w:t>
      </w:r>
      <w:proofErr w:type="spellStart"/>
      <w:r w:rsidR="001F1F7A" w:rsidRPr="000C3F31">
        <w:t>giữa</w:t>
      </w:r>
      <w:proofErr w:type="spellEnd"/>
      <w:r w:rsidR="001F1F7A" w:rsidRPr="000C3F31">
        <w:t xml:space="preserve"> </w:t>
      </w:r>
      <w:proofErr w:type="spellStart"/>
      <w:r w:rsidR="001F1F7A" w:rsidRPr="000C3F31">
        <w:t>chữ</w:t>
      </w:r>
      <w:proofErr w:type="spellEnd"/>
      <w:r w:rsidR="001F1F7A" w:rsidRPr="000C3F31">
        <w:t xml:space="preserve"> </w:t>
      </w:r>
      <w:proofErr w:type="spellStart"/>
      <w:r w:rsidR="001F1F7A" w:rsidRPr="000C3F31">
        <w:t>Nôm</w:t>
      </w:r>
      <w:proofErr w:type="spellEnd"/>
      <w:r w:rsidR="001F1F7A" w:rsidRPr="000C3F31">
        <w:t xml:space="preserve">, </w:t>
      </w:r>
      <w:proofErr w:type="spellStart"/>
      <w:r w:rsidR="001F1F7A" w:rsidRPr="000C3F31">
        <w:t>chữ</w:t>
      </w:r>
      <w:proofErr w:type="spellEnd"/>
      <w:r w:rsidR="001F1F7A" w:rsidRPr="000C3F31">
        <w:t xml:space="preserve"> </w:t>
      </w:r>
      <w:proofErr w:type="spellStart"/>
      <w:r w:rsidR="001F1F7A" w:rsidRPr="000C3F31">
        <w:t>Quốc</w:t>
      </w:r>
      <w:proofErr w:type="spellEnd"/>
      <w:r w:rsidR="001F1F7A" w:rsidRPr="000C3F31">
        <w:t xml:space="preserve"> </w:t>
      </w:r>
      <w:proofErr w:type="spellStart"/>
      <w:r w:rsidR="001F1F7A" w:rsidRPr="000C3F31">
        <w:t>ngữ</w:t>
      </w:r>
      <w:proofErr w:type="spellEnd"/>
      <w:r w:rsidR="001F1F7A" w:rsidRPr="000C3F31">
        <w:t xml:space="preserve"> </w:t>
      </w:r>
      <w:proofErr w:type="spellStart"/>
      <w:r w:rsidR="001F1F7A" w:rsidRPr="000C3F31">
        <w:t>và</w:t>
      </w:r>
      <w:proofErr w:type="spellEnd"/>
      <w:r w:rsidR="001F1F7A" w:rsidRPr="000C3F31">
        <w:t xml:space="preserve"> </w:t>
      </w:r>
      <w:proofErr w:type="spellStart"/>
      <w:r w:rsidR="001F1F7A" w:rsidRPr="000C3F31">
        <w:t>các</w:t>
      </w:r>
      <w:proofErr w:type="spellEnd"/>
      <w:r w:rsidR="001F1F7A" w:rsidRPr="000C3F31">
        <w:t xml:space="preserve"> </w:t>
      </w:r>
      <w:proofErr w:type="spellStart"/>
      <w:r w:rsidR="001F1F7A" w:rsidRPr="000C3F31">
        <w:t>thành</w:t>
      </w:r>
      <w:proofErr w:type="spellEnd"/>
      <w:r w:rsidR="001F1F7A" w:rsidRPr="000C3F31">
        <w:t xml:space="preserve"> </w:t>
      </w:r>
      <w:proofErr w:type="spellStart"/>
      <w:r w:rsidR="001F1F7A" w:rsidRPr="000C3F31">
        <w:t>phần</w:t>
      </w:r>
      <w:proofErr w:type="spellEnd"/>
      <w:r w:rsidR="001F1F7A" w:rsidRPr="000C3F31">
        <w:t xml:space="preserve"> </w:t>
      </w:r>
      <w:proofErr w:type="spellStart"/>
      <w:r w:rsidR="001F1F7A" w:rsidRPr="000C3F31">
        <w:t>không</w:t>
      </w:r>
      <w:proofErr w:type="spellEnd"/>
      <w:r w:rsidR="001F1F7A" w:rsidRPr="000C3F31">
        <w:t xml:space="preserve"> </w:t>
      </w:r>
      <w:proofErr w:type="spellStart"/>
      <w:r w:rsidR="006918D2" w:rsidRPr="000C3F31">
        <w:t>thực</w:t>
      </w:r>
      <w:proofErr w:type="spellEnd"/>
      <w:r w:rsidR="006918D2" w:rsidRPr="000C3F31">
        <w:t xml:space="preserve"> </w:t>
      </w:r>
      <w:proofErr w:type="spellStart"/>
      <w:r w:rsidR="006918D2" w:rsidRPr="000C3F31">
        <w:t>sự</w:t>
      </w:r>
      <w:proofErr w:type="spellEnd"/>
      <w:r w:rsidR="006918D2" w:rsidRPr="000C3F31">
        <w:t xml:space="preserve"> </w:t>
      </w:r>
      <w:proofErr w:type="spellStart"/>
      <w:r w:rsidR="006918D2" w:rsidRPr="000C3F31">
        <w:t>có</w:t>
      </w:r>
      <w:proofErr w:type="spellEnd"/>
      <w:r w:rsidR="006918D2" w:rsidRPr="000C3F31">
        <w:t xml:space="preserve"> </w:t>
      </w:r>
      <w:proofErr w:type="spellStart"/>
      <w:r w:rsidR="006918D2" w:rsidRPr="000C3F31">
        <w:t>giá</w:t>
      </w:r>
      <w:proofErr w:type="spellEnd"/>
      <w:r w:rsidR="006918D2" w:rsidRPr="000C3F31">
        <w:t xml:space="preserve"> </w:t>
      </w:r>
      <w:proofErr w:type="spellStart"/>
      <w:r w:rsidR="006918D2" w:rsidRPr="000C3F31">
        <w:t>trị</w:t>
      </w:r>
      <w:proofErr w:type="spellEnd"/>
      <w:r w:rsidR="006918D2" w:rsidRPr="000C3F31">
        <w:t xml:space="preserve"> </w:t>
      </w:r>
      <w:proofErr w:type="spellStart"/>
      <w:r w:rsidR="006918D2" w:rsidRPr="000C3F31">
        <w:t>khác</w:t>
      </w:r>
      <w:proofErr w:type="spellEnd"/>
      <w:r w:rsidR="006918D2" w:rsidRPr="000C3F31">
        <w:t xml:space="preserve">. </w:t>
      </w:r>
      <w:proofErr w:type="spellStart"/>
      <w:r w:rsidR="006918D2" w:rsidRPr="000C3F31">
        <w:t>Vì</w:t>
      </w:r>
      <w:proofErr w:type="spellEnd"/>
      <w:r w:rsidR="006918D2" w:rsidRPr="000C3F31">
        <w:t xml:space="preserve"> </w:t>
      </w:r>
      <w:proofErr w:type="spellStart"/>
      <w:r w:rsidR="006918D2" w:rsidRPr="000C3F31">
        <w:t>vậy</w:t>
      </w:r>
      <w:proofErr w:type="spellEnd"/>
      <w:r w:rsidR="006918D2" w:rsidRPr="000C3F31">
        <w:t xml:space="preserve"> </w:t>
      </w:r>
      <w:proofErr w:type="spellStart"/>
      <w:r w:rsidR="006918D2" w:rsidRPr="000C3F31">
        <w:t>ngoài</w:t>
      </w:r>
      <w:proofErr w:type="spellEnd"/>
      <w:r w:rsidR="006918D2" w:rsidRPr="000C3F31">
        <w:t xml:space="preserve"> </w:t>
      </w:r>
      <w:proofErr w:type="spellStart"/>
      <w:r w:rsidR="006918D2" w:rsidRPr="000C3F31">
        <w:t>việc</w:t>
      </w:r>
      <w:proofErr w:type="spellEnd"/>
      <w:r w:rsidR="006918D2" w:rsidRPr="000C3F31">
        <w:t xml:space="preserve"> </w:t>
      </w:r>
      <w:proofErr w:type="spellStart"/>
      <w:r w:rsidR="006918D2" w:rsidRPr="000C3F31">
        <w:t>loại</w:t>
      </w:r>
      <w:proofErr w:type="spellEnd"/>
      <w:r w:rsidR="006918D2" w:rsidRPr="000C3F31">
        <w:t xml:space="preserve"> </w:t>
      </w:r>
      <w:proofErr w:type="spellStart"/>
      <w:r w:rsidR="006918D2" w:rsidRPr="000C3F31">
        <w:t>bỏ</w:t>
      </w:r>
      <w:proofErr w:type="spellEnd"/>
      <w:r w:rsidR="006918D2" w:rsidRPr="000C3F31">
        <w:t xml:space="preserve"> </w:t>
      </w:r>
      <w:proofErr w:type="spellStart"/>
      <w:r w:rsidR="006918D2" w:rsidRPr="000C3F31">
        <w:t>các</w:t>
      </w:r>
      <w:proofErr w:type="spellEnd"/>
      <w:r w:rsidR="006918D2" w:rsidRPr="000C3F31">
        <w:t xml:space="preserve"> </w:t>
      </w:r>
      <w:proofErr w:type="spellStart"/>
      <w:r w:rsidR="006918D2" w:rsidRPr="000C3F31">
        <w:t>thành</w:t>
      </w:r>
      <w:proofErr w:type="spellEnd"/>
      <w:r w:rsidR="006918D2" w:rsidRPr="000C3F31">
        <w:t xml:space="preserve"> </w:t>
      </w:r>
      <w:proofErr w:type="spellStart"/>
      <w:r w:rsidR="006918D2" w:rsidRPr="000C3F31">
        <w:t>phần</w:t>
      </w:r>
      <w:proofErr w:type="spellEnd"/>
      <w:r w:rsidR="006918D2" w:rsidRPr="000C3F31">
        <w:t xml:space="preserve"> </w:t>
      </w:r>
      <w:proofErr w:type="spellStart"/>
      <w:r w:rsidR="006918D2" w:rsidRPr="000C3F31">
        <w:t>không</w:t>
      </w:r>
      <w:proofErr w:type="spellEnd"/>
      <w:r w:rsidR="006918D2" w:rsidRPr="000C3F31">
        <w:t xml:space="preserve"> </w:t>
      </w:r>
      <w:proofErr w:type="spellStart"/>
      <w:r w:rsidR="006918D2" w:rsidRPr="000C3F31">
        <w:t>tiềm</w:t>
      </w:r>
      <w:proofErr w:type="spellEnd"/>
      <w:r w:rsidR="006918D2" w:rsidRPr="000C3F31">
        <w:t xml:space="preserve"> </w:t>
      </w:r>
      <w:proofErr w:type="spellStart"/>
      <w:r w:rsidR="006918D2" w:rsidRPr="000C3F31">
        <w:t>năng</w:t>
      </w:r>
      <w:proofErr w:type="spellEnd"/>
      <w:r w:rsidR="006918D2" w:rsidRPr="000C3F31">
        <w:t xml:space="preserve"> </w:t>
      </w:r>
      <w:proofErr w:type="spellStart"/>
      <w:r w:rsidR="006918D2" w:rsidRPr="000C3F31">
        <w:t>b</w:t>
      </w:r>
      <w:r w:rsidR="00E75A66" w:rsidRPr="000C3F31">
        <w:t>ằng</w:t>
      </w:r>
      <w:proofErr w:type="spellEnd"/>
      <w:r w:rsidR="00E75A66" w:rsidRPr="000C3F31">
        <w:t xml:space="preserve"> </w:t>
      </w:r>
      <w:proofErr w:type="spellStart"/>
      <w:r w:rsidR="00E75A66" w:rsidRPr="000C3F31">
        <w:t>cách</w:t>
      </w:r>
      <w:proofErr w:type="spellEnd"/>
      <w:r w:rsidR="00E75A66" w:rsidRPr="000C3F31">
        <w:t xml:space="preserve"> </w:t>
      </w:r>
      <w:proofErr w:type="spellStart"/>
      <w:r w:rsidR="00E75A66" w:rsidRPr="000C3F31">
        <w:t>loại</w:t>
      </w:r>
      <w:proofErr w:type="spellEnd"/>
      <w:r w:rsidR="00E75A66" w:rsidRPr="000C3F31">
        <w:t xml:space="preserve"> </w:t>
      </w:r>
      <w:proofErr w:type="spellStart"/>
      <w:r w:rsidR="00E75A66" w:rsidRPr="000C3F31">
        <w:t>bỏ</w:t>
      </w:r>
      <w:proofErr w:type="spellEnd"/>
      <w:r w:rsidR="00E75A66" w:rsidRPr="000C3F31">
        <w:t xml:space="preserve"> </w:t>
      </w:r>
      <w:proofErr w:type="spellStart"/>
      <w:r w:rsidR="00E75A66" w:rsidRPr="000C3F31">
        <w:t>ký</w:t>
      </w:r>
      <w:proofErr w:type="spellEnd"/>
      <w:r w:rsidR="00E75A66" w:rsidRPr="000C3F31">
        <w:t xml:space="preserve"> </w:t>
      </w:r>
      <w:proofErr w:type="spellStart"/>
      <w:r w:rsidR="00E75A66" w:rsidRPr="000C3F31">
        <w:t>tự</w:t>
      </w:r>
      <w:proofErr w:type="spellEnd"/>
      <w:r w:rsidR="00E75A66" w:rsidRPr="000C3F31">
        <w:t xml:space="preserve"> </w:t>
      </w:r>
      <w:proofErr w:type="spellStart"/>
      <w:r w:rsidR="00E75A66" w:rsidRPr="000C3F31">
        <w:t>lỗi</w:t>
      </w:r>
      <w:proofErr w:type="spellEnd"/>
      <w:r w:rsidR="00E75A66" w:rsidRPr="000C3F31">
        <w:t xml:space="preserve">, </w:t>
      </w:r>
      <w:proofErr w:type="spellStart"/>
      <w:r w:rsidR="00E75A66" w:rsidRPr="000C3F31">
        <w:t>chúng</w:t>
      </w:r>
      <w:proofErr w:type="spellEnd"/>
      <w:r w:rsidR="00E75A66" w:rsidRPr="000C3F31">
        <w:t xml:space="preserve"> </w:t>
      </w:r>
      <w:proofErr w:type="spellStart"/>
      <w:r w:rsidR="00E75A66" w:rsidRPr="000C3F31">
        <w:t>em</w:t>
      </w:r>
      <w:proofErr w:type="spellEnd"/>
      <w:r w:rsidR="00E75A66" w:rsidRPr="000C3F31">
        <w:t xml:space="preserve"> </w:t>
      </w:r>
      <w:proofErr w:type="spellStart"/>
      <w:r w:rsidR="00E75A66" w:rsidRPr="000C3F31">
        <w:t>còn</w:t>
      </w:r>
      <w:proofErr w:type="spellEnd"/>
      <w:r w:rsidR="00E75A66" w:rsidRPr="000C3F31">
        <w:t xml:space="preserve"> </w:t>
      </w:r>
      <w:proofErr w:type="spellStart"/>
      <w:r w:rsidR="00E75A66" w:rsidRPr="000C3F31">
        <w:t>lọc</w:t>
      </w:r>
      <w:proofErr w:type="spellEnd"/>
      <w:r w:rsidR="00E75A66" w:rsidRPr="000C3F31">
        <w:t xml:space="preserve"> </w:t>
      </w:r>
      <w:proofErr w:type="spellStart"/>
      <w:r w:rsidR="00E75A66" w:rsidRPr="000C3F31">
        <w:t>riêng</w:t>
      </w:r>
      <w:proofErr w:type="spellEnd"/>
      <w:r w:rsidR="00E75A66" w:rsidRPr="000C3F31">
        <w:t xml:space="preserve"> </w:t>
      </w:r>
      <w:proofErr w:type="spellStart"/>
      <w:r w:rsidR="00E75A66" w:rsidRPr="000C3F31">
        <w:t>chữ</w:t>
      </w:r>
      <w:proofErr w:type="spellEnd"/>
      <w:r w:rsidR="00E75A66" w:rsidRPr="000C3F31">
        <w:t xml:space="preserve"> </w:t>
      </w:r>
      <w:proofErr w:type="spellStart"/>
      <w:r w:rsidR="00E75A66" w:rsidRPr="000C3F31">
        <w:t>Nôm</w:t>
      </w:r>
      <w:proofErr w:type="spellEnd"/>
      <w:r w:rsidR="00E75A66" w:rsidRPr="000C3F31">
        <w:t xml:space="preserve"> </w:t>
      </w:r>
      <w:proofErr w:type="spellStart"/>
      <w:r w:rsidR="00E75A66" w:rsidRPr="000C3F31">
        <w:t>và</w:t>
      </w:r>
      <w:proofErr w:type="spellEnd"/>
      <w:r w:rsidR="00E75A66" w:rsidRPr="000C3F31">
        <w:t xml:space="preserve"> </w:t>
      </w:r>
      <w:proofErr w:type="spellStart"/>
      <w:r w:rsidR="00E75A66" w:rsidRPr="000C3F31">
        <w:t>chữ</w:t>
      </w:r>
      <w:proofErr w:type="spellEnd"/>
      <w:r w:rsidR="00E75A66" w:rsidRPr="000C3F31">
        <w:t xml:space="preserve"> </w:t>
      </w:r>
      <w:proofErr w:type="spellStart"/>
      <w:r w:rsidR="00E75A66" w:rsidRPr="000C3F31">
        <w:t>Quốc</w:t>
      </w:r>
      <w:proofErr w:type="spellEnd"/>
      <w:r w:rsidR="00E75A66" w:rsidRPr="000C3F31">
        <w:t xml:space="preserve"> </w:t>
      </w:r>
      <w:proofErr w:type="spellStart"/>
      <w:r w:rsidR="00E75A66" w:rsidRPr="000C3F31">
        <w:t>ngữ</w:t>
      </w:r>
      <w:proofErr w:type="spellEnd"/>
      <w:r w:rsidR="00E75A66" w:rsidRPr="000C3F31">
        <w:t xml:space="preserve"> </w:t>
      </w:r>
      <w:proofErr w:type="spellStart"/>
      <w:r w:rsidR="00840D5B" w:rsidRPr="000C3F31">
        <w:t>bằng</w:t>
      </w:r>
      <w:proofErr w:type="spellEnd"/>
      <w:r w:rsidR="00840D5B" w:rsidRPr="000C3F31">
        <w:t xml:space="preserve"> </w:t>
      </w:r>
      <w:proofErr w:type="spellStart"/>
      <w:r w:rsidR="00840D5B" w:rsidRPr="000C3F31">
        <w:t>cách</w:t>
      </w:r>
      <w:proofErr w:type="spellEnd"/>
      <w:r w:rsidR="00840D5B" w:rsidRPr="000C3F31">
        <w:t xml:space="preserve"> </w:t>
      </w:r>
      <w:proofErr w:type="spellStart"/>
      <w:r w:rsidR="00840D5B" w:rsidRPr="000C3F31">
        <w:t>loại</w:t>
      </w:r>
      <w:proofErr w:type="spellEnd"/>
      <w:r w:rsidR="00840D5B" w:rsidRPr="000C3F31">
        <w:t xml:space="preserve"> </w:t>
      </w:r>
      <w:proofErr w:type="spellStart"/>
      <w:r w:rsidR="00840D5B" w:rsidRPr="000C3F31">
        <w:t>bỏ</w:t>
      </w:r>
      <w:proofErr w:type="spellEnd"/>
      <w:r w:rsidR="00840D5B" w:rsidRPr="000C3F31">
        <w:t xml:space="preserve"> </w:t>
      </w:r>
      <w:proofErr w:type="spellStart"/>
      <w:r w:rsidR="00840D5B" w:rsidRPr="000C3F31">
        <w:t>các</w:t>
      </w:r>
      <w:proofErr w:type="spellEnd"/>
      <w:r w:rsidR="00840D5B" w:rsidRPr="000C3F31">
        <w:t xml:space="preserve"> </w:t>
      </w:r>
      <w:proofErr w:type="spellStart"/>
      <w:r w:rsidR="00840D5B" w:rsidRPr="000C3F31">
        <w:t>ký</w:t>
      </w:r>
      <w:proofErr w:type="spellEnd"/>
      <w:r w:rsidR="00840D5B" w:rsidRPr="000C3F31">
        <w:t xml:space="preserve"> </w:t>
      </w:r>
      <w:proofErr w:type="spellStart"/>
      <w:r w:rsidR="00840D5B" w:rsidRPr="000C3F31">
        <w:t>tự</w:t>
      </w:r>
      <w:proofErr w:type="spellEnd"/>
      <w:r w:rsidR="00840D5B" w:rsidRPr="000C3F31">
        <w:t xml:space="preserve"> </w:t>
      </w:r>
      <w:proofErr w:type="spellStart"/>
      <w:r w:rsidR="00840D5B" w:rsidRPr="000C3F31">
        <w:t>trùng</w:t>
      </w:r>
      <w:proofErr w:type="spellEnd"/>
      <w:r w:rsidR="00840D5B" w:rsidRPr="000C3F31">
        <w:t xml:space="preserve"> </w:t>
      </w:r>
      <w:proofErr w:type="spellStart"/>
      <w:r w:rsidR="00840D5B" w:rsidRPr="000C3F31">
        <w:t>lắp</w:t>
      </w:r>
      <w:proofErr w:type="spellEnd"/>
      <w:r w:rsidR="00840D5B" w:rsidRPr="000C3F31">
        <w:t xml:space="preserve"> </w:t>
      </w:r>
      <w:proofErr w:type="spellStart"/>
      <w:r w:rsidR="00840D5B" w:rsidRPr="000C3F31">
        <w:t>khi</w:t>
      </w:r>
      <w:proofErr w:type="spellEnd"/>
      <w:r w:rsidR="00840D5B" w:rsidRPr="000C3F31">
        <w:t xml:space="preserve"> </w:t>
      </w:r>
      <w:proofErr w:type="spellStart"/>
      <w:r w:rsidR="00840D5B" w:rsidRPr="000C3F31">
        <w:t>đối</w:t>
      </w:r>
      <w:proofErr w:type="spellEnd"/>
      <w:r w:rsidR="00840D5B" w:rsidRPr="000C3F31">
        <w:t xml:space="preserve"> </w:t>
      </w:r>
      <w:proofErr w:type="spellStart"/>
      <w:r w:rsidR="00840D5B" w:rsidRPr="000C3F31">
        <w:t>sánh</w:t>
      </w:r>
      <w:proofErr w:type="spellEnd"/>
      <w:r w:rsidR="00840D5B" w:rsidRPr="000C3F31">
        <w:t xml:space="preserve"> </w:t>
      </w:r>
      <w:proofErr w:type="spellStart"/>
      <w:r w:rsidR="00840D5B" w:rsidRPr="000C3F31">
        <w:t>các</w:t>
      </w:r>
      <w:proofErr w:type="spellEnd"/>
      <w:r w:rsidR="00840D5B" w:rsidRPr="000C3F31">
        <w:t xml:space="preserve"> </w:t>
      </w:r>
      <w:proofErr w:type="spellStart"/>
      <w:r w:rsidR="00840D5B" w:rsidRPr="000C3F31">
        <w:t>chuỗi</w:t>
      </w:r>
      <w:proofErr w:type="spellEnd"/>
      <w:r w:rsidR="00840D5B" w:rsidRPr="000C3F31">
        <w:t xml:space="preserve"> </w:t>
      </w:r>
      <w:proofErr w:type="spellStart"/>
      <w:r w:rsidR="00840D5B" w:rsidRPr="000C3F31">
        <w:t>với</w:t>
      </w:r>
      <w:proofErr w:type="spellEnd"/>
      <w:r w:rsidR="00840D5B" w:rsidRPr="000C3F31">
        <w:t xml:space="preserve"> </w:t>
      </w:r>
      <w:proofErr w:type="spellStart"/>
      <w:r w:rsidR="00840D5B" w:rsidRPr="000C3F31">
        <w:t>nhau</w:t>
      </w:r>
      <w:proofErr w:type="spellEnd"/>
      <w:r w:rsidR="00840D5B" w:rsidRPr="000C3F31">
        <w:t>.</w:t>
      </w:r>
    </w:p>
    <w:p w14:paraId="291C9185" w14:textId="0632539A" w:rsidR="00D2762A" w:rsidRPr="00751CDF" w:rsidRDefault="00751CDF" w:rsidP="00761A6F">
      <w:pPr>
        <w:pStyle w:val="Heading02"/>
        <w:numPr>
          <w:ilvl w:val="0"/>
          <w:numId w:val="0"/>
        </w:numPr>
        <w:ind w:left="720" w:hanging="720"/>
      </w:pPr>
      <w:bookmarkStart w:id="45" w:name="_Toc142345540"/>
      <w:bookmarkStart w:id="46" w:name="_Toc142345905"/>
      <w:bookmarkStart w:id="47" w:name="_Toc142736581"/>
      <w:r w:rsidRPr="00751CDF">
        <w:t>3.5</w:t>
      </w:r>
      <w:r w:rsidR="00761A6F">
        <w:t>.</w:t>
      </w:r>
      <w:r w:rsidR="00761A6F">
        <w:tab/>
      </w:r>
      <w:r w:rsidR="00D2762A" w:rsidRPr="00751CDF">
        <w:t>Thu thập hình ảnh:</w:t>
      </w:r>
      <w:bookmarkEnd w:id="45"/>
      <w:bookmarkEnd w:id="46"/>
      <w:bookmarkEnd w:id="47"/>
    </w:p>
    <w:p w14:paraId="70A7A636" w14:textId="03048665" w:rsidR="00B6234D" w:rsidRDefault="000E166A" w:rsidP="007D2A5C">
      <w:pPr>
        <w:pStyle w:val="NormalText"/>
        <w:jc w:val="both"/>
        <w:rPr>
          <w:lang w:val="vi-VN"/>
        </w:rPr>
      </w:pPr>
      <w:proofErr w:type="spellStart"/>
      <w:r>
        <w:t>Trong</w:t>
      </w:r>
      <w:proofErr w:type="spellEnd"/>
      <w:r>
        <w:rPr>
          <w:lang w:val="vi-VN"/>
        </w:rPr>
        <w:t xml:space="preserve"> giai đoạn này, chúng em sử dụng một số </w:t>
      </w:r>
      <w:r w:rsidR="003D0272">
        <w:rPr>
          <w:lang w:val="vi-VN"/>
        </w:rPr>
        <w:t xml:space="preserve">gói thư viện như </w:t>
      </w:r>
      <w:r w:rsidR="00F963E0">
        <w:rPr>
          <w:lang w:val="vi-VN"/>
        </w:rPr>
        <w:t>tqdm,</w:t>
      </w:r>
      <w:r w:rsidR="00F963E0" w:rsidRPr="00542CA8">
        <w:t xml:space="preserve"> </w:t>
      </w:r>
      <w:proofErr w:type="spellStart"/>
      <w:r w:rsidR="003D0272" w:rsidRPr="00542CA8">
        <w:t>BeautifulSoup</w:t>
      </w:r>
      <w:proofErr w:type="spellEnd"/>
      <w:r w:rsidR="003D0272">
        <w:rPr>
          <w:lang w:val="vi-VN"/>
        </w:rPr>
        <w:t xml:space="preserve">, </w:t>
      </w:r>
      <w:r w:rsidR="00B8590C" w:rsidRPr="00833B31">
        <w:rPr>
          <w:lang w:val="vi-VN"/>
        </w:rPr>
        <w:t>urllib</w:t>
      </w:r>
      <w:r w:rsidR="00B6234D">
        <w:rPr>
          <w:lang w:val="vi-VN"/>
        </w:rPr>
        <w:t xml:space="preserve"> để </w:t>
      </w:r>
      <w:r w:rsidR="00DF4A21">
        <w:rPr>
          <w:lang w:val="vi-VN"/>
        </w:rPr>
        <w:t xml:space="preserve">quản lý tiến trình, thu thập ảnh </w:t>
      </w:r>
      <w:r w:rsidR="001C3313">
        <w:rPr>
          <w:lang w:val="vi-VN"/>
        </w:rPr>
        <w:t>và tải dữ liệu.</w:t>
      </w:r>
    </w:p>
    <w:p w14:paraId="5140FA64" w14:textId="06CB96C6" w:rsidR="00563CE4" w:rsidRPr="00563CE4" w:rsidRDefault="00563CE4" w:rsidP="007D2A5C">
      <w:pPr>
        <w:pStyle w:val="NormalText"/>
        <w:jc w:val="both"/>
        <w:rPr>
          <w:lang w:val="vi-VN"/>
        </w:rPr>
      </w:pPr>
      <w:r w:rsidRPr="00563CE4">
        <w:rPr>
          <w:lang w:val="vi-VN"/>
        </w:rPr>
        <w:t>Gói tqdm</w:t>
      </w:r>
      <w:r w:rsidR="000C3F31">
        <w:rPr>
          <w:lang w:val="vi-VN"/>
        </w:rPr>
        <w:t xml:space="preserve"> </w:t>
      </w:r>
      <w:r w:rsidRPr="00563CE4">
        <w:rPr>
          <w:lang w:val="vi-VN"/>
        </w:rPr>
        <w:t>là một công cụ Python cung cấp thanh tiến trình giúp theo dõi quá trình thực hiện vòng lặp hoặc công việc mất thời gian.</w:t>
      </w:r>
    </w:p>
    <w:p w14:paraId="60F085DB" w14:textId="77777777" w:rsidR="00072C8A" w:rsidRDefault="00072C8A" w:rsidP="007D2A5C">
      <w:pPr>
        <w:pStyle w:val="NormalText"/>
        <w:jc w:val="both"/>
        <w:rPr>
          <w:lang w:val="vi-VN"/>
        </w:rPr>
      </w:pPr>
    </w:p>
    <w:p w14:paraId="1573A23E" w14:textId="6ACD4C2F" w:rsidR="007721B7" w:rsidRPr="00563CE4" w:rsidRDefault="00563CE4" w:rsidP="007D2A5C">
      <w:pPr>
        <w:pStyle w:val="NormalText"/>
        <w:jc w:val="both"/>
        <w:rPr>
          <w:lang w:val="vi-VN"/>
        </w:rPr>
      </w:pPr>
      <w:r w:rsidRPr="00563CE4">
        <w:rPr>
          <w:lang w:val="vi-VN"/>
        </w:rPr>
        <w:t xml:space="preserve">Khi bạn đối mặt với vòng lặp lớn hoặc tác vụ mất nhiều thời gian để hoàn thành, </w:t>
      </w:r>
      <w:r w:rsidR="000C3F31">
        <w:rPr>
          <w:lang w:val="vi-VN"/>
        </w:rPr>
        <w:t>t</w:t>
      </w:r>
      <w:r w:rsidRPr="00563CE4">
        <w:rPr>
          <w:lang w:val="vi-VN"/>
        </w:rPr>
        <w:t>qdm sẽ thêm một thanh tiến trình vào giao diện dòng lệnh của Python (CLI). Thanh tiến trình này hiển thị thông tin về tiến độ của vòng lặp hoặc công việc, giúp bạn biết tổng số lần lặp, số lần đã hoàn thành và tỷ lệ phần trăm hoàn thành.</w:t>
      </w:r>
    </w:p>
    <w:p w14:paraId="4A840546" w14:textId="580BD3DD" w:rsidR="007721B7" w:rsidRDefault="00563CE4" w:rsidP="007D2A5C">
      <w:pPr>
        <w:pStyle w:val="NormalText"/>
        <w:jc w:val="both"/>
        <w:rPr>
          <w:lang w:val="vi-VN"/>
        </w:rPr>
      </w:pPr>
      <w:r w:rsidRPr="00563CE4">
        <w:rPr>
          <w:lang w:val="vi-VN"/>
        </w:rPr>
        <w:t>Dựa vào tqdm, người dùng có thể dễ dàng theo dõi và quản lý tiến độ các tác vụ mất thời gian, từ đó tăng hiệu suất và tiện lợi trong việc thực hiện các ứng dụng Python có liên quan đến vòng lặp hoặc xử lý dữ liệu lớn.</w:t>
      </w:r>
    </w:p>
    <w:p w14:paraId="2E12387D" w14:textId="18B721F0" w:rsidR="00833B31" w:rsidRPr="00833B31" w:rsidRDefault="00833B31" w:rsidP="007D2A5C">
      <w:pPr>
        <w:pStyle w:val="NormalText"/>
        <w:jc w:val="both"/>
        <w:rPr>
          <w:lang w:val="vi-VN"/>
        </w:rPr>
      </w:pPr>
      <w:r w:rsidRPr="00833B31">
        <w:rPr>
          <w:lang w:val="vi-VN"/>
        </w:rPr>
        <w:t>Gói urllib trong Python cung cấp bộ công cụ làm việc với các URL và hoạt động liên quan đến mạng. Gói này bao gồm ba mô-đun chính: urllib.request để thực hiện yêu cầu HTTP và tải dữ liệu từ URL, urllib.parse để phân tích và xây dựng các thành phần của URL như giao thức, domain, đường dẫn và tham số truy vấn, và urllib.error để xử lý các lỗi mạng.</w:t>
      </w:r>
    </w:p>
    <w:p w14:paraId="79F3C14E" w14:textId="0C0DE5D6" w:rsidR="00833B31" w:rsidRPr="00086272" w:rsidRDefault="00833B31" w:rsidP="007D2A5C">
      <w:pPr>
        <w:pStyle w:val="NormalText"/>
        <w:jc w:val="both"/>
        <w:rPr>
          <w:lang w:val="vi-VN"/>
        </w:rPr>
      </w:pPr>
      <w:r w:rsidRPr="00833B31">
        <w:rPr>
          <w:lang w:val="vi-VN"/>
        </w:rPr>
        <w:t>Nhờ gói urllib, người dùng có thể dễ dàng làm việc với dữ liệu trên mạng và thực hiện các tác vụ liên quan đến web trong ứng dụng Python của họ. Điều này làm cho gói urllib trở thành một công cụ hữu ích trong việc xây dựng các ứng dụng mạng trong Python.</w:t>
      </w:r>
    </w:p>
    <w:p w14:paraId="13B68760" w14:textId="43D23AE1" w:rsidR="00507DBF" w:rsidRPr="00507DBF" w:rsidRDefault="00507DBF" w:rsidP="007D2A5C">
      <w:pPr>
        <w:pStyle w:val="NormalText"/>
        <w:jc w:val="both"/>
      </w:pPr>
      <w:proofErr w:type="spellStart"/>
      <w:r w:rsidRPr="00507DBF">
        <w:t>Chúng</w:t>
      </w:r>
      <w:proofErr w:type="spellEnd"/>
      <w:r w:rsidRPr="00507DBF">
        <w:t xml:space="preserve"> </w:t>
      </w:r>
      <w:proofErr w:type="spellStart"/>
      <w:r w:rsidR="005C6B17">
        <w:t>em</w:t>
      </w:r>
      <w:proofErr w:type="spellEnd"/>
      <w:r w:rsidR="005C6B17">
        <w:rPr>
          <w:lang w:val="vi-VN"/>
        </w:rPr>
        <w:t xml:space="preserve"> </w:t>
      </w:r>
      <w:proofErr w:type="spellStart"/>
      <w:r w:rsidRPr="00507DBF">
        <w:t>đã</w:t>
      </w:r>
      <w:proofErr w:type="spellEnd"/>
      <w:r w:rsidRPr="00507DBF">
        <w:t xml:space="preserve"> </w:t>
      </w:r>
      <w:proofErr w:type="spellStart"/>
      <w:r w:rsidRPr="00507DBF">
        <w:t>sử</w:t>
      </w:r>
      <w:proofErr w:type="spellEnd"/>
      <w:r w:rsidRPr="00507DBF">
        <w:t xml:space="preserve"> </w:t>
      </w:r>
      <w:proofErr w:type="spellStart"/>
      <w:r w:rsidRPr="00507DBF">
        <w:t>dụng</w:t>
      </w:r>
      <w:proofErr w:type="spellEnd"/>
      <w:r w:rsidRPr="00507DBF">
        <w:t xml:space="preserve"> </w:t>
      </w:r>
      <w:proofErr w:type="spellStart"/>
      <w:r w:rsidRPr="00507DBF">
        <w:t>các</w:t>
      </w:r>
      <w:proofErr w:type="spellEnd"/>
      <w:r w:rsidRPr="00507DBF">
        <w:t xml:space="preserve"> </w:t>
      </w:r>
      <w:proofErr w:type="spellStart"/>
      <w:r w:rsidRPr="00507DBF">
        <w:t>thư</w:t>
      </w:r>
      <w:proofErr w:type="spellEnd"/>
      <w:r w:rsidRPr="00507DBF">
        <w:t xml:space="preserve"> </w:t>
      </w:r>
      <w:proofErr w:type="spellStart"/>
      <w:r w:rsidRPr="00507DBF">
        <w:t>viện</w:t>
      </w:r>
      <w:proofErr w:type="spellEnd"/>
      <w:r w:rsidRPr="00507DBF">
        <w:t xml:space="preserve"> </w:t>
      </w:r>
      <w:proofErr w:type="spellStart"/>
      <w:r w:rsidRPr="00507DBF">
        <w:t>đã</w:t>
      </w:r>
      <w:proofErr w:type="spellEnd"/>
      <w:r w:rsidRPr="00507DBF">
        <w:t xml:space="preserve"> </w:t>
      </w:r>
      <w:proofErr w:type="spellStart"/>
      <w:r w:rsidRPr="00507DBF">
        <w:t>giới</w:t>
      </w:r>
      <w:proofErr w:type="spellEnd"/>
      <w:r w:rsidRPr="00507DBF">
        <w:t xml:space="preserve"> </w:t>
      </w:r>
      <w:proofErr w:type="spellStart"/>
      <w:r w:rsidRPr="00507DBF">
        <w:t>thiệu</w:t>
      </w:r>
      <w:proofErr w:type="spellEnd"/>
      <w:r w:rsidRPr="00507DBF">
        <w:t xml:space="preserve"> </w:t>
      </w:r>
      <w:proofErr w:type="spellStart"/>
      <w:r w:rsidRPr="00507DBF">
        <w:t>để</w:t>
      </w:r>
      <w:proofErr w:type="spellEnd"/>
      <w:r w:rsidRPr="00507DBF">
        <w:t xml:space="preserve"> </w:t>
      </w:r>
      <w:proofErr w:type="spellStart"/>
      <w:r w:rsidRPr="00507DBF">
        <w:t>triển</w:t>
      </w:r>
      <w:proofErr w:type="spellEnd"/>
      <w:r w:rsidRPr="00507DBF">
        <w:t xml:space="preserve"> </w:t>
      </w:r>
      <w:proofErr w:type="spellStart"/>
      <w:r w:rsidRPr="00507DBF">
        <w:t>khai</w:t>
      </w:r>
      <w:proofErr w:type="spellEnd"/>
      <w:r w:rsidRPr="00507DBF">
        <w:t xml:space="preserve"> </w:t>
      </w:r>
      <w:proofErr w:type="spellStart"/>
      <w:r w:rsidRPr="00507DBF">
        <w:t>việc</w:t>
      </w:r>
      <w:proofErr w:type="spellEnd"/>
      <w:r w:rsidRPr="00507DBF">
        <w:t xml:space="preserve"> </w:t>
      </w:r>
      <w:proofErr w:type="spellStart"/>
      <w:r w:rsidRPr="00507DBF">
        <w:t>truy</w:t>
      </w:r>
      <w:proofErr w:type="spellEnd"/>
      <w:r w:rsidRPr="00507DBF">
        <w:t xml:space="preserve"> </w:t>
      </w:r>
      <w:proofErr w:type="spellStart"/>
      <w:r w:rsidRPr="00507DBF">
        <w:t>cập</w:t>
      </w:r>
      <w:proofErr w:type="spellEnd"/>
      <w:r w:rsidRPr="00507DBF">
        <w:t xml:space="preserve"> </w:t>
      </w:r>
      <w:proofErr w:type="spellStart"/>
      <w:r w:rsidRPr="00507DBF">
        <w:t>và</w:t>
      </w:r>
      <w:proofErr w:type="spellEnd"/>
      <w:r w:rsidRPr="00507DBF">
        <w:t xml:space="preserve"> </w:t>
      </w:r>
      <w:proofErr w:type="spellStart"/>
      <w:r w:rsidRPr="00507DBF">
        <w:t>tải</w:t>
      </w:r>
      <w:proofErr w:type="spellEnd"/>
      <w:r w:rsidRPr="00507DBF">
        <w:t xml:space="preserve"> </w:t>
      </w:r>
      <w:proofErr w:type="spellStart"/>
      <w:r w:rsidRPr="00507DBF">
        <w:t>xuống</w:t>
      </w:r>
      <w:proofErr w:type="spellEnd"/>
      <w:r w:rsidRPr="00507DBF">
        <w:t xml:space="preserve"> </w:t>
      </w:r>
      <w:proofErr w:type="spellStart"/>
      <w:r w:rsidRPr="00507DBF">
        <w:t>các</w:t>
      </w:r>
      <w:proofErr w:type="spellEnd"/>
      <w:r w:rsidRPr="00507DBF">
        <w:t xml:space="preserve"> </w:t>
      </w:r>
      <w:proofErr w:type="spellStart"/>
      <w:r w:rsidRPr="00507DBF">
        <w:t>hình</w:t>
      </w:r>
      <w:proofErr w:type="spellEnd"/>
      <w:r w:rsidRPr="00507DBF">
        <w:t xml:space="preserve"> </w:t>
      </w:r>
      <w:proofErr w:type="spellStart"/>
      <w:r w:rsidRPr="00507DBF">
        <w:t>ảnh</w:t>
      </w:r>
      <w:proofErr w:type="spellEnd"/>
      <w:r w:rsidRPr="00507DBF">
        <w:t xml:space="preserve"> </w:t>
      </w:r>
      <w:proofErr w:type="spellStart"/>
      <w:r w:rsidRPr="00507DBF">
        <w:t>từ</w:t>
      </w:r>
      <w:proofErr w:type="spellEnd"/>
      <w:r w:rsidRPr="00507DBF">
        <w:t xml:space="preserve"> </w:t>
      </w:r>
      <w:proofErr w:type="spellStart"/>
      <w:r w:rsidRPr="00507DBF">
        <w:t>các</w:t>
      </w:r>
      <w:proofErr w:type="spellEnd"/>
      <w:r w:rsidRPr="00507DBF">
        <w:t xml:space="preserve"> </w:t>
      </w:r>
      <w:proofErr w:type="spellStart"/>
      <w:r w:rsidRPr="00507DBF">
        <w:t>đường</w:t>
      </w:r>
      <w:proofErr w:type="spellEnd"/>
      <w:r w:rsidRPr="00507DBF">
        <w:t xml:space="preserve"> </w:t>
      </w:r>
      <w:proofErr w:type="spellStart"/>
      <w:r w:rsidRPr="00507DBF">
        <w:t>dẫn</w:t>
      </w:r>
      <w:proofErr w:type="spellEnd"/>
      <w:r w:rsidRPr="00507DBF">
        <w:t xml:space="preserve"> </w:t>
      </w:r>
      <w:proofErr w:type="spellStart"/>
      <w:r w:rsidRPr="00507DBF">
        <w:t>đã</w:t>
      </w:r>
      <w:proofErr w:type="spellEnd"/>
      <w:r w:rsidRPr="00507DBF">
        <w:t xml:space="preserve"> </w:t>
      </w:r>
      <w:proofErr w:type="spellStart"/>
      <w:r w:rsidRPr="00507DBF">
        <w:t>xác</w:t>
      </w:r>
      <w:proofErr w:type="spellEnd"/>
      <w:r w:rsidRPr="00507DBF">
        <w:t xml:space="preserve"> </w:t>
      </w:r>
      <w:proofErr w:type="spellStart"/>
      <w:r w:rsidRPr="00507DBF">
        <w:t>định</w:t>
      </w:r>
      <w:proofErr w:type="spellEnd"/>
      <w:r w:rsidRPr="00507DBF">
        <w:t xml:space="preserve">, </w:t>
      </w:r>
      <w:proofErr w:type="spellStart"/>
      <w:r w:rsidRPr="00507DBF">
        <w:t>và</w:t>
      </w:r>
      <w:proofErr w:type="spellEnd"/>
      <w:r w:rsidRPr="00507DBF">
        <w:t xml:space="preserve"> </w:t>
      </w:r>
      <w:proofErr w:type="spellStart"/>
      <w:r w:rsidRPr="00507DBF">
        <w:t>sau</w:t>
      </w:r>
      <w:proofErr w:type="spellEnd"/>
      <w:r w:rsidRPr="00507DBF">
        <w:t xml:space="preserve"> </w:t>
      </w:r>
      <w:proofErr w:type="spellStart"/>
      <w:r w:rsidRPr="00507DBF">
        <w:t>đó</w:t>
      </w:r>
      <w:proofErr w:type="spellEnd"/>
      <w:r w:rsidRPr="00507DBF">
        <w:t xml:space="preserve"> </w:t>
      </w:r>
      <w:proofErr w:type="spellStart"/>
      <w:r w:rsidRPr="00507DBF">
        <w:t>lưu</w:t>
      </w:r>
      <w:proofErr w:type="spellEnd"/>
      <w:r w:rsidRPr="00507DBF">
        <w:t xml:space="preserve"> </w:t>
      </w:r>
      <w:proofErr w:type="spellStart"/>
      <w:r w:rsidRPr="00507DBF">
        <w:t>trữ</w:t>
      </w:r>
      <w:proofErr w:type="spellEnd"/>
      <w:r w:rsidRPr="00507DBF">
        <w:t xml:space="preserve"> </w:t>
      </w:r>
      <w:proofErr w:type="spellStart"/>
      <w:r w:rsidRPr="00507DBF">
        <w:t>chúng</w:t>
      </w:r>
      <w:proofErr w:type="spellEnd"/>
      <w:r w:rsidRPr="00507DBF">
        <w:t xml:space="preserve"> </w:t>
      </w:r>
      <w:proofErr w:type="spellStart"/>
      <w:r w:rsidRPr="00507DBF">
        <w:t>vào</w:t>
      </w:r>
      <w:proofErr w:type="spellEnd"/>
      <w:r w:rsidRPr="00507DBF">
        <w:t xml:space="preserve"> </w:t>
      </w:r>
      <w:proofErr w:type="spellStart"/>
      <w:r w:rsidRPr="00507DBF">
        <w:t>các</w:t>
      </w:r>
      <w:proofErr w:type="spellEnd"/>
      <w:r w:rsidRPr="00507DBF">
        <w:t xml:space="preserve"> </w:t>
      </w:r>
      <w:proofErr w:type="spellStart"/>
      <w:r w:rsidRPr="00507DBF">
        <w:t>thư</w:t>
      </w:r>
      <w:proofErr w:type="spellEnd"/>
      <w:r w:rsidRPr="00507DBF">
        <w:t xml:space="preserve"> </w:t>
      </w:r>
      <w:proofErr w:type="spellStart"/>
      <w:r w:rsidRPr="00507DBF">
        <w:t>mục</w:t>
      </w:r>
      <w:proofErr w:type="spellEnd"/>
      <w:r w:rsidRPr="00507DBF">
        <w:t xml:space="preserve"> </w:t>
      </w:r>
      <w:proofErr w:type="spellStart"/>
      <w:r w:rsidRPr="00507DBF">
        <w:t>tương</w:t>
      </w:r>
      <w:proofErr w:type="spellEnd"/>
      <w:r w:rsidRPr="00507DBF">
        <w:t xml:space="preserve"> </w:t>
      </w:r>
      <w:proofErr w:type="spellStart"/>
      <w:r w:rsidRPr="00507DBF">
        <w:t>ứng</w:t>
      </w:r>
      <w:proofErr w:type="spellEnd"/>
      <w:r w:rsidRPr="00507DBF">
        <w:t xml:space="preserve">. </w:t>
      </w:r>
      <w:proofErr w:type="spellStart"/>
      <w:r w:rsidRPr="00507DBF">
        <w:t>Quá</w:t>
      </w:r>
      <w:proofErr w:type="spellEnd"/>
      <w:r w:rsidRPr="00507DBF">
        <w:t xml:space="preserve"> </w:t>
      </w:r>
      <w:proofErr w:type="spellStart"/>
      <w:r w:rsidRPr="00507DBF">
        <w:t>trình</w:t>
      </w:r>
      <w:proofErr w:type="spellEnd"/>
      <w:r w:rsidRPr="00507DBF">
        <w:t xml:space="preserve"> </w:t>
      </w:r>
      <w:proofErr w:type="spellStart"/>
      <w:r w:rsidRPr="00507DBF">
        <w:t>này</w:t>
      </w:r>
      <w:proofErr w:type="spellEnd"/>
      <w:r w:rsidRPr="00507DBF">
        <w:t xml:space="preserve"> bao </w:t>
      </w:r>
      <w:proofErr w:type="spellStart"/>
      <w:r w:rsidRPr="00507DBF">
        <w:t>gồm</w:t>
      </w:r>
      <w:proofErr w:type="spellEnd"/>
      <w:r w:rsidRPr="00507DBF">
        <w:t xml:space="preserve"> </w:t>
      </w:r>
      <w:proofErr w:type="spellStart"/>
      <w:r w:rsidRPr="00507DBF">
        <w:t>các</w:t>
      </w:r>
      <w:proofErr w:type="spellEnd"/>
      <w:r w:rsidRPr="00507DBF">
        <w:t xml:space="preserve"> </w:t>
      </w:r>
      <w:proofErr w:type="spellStart"/>
      <w:r w:rsidRPr="00507DBF">
        <w:t>bước</w:t>
      </w:r>
      <w:proofErr w:type="spellEnd"/>
      <w:r w:rsidRPr="00507DBF">
        <w:t xml:space="preserve"> </w:t>
      </w:r>
      <w:proofErr w:type="spellStart"/>
      <w:r w:rsidRPr="00507DBF">
        <w:t>sau</w:t>
      </w:r>
      <w:proofErr w:type="spellEnd"/>
      <w:r w:rsidRPr="00507DBF">
        <w:t>:</w:t>
      </w:r>
    </w:p>
    <w:p w14:paraId="72213DF9" w14:textId="0C4DBC52" w:rsidR="00507DBF" w:rsidRPr="00761A6F" w:rsidRDefault="00507DBF" w:rsidP="007D2A5C">
      <w:pPr>
        <w:pStyle w:val="NormalText"/>
        <w:jc w:val="both"/>
      </w:pPr>
      <w:proofErr w:type="spellStart"/>
      <w:r w:rsidRPr="00761A6F">
        <w:rPr>
          <w:i/>
          <w:iCs/>
        </w:rPr>
        <w:t>Kiểm</w:t>
      </w:r>
      <w:proofErr w:type="spellEnd"/>
      <w:r w:rsidRPr="00761A6F">
        <w:rPr>
          <w:i/>
          <w:iCs/>
        </w:rPr>
        <w:t xml:space="preserve"> </w:t>
      </w:r>
      <w:proofErr w:type="spellStart"/>
      <w:r w:rsidRPr="00761A6F">
        <w:rPr>
          <w:i/>
          <w:iCs/>
        </w:rPr>
        <w:t>tra</w:t>
      </w:r>
      <w:proofErr w:type="spellEnd"/>
      <w:r w:rsidRPr="00761A6F">
        <w:rPr>
          <w:i/>
          <w:iCs/>
        </w:rPr>
        <w:t xml:space="preserve"> </w:t>
      </w:r>
      <w:proofErr w:type="spellStart"/>
      <w:r w:rsidRPr="00761A6F">
        <w:rPr>
          <w:i/>
          <w:iCs/>
        </w:rPr>
        <w:t>tính</w:t>
      </w:r>
      <w:proofErr w:type="spellEnd"/>
      <w:r w:rsidRPr="00761A6F">
        <w:rPr>
          <w:i/>
          <w:iCs/>
        </w:rPr>
        <w:t xml:space="preserve"> </w:t>
      </w:r>
      <w:proofErr w:type="spellStart"/>
      <w:r w:rsidRPr="00761A6F">
        <w:rPr>
          <w:i/>
          <w:iCs/>
        </w:rPr>
        <w:t>hợp</w:t>
      </w:r>
      <w:proofErr w:type="spellEnd"/>
      <w:r w:rsidRPr="00761A6F">
        <w:rPr>
          <w:i/>
          <w:iCs/>
        </w:rPr>
        <w:t xml:space="preserve"> </w:t>
      </w:r>
      <w:proofErr w:type="spellStart"/>
      <w:r w:rsidRPr="00761A6F">
        <w:rPr>
          <w:i/>
          <w:iCs/>
        </w:rPr>
        <w:t>lệ</w:t>
      </w:r>
      <w:proofErr w:type="spellEnd"/>
      <w:r w:rsidRPr="00761A6F">
        <w:t xml:space="preserve"> </w:t>
      </w:r>
      <w:proofErr w:type="spellStart"/>
      <w:r w:rsidRPr="00761A6F">
        <w:t>của</w:t>
      </w:r>
      <w:proofErr w:type="spellEnd"/>
      <w:r w:rsidRPr="00761A6F">
        <w:t xml:space="preserve"> </w:t>
      </w:r>
      <w:proofErr w:type="spellStart"/>
      <w:r w:rsidRPr="00761A6F">
        <w:t>các</w:t>
      </w:r>
      <w:proofErr w:type="spellEnd"/>
      <w:r w:rsidRPr="00761A6F">
        <w:t xml:space="preserve"> </w:t>
      </w:r>
      <w:proofErr w:type="spellStart"/>
      <w:r w:rsidRPr="00761A6F">
        <w:t>đường</w:t>
      </w:r>
      <w:proofErr w:type="spellEnd"/>
      <w:r w:rsidRPr="00761A6F">
        <w:t xml:space="preserve"> </w:t>
      </w:r>
      <w:proofErr w:type="spellStart"/>
      <w:r w:rsidRPr="00761A6F">
        <w:t>dẫn</w:t>
      </w:r>
      <w:proofErr w:type="spellEnd"/>
      <w:r w:rsidRPr="00761A6F">
        <w:t xml:space="preserve"> </w:t>
      </w:r>
      <w:proofErr w:type="spellStart"/>
      <w:r w:rsidRPr="00761A6F">
        <w:t>đầu</w:t>
      </w:r>
      <w:proofErr w:type="spellEnd"/>
      <w:r w:rsidRPr="00761A6F">
        <w:t xml:space="preserve"> </w:t>
      </w:r>
      <w:proofErr w:type="spellStart"/>
      <w:r w:rsidRPr="00761A6F">
        <w:t>vào</w:t>
      </w:r>
      <w:proofErr w:type="spellEnd"/>
      <w:r w:rsidRPr="00761A6F">
        <w:t xml:space="preserve"> </w:t>
      </w:r>
      <w:proofErr w:type="spellStart"/>
      <w:r w:rsidRPr="00761A6F">
        <w:t>để</w:t>
      </w:r>
      <w:proofErr w:type="spellEnd"/>
      <w:r w:rsidRPr="00761A6F">
        <w:t xml:space="preserve"> </w:t>
      </w:r>
      <w:proofErr w:type="spellStart"/>
      <w:r w:rsidRPr="00761A6F">
        <w:t>đảm</w:t>
      </w:r>
      <w:proofErr w:type="spellEnd"/>
      <w:r w:rsidRPr="00761A6F">
        <w:t xml:space="preserve"> </w:t>
      </w:r>
      <w:proofErr w:type="spellStart"/>
      <w:r w:rsidRPr="00761A6F">
        <w:t>bảo</w:t>
      </w:r>
      <w:proofErr w:type="spellEnd"/>
      <w:r w:rsidRPr="00761A6F">
        <w:t xml:space="preserve"> </w:t>
      </w:r>
      <w:proofErr w:type="spellStart"/>
      <w:r w:rsidRPr="00761A6F">
        <w:t>chúng</w:t>
      </w:r>
      <w:proofErr w:type="spellEnd"/>
      <w:r w:rsidRPr="00761A6F">
        <w:t xml:space="preserve"> </w:t>
      </w:r>
      <w:proofErr w:type="spellStart"/>
      <w:r w:rsidRPr="00761A6F">
        <w:t>có</w:t>
      </w:r>
      <w:proofErr w:type="spellEnd"/>
      <w:r w:rsidRPr="00761A6F">
        <w:t xml:space="preserve"> </w:t>
      </w:r>
      <w:proofErr w:type="spellStart"/>
      <w:r w:rsidRPr="00761A6F">
        <w:t>thể</w:t>
      </w:r>
      <w:proofErr w:type="spellEnd"/>
      <w:r w:rsidRPr="00761A6F">
        <w:t xml:space="preserve"> </w:t>
      </w:r>
      <w:proofErr w:type="spellStart"/>
      <w:r w:rsidRPr="00761A6F">
        <w:t>được</w:t>
      </w:r>
      <w:proofErr w:type="spellEnd"/>
      <w:r w:rsidRPr="00761A6F">
        <w:t xml:space="preserve"> </w:t>
      </w:r>
      <w:proofErr w:type="spellStart"/>
      <w:r w:rsidRPr="00761A6F">
        <w:t>truy</w:t>
      </w:r>
      <w:proofErr w:type="spellEnd"/>
      <w:r w:rsidRPr="00761A6F">
        <w:t xml:space="preserve"> </w:t>
      </w:r>
      <w:proofErr w:type="spellStart"/>
      <w:r w:rsidRPr="00761A6F">
        <w:t>cập</w:t>
      </w:r>
      <w:proofErr w:type="spellEnd"/>
      <w:r w:rsidRPr="00761A6F">
        <w:t>.</w:t>
      </w:r>
    </w:p>
    <w:p w14:paraId="19502988" w14:textId="280E2439" w:rsidR="00507DBF" w:rsidRPr="00761A6F" w:rsidRDefault="00507DBF" w:rsidP="007D2A5C">
      <w:pPr>
        <w:pStyle w:val="NormalText"/>
        <w:jc w:val="both"/>
      </w:pPr>
      <w:proofErr w:type="spellStart"/>
      <w:r w:rsidRPr="00761A6F">
        <w:rPr>
          <w:i/>
          <w:iCs/>
        </w:rPr>
        <w:t>Xác</w:t>
      </w:r>
      <w:proofErr w:type="spellEnd"/>
      <w:r w:rsidRPr="00761A6F">
        <w:rPr>
          <w:i/>
          <w:iCs/>
        </w:rPr>
        <w:t xml:space="preserve"> </w:t>
      </w:r>
      <w:proofErr w:type="spellStart"/>
      <w:r w:rsidRPr="00761A6F">
        <w:rPr>
          <w:i/>
          <w:iCs/>
        </w:rPr>
        <w:t>định</w:t>
      </w:r>
      <w:proofErr w:type="spellEnd"/>
      <w:r w:rsidRPr="00761A6F">
        <w:rPr>
          <w:i/>
          <w:iCs/>
        </w:rPr>
        <w:t xml:space="preserve"> </w:t>
      </w:r>
      <w:proofErr w:type="spellStart"/>
      <w:r w:rsidRPr="00761A6F">
        <w:rPr>
          <w:i/>
          <w:iCs/>
        </w:rPr>
        <w:t>các</w:t>
      </w:r>
      <w:proofErr w:type="spellEnd"/>
      <w:r w:rsidRPr="00761A6F">
        <w:rPr>
          <w:i/>
          <w:iCs/>
        </w:rPr>
        <w:t xml:space="preserve"> </w:t>
      </w:r>
      <w:proofErr w:type="spellStart"/>
      <w:r w:rsidRPr="00761A6F">
        <w:rPr>
          <w:i/>
          <w:iCs/>
        </w:rPr>
        <w:t>hình</w:t>
      </w:r>
      <w:proofErr w:type="spellEnd"/>
      <w:r w:rsidRPr="00761A6F">
        <w:rPr>
          <w:i/>
          <w:iCs/>
        </w:rPr>
        <w:t xml:space="preserve"> </w:t>
      </w:r>
      <w:proofErr w:type="spellStart"/>
      <w:r w:rsidRPr="00761A6F">
        <w:rPr>
          <w:i/>
          <w:iCs/>
        </w:rPr>
        <w:t>ảnh</w:t>
      </w:r>
      <w:proofErr w:type="spellEnd"/>
      <w:r w:rsidRPr="00761A6F">
        <w:rPr>
          <w:i/>
          <w:iCs/>
        </w:rPr>
        <w:t xml:space="preserve"> </w:t>
      </w:r>
      <w:proofErr w:type="spellStart"/>
      <w:r w:rsidRPr="00761A6F">
        <w:t>có</w:t>
      </w:r>
      <w:proofErr w:type="spellEnd"/>
      <w:r w:rsidRPr="00761A6F">
        <w:t xml:space="preserve"> </w:t>
      </w:r>
      <w:proofErr w:type="spellStart"/>
      <w:r w:rsidRPr="00761A6F">
        <w:t>sẵn</w:t>
      </w:r>
      <w:proofErr w:type="spellEnd"/>
      <w:r w:rsidRPr="00761A6F">
        <w:t xml:space="preserve"> </w:t>
      </w:r>
      <w:proofErr w:type="spellStart"/>
      <w:r w:rsidRPr="00761A6F">
        <w:t>trong</w:t>
      </w:r>
      <w:proofErr w:type="spellEnd"/>
      <w:r w:rsidRPr="00761A6F">
        <w:t xml:space="preserve"> </w:t>
      </w:r>
      <w:proofErr w:type="spellStart"/>
      <w:r w:rsidRPr="00761A6F">
        <w:t>đường</w:t>
      </w:r>
      <w:proofErr w:type="spellEnd"/>
      <w:r w:rsidRPr="00761A6F">
        <w:t xml:space="preserve"> </w:t>
      </w:r>
      <w:proofErr w:type="spellStart"/>
      <w:r w:rsidRPr="00761A6F">
        <w:t>dẫn</w:t>
      </w:r>
      <w:proofErr w:type="spellEnd"/>
      <w:r w:rsidRPr="00761A6F">
        <w:t xml:space="preserve"> </w:t>
      </w:r>
      <w:proofErr w:type="spellStart"/>
      <w:r w:rsidRPr="00761A6F">
        <w:t>đang</w:t>
      </w:r>
      <w:proofErr w:type="spellEnd"/>
      <w:r w:rsidRPr="00761A6F">
        <w:t xml:space="preserve"> </w:t>
      </w:r>
      <w:proofErr w:type="spellStart"/>
      <w:r w:rsidRPr="00761A6F">
        <w:t>xét</w:t>
      </w:r>
      <w:proofErr w:type="spellEnd"/>
      <w:r w:rsidRPr="00761A6F">
        <w:t xml:space="preserve"> </w:t>
      </w:r>
      <w:proofErr w:type="spellStart"/>
      <w:r w:rsidRPr="00761A6F">
        <w:t>để</w:t>
      </w:r>
      <w:proofErr w:type="spellEnd"/>
      <w:r w:rsidRPr="00761A6F">
        <w:t xml:space="preserve"> </w:t>
      </w:r>
      <w:proofErr w:type="spellStart"/>
      <w:r w:rsidRPr="00761A6F">
        <w:t>biết</w:t>
      </w:r>
      <w:proofErr w:type="spellEnd"/>
      <w:r w:rsidRPr="00761A6F">
        <w:t xml:space="preserve"> </w:t>
      </w:r>
      <w:proofErr w:type="spellStart"/>
      <w:r w:rsidRPr="00761A6F">
        <w:t>chính</w:t>
      </w:r>
      <w:proofErr w:type="spellEnd"/>
      <w:r w:rsidRPr="00761A6F">
        <w:t xml:space="preserve"> </w:t>
      </w:r>
      <w:proofErr w:type="spellStart"/>
      <w:r w:rsidRPr="00761A6F">
        <w:t>xác</w:t>
      </w:r>
      <w:proofErr w:type="spellEnd"/>
      <w:r w:rsidRPr="00761A6F">
        <w:t xml:space="preserve"> </w:t>
      </w:r>
      <w:proofErr w:type="spellStart"/>
      <w:r w:rsidRPr="00761A6F">
        <w:t>số</w:t>
      </w:r>
      <w:proofErr w:type="spellEnd"/>
      <w:r w:rsidRPr="00761A6F">
        <w:t xml:space="preserve"> </w:t>
      </w:r>
      <w:proofErr w:type="spellStart"/>
      <w:r w:rsidRPr="00761A6F">
        <w:t>lượng</w:t>
      </w:r>
      <w:proofErr w:type="spellEnd"/>
      <w:r w:rsidRPr="00761A6F">
        <w:t xml:space="preserve"> </w:t>
      </w:r>
      <w:proofErr w:type="spellStart"/>
      <w:r w:rsidRPr="00761A6F">
        <w:t>hình</w:t>
      </w:r>
      <w:proofErr w:type="spellEnd"/>
      <w:r w:rsidRPr="00761A6F">
        <w:t xml:space="preserve"> </w:t>
      </w:r>
      <w:proofErr w:type="spellStart"/>
      <w:r w:rsidRPr="00761A6F">
        <w:t>ảnh</w:t>
      </w:r>
      <w:proofErr w:type="spellEnd"/>
      <w:r w:rsidRPr="00761A6F">
        <w:t xml:space="preserve"> </w:t>
      </w:r>
      <w:proofErr w:type="spellStart"/>
      <w:r w:rsidRPr="00761A6F">
        <w:t>cần</w:t>
      </w:r>
      <w:proofErr w:type="spellEnd"/>
      <w:r w:rsidRPr="00761A6F">
        <w:t xml:space="preserve"> </w:t>
      </w:r>
      <w:proofErr w:type="spellStart"/>
      <w:r w:rsidRPr="00761A6F">
        <w:t>tải</w:t>
      </w:r>
      <w:proofErr w:type="spellEnd"/>
      <w:r w:rsidRPr="00761A6F">
        <w:t xml:space="preserve"> </w:t>
      </w:r>
      <w:proofErr w:type="spellStart"/>
      <w:r w:rsidRPr="00761A6F">
        <w:t>xuống</w:t>
      </w:r>
      <w:proofErr w:type="spellEnd"/>
      <w:r w:rsidRPr="00761A6F">
        <w:t>.</w:t>
      </w:r>
    </w:p>
    <w:p w14:paraId="06BEB7DB" w14:textId="366D2538" w:rsidR="00507DBF" w:rsidRPr="00761A6F" w:rsidRDefault="00507DBF" w:rsidP="007D2A5C">
      <w:pPr>
        <w:pStyle w:val="NormalText"/>
        <w:jc w:val="both"/>
      </w:pPr>
      <w:proofErr w:type="spellStart"/>
      <w:r w:rsidRPr="00761A6F">
        <w:rPr>
          <w:i/>
          <w:iCs/>
        </w:rPr>
        <w:t>Thực</w:t>
      </w:r>
      <w:proofErr w:type="spellEnd"/>
      <w:r w:rsidRPr="00761A6F">
        <w:rPr>
          <w:i/>
          <w:iCs/>
        </w:rPr>
        <w:t xml:space="preserve"> </w:t>
      </w:r>
      <w:proofErr w:type="spellStart"/>
      <w:r w:rsidRPr="00761A6F">
        <w:rPr>
          <w:i/>
          <w:iCs/>
        </w:rPr>
        <w:t>hiện</w:t>
      </w:r>
      <w:proofErr w:type="spellEnd"/>
      <w:r w:rsidRPr="00761A6F">
        <w:rPr>
          <w:i/>
          <w:iCs/>
        </w:rPr>
        <w:t xml:space="preserve"> </w:t>
      </w:r>
      <w:proofErr w:type="spellStart"/>
      <w:r w:rsidRPr="00761A6F">
        <w:rPr>
          <w:i/>
          <w:iCs/>
        </w:rPr>
        <w:t>tải</w:t>
      </w:r>
      <w:proofErr w:type="spellEnd"/>
      <w:r w:rsidRPr="00761A6F">
        <w:rPr>
          <w:i/>
          <w:iCs/>
        </w:rPr>
        <w:t xml:space="preserve"> </w:t>
      </w:r>
      <w:proofErr w:type="spellStart"/>
      <w:r w:rsidRPr="00761A6F">
        <w:rPr>
          <w:i/>
          <w:iCs/>
        </w:rPr>
        <w:t>xuống</w:t>
      </w:r>
      <w:proofErr w:type="spellEnd"/>
      <w:r w:rsidRPr="00761A6F">
        <w:rPr>
          <w:i/>
          <w:iCs/>
        </w:rPr>
        <w:t xml:space="preserve"> </w:t>
      </w:r>
      <w:proofErr w:type="spellStart"/>
      <w:r w:rsidRPr="00761A6F">
        <w:rPr>
          <w:i/>
          <w:iCs/>
        </w:rPr>
        <w:t>các</w:t>
      </w:r>
      <w:proofErr w:type="spellEnd"/>
      <w:r w:rsidRPr="00761A6F">
        <w:rPr>
          <w:i/>
          <w:iCs/>
        </w:rPr>
        <w:t xml:space="preserve"> </w:t>
      </w:r>
      <w:proofErr w:type="spellStart"/>
      <w:r w:rsidRPr="00761A6F">
        <w:rPr>
          <w:i/>
          <w:iCs/>
        </w:rPr>
        <w:t>hình</w:t>
      </w:r>
      <w:proofErr w:type="spellEnd"/>
      <w:r w:rsidRPr="00761A6F">
        <w:rPr>
          <w:i/>
          <w:iCs/>
        </w:rPr>
        <w:t xml:space="preserve"> </w:t>
      </w:r>
      <w:proofErr w:type="spellStart"/>
      <w:r w:rsidRPr="00761A6F">
        <w:rPr>
          <w:i/>
          <w:iCs/>
        </w:rPr>
        <w:t>ảnh</w:t>
      </w:r>
      <w:proofErr w:type="spellEnd"/>
      <w:r w:rsidRPr="00761A6F">
        <w:t xml:space="preserve"> </w:t>
      </w:r>
      <w:proofErr w:type="spellStart"/>
      <w:r w:rsidRPr="00761A6F">
        <w:t>từ</w:t>
      </w:r>
      <w:proofErr w:type="spellEnd"/>
      <w:r w:rsidRPr="00761A6F">
        <w:t xml:space="preserve"> </w:t>
      </w:r>
      <w:proofErr w:type="spellStart"/>
      <w:r w:rsidRPr="00761A6F">
        <w:t>các</w:t>
      </w:r>
      <w:proofErr w:type="spellEnd"/>
      <w:r w:rsidRPr="00761A6F">
        <w:t xml:space="preserve"> </w:t>
      </w:r>
      <w:proofErr w:type="spellStart"/>
      <w:r w:rsidRPr="00761A6F">
        <w:t>đường</w:t>
      </w:r>
      <w:proofErr w:type="spellEnd"/>
      <w:r w:rsidRPr="00761A6F">
        <w:t xml:space="preserve"> </w:t>
      </w:r>
      <w:proofErr w:type="spellStart"/>
      <w:r w:rsidRPr="00761A6F">
        <w:t>dẫn</w:t>
      </w:r>
      <w:proofErr w:type="spellEnd"/>
      <w:r w:rsidRPr="00761A6F">
        <w:t xml:space="preserve"> </w:t>
      </w:r>
      <w:proofErr w:type="spellStart"/>
      <w:r w:rsidRPr="00761A6F">
        <w:t>đã</w:t>
      </w:r>
      <w:proofErr w:type="spellEnd"/>
      <w:r w:rsidRPr="00761A6F">
        <w:t xml:space="preserve"> </w:t>
      </w:r>
      <w:proofErr w:type="spellStart"/>
      <w:r w:rsidRPr="00761A6F">
        <w:t>xác</w:t>
      </w:r>
      <w:proofErr w:type="spellEnd"/>
      <w:r w:rsidRPr="00761A6F">
        <w:t xml:space="preserve"> </w:t>
      </w:r>
      <w:proofErr w:type="spellStart"/>
      <w:r w:rsidRPr="00761A6F">
        <w:t>định</w:t>
      </w:r>
      <w:proofErr w:type="spellEnd"/>
      <w:r w:rsidRPr="00761A6F">
        <w:t xml:space="preserve"> </w:t>
      </w:r>
      <w:proofErr w:type="spellStart"/>
      <w:r w:rsidRPr="00761A6F">
        <w:t>và</w:t>
      </w:r>
      <w:proofErr w:type="spellEnd"/>
      <w:r w:rsidRPr="00761A6F">
        <w:t xml:space="preserve"> </w:t>
      </w:r>
      <w:proofErr w:type="spellStart"/>
      <w:r w:rsidRPr="00761A6F">
        <w:t>lưu</w:t>
      </w:r>
      <w:proofErr w:type="spellEnd"/>
      <w:r w:rsidRPr="00761A6F">
        <w:t xml:space="preserve"> </w:t>
      </w:r>
      <w:proofErr w:type="spellStart"/>
      <w:r w:rsidRPr="00761A6F">
        <w:t>trữ</w:t>
      </w:r>
      <w:proofErr w:type="spellEnd"/>
      <w:r w:rsidRPr="00761A6F">
        <w:t xml:space="preserve"> </w:t>
      </w:r>
      <w:proofErr w:type="spellStart"/>
      <w:r w:rsidRPr="00761A6F">
        <w:t>chúng</w:t>
      </w:r>
      <w:proofErr w:type="spellEnd"/>
      <w:r w:rsidRPr="00761A6F">
        <w:t xml:space="preserve"> </w:t>
      </w:r>
      <w:proofErr w:type="spellStart"/>
      <w:r w:rsidRPr="00761A6F">
        <w:t>vào</w:t>
      </w:r>
      <w:proofErr w:type="spellEnd"/>
      <w:r w:rsidRPr="00761A6F">
        <w:t xml:space="preserve"> </w:t>
      </w:r>
      <w:proofErr w:type="spellStart"/>
      <w:r w:rsidRPr="00761A6F">
        <w:t>các</w:t>
      </w:r>
      <w:proofErr w:type="spellEnd"/>
      <w:r w:rsidRPr="00761A6F">
        <w:t xml:space="preserve"> </w:t>
      </w:r>
      <w:proofErr w:type="spellStart"/>
      <w:r w:rsidRPr="00761A6F">
        <w:t>thư</w:t>
      </w:r>
      <w:proofErr w:type="spellEnd"/>
      <w:r w:rsidRPr="00761A6F">
        <w:t xml:space="preserve"> </w:t>
      </w:r>
      <w:proofErr w:type="spellStart"/>
      <w:r w:rsidRPr="00761A6F">
        <w:t>mục</w:t>
      </w:r>
      <w:proofErr w:type="spellEnd"/>
      <w:r w:rsidRPr="00761A6F">
        <w:t xml:space="preserve"> </w:t>
      </w:r>
      <w:proofErr w:type="spellStart"/>
      <w:r w:rsidRPr="00761A6F">
        <w:t>tương</w:t>
      </w:r>
      <w:proofErr w:type="spellEnd"/>
      <w:r w:rsidRPr="00761A6F">
        <w:t xml:space="preserve"> </w:t>
      </w:r>
      <w:proofErr w:type="spellStart"/>
      <w:r w:rsidRPr="00761A6F">
        <w:t>ứng</w:t>
      </w:r>
      <w:proofErr w:type="spellEnd"/>
      <w:r w:rsidRPr="00761A6F">
        <w:t>.</w:t>
      </w:r>
    </w:p>
    <w:p w14:paraId="43B16660" w14:textId="66D78F21" w:rsidR="00D2762A" w:rsidRDefault="00507DBF" w:rsidP="007D2A5C">
      <w:pPr>
        <w:pStyle w:val="NormalText"/>
        <w:jc w:val="both"/>
        <w:rPr>
          <w:lang w:val="vi-VN"/>
        </w:rPr>
      </w:pPr>
      <w:r w:rsidRPr="00507DBF">
        <w:t xml:space="preserve">Qua </w:t>
      </w:r>
      <w:proofErr w:type="spellStart"/>
      <w:r w:rsidRPr="00507DBF">
        <w:t>việc</w:t>
      </w:r>
      <w:proofErr w:type="spellEnd"/>
      <w:r w:rsidRPr="00507DBF">
        <w:t xml:space="preserve"> </w:t>
      </w:r>
      <w:proofErr w:type="spellStart"/>
      <w:r w:rsidRPr="00507DBF">
        <w:t>sử</w:t>
      </w:r>
      <w:proofErr w:type="spellEnd"/>
      <w:r w:rsidRPr="00507DBF">
        <w:t xml:space="preserve"> </w:t>
      </w:r>
      <w:proofErr w:type="spellStart"/>
      <w:r w:rsidRPr="00507DBF">
        <w:t>dụng</w:t>
      </w:r>
      <w:proofErr w:type="spellEnd"/>
      <w:r w:rsidRPr="00507DBF">
        <w:t xml:space="preserve"> </w:t>
      </w:r>
      <w:proofErr w:type="spellStart"/>
      <w:r w:rsidRPr="00507DBF">
        <w:t>các</w:t>
      </w:r>
      <w:proofErr w:type="spellEnd"/>
      <w:r w:rsidRPr="00507DBF">
        <w:t xml:space="preserve"> </w:t>
      </w:r>
      <w:proofErr w:type="spellStart"/>
      <w:r w:rsidRPr="00507DBF">
        <w:t>thư</w:t>
      </w:r>
      <w:proofErr w:type="spellEnd"/>
      <w:r w:rsidRPr="00507DBF">
        <w:t xml:space="preserve"> </w:t>
      </w:r>
      <w:proofErr w:type="spellStart"/>
      <w:r w:rsidRPr="00507DBF">
        <w:t>viện</w:t>
      </w:r>
      <w:proofErr w:type="spellEnd"/>
      <w:r w:rsidRPr="00507DBF">
        <w:t xml:space="preserve"> </w:t>
      </w:r>
      <w:proofErr w:type="spellStart"/>
      <w:r w:rsidRPr="00507DBF">
        <w:t>phù</w:t>
      </w:r>
      <w:proofErr w:type="spellEnd"/>
      <w:r w:rsidRPr="00507DBF">
        <w:t xml:space="preserve"> </w:t>
      </w:r>
      <w:proofErr w:type="spellStart"/>
      <w:r w:rsidRPr="00507DBF">
        <w:t>hợp</w:t>
      </w:r>
      <w:proofErr w:type="spellEnd"/>
      <w:r w:rsidRPr="00507DBF">
        <w:t xml:space="preserve">, </w:t>
      </w:r>
      <w:proofErr w:type="spellStart"/>
      <w:r w:rsidRPr="00507DBF">
        <w:t>chúng</w:t>
      </w:r>
      <w:proofErr w:type="spellEnd"/>
      <w:r w:rsidRPr="00507DBF">
        <w:t xml:space="preserve"> </w:t>
      </w:r>
      <w:proofErr w:type="spellStart"/>
      <w:r w:rsidR="00D457E7">
        <w:t>em</w:t>
      </w:r>
      <w:proofErr w:type="spellEnd"/>
      <w:r w:rsidR="00D457E7">
        <w:rPr>
          <w:lang w:val="vi-VN"/>
        </w:rPr>
        <w:t xml:space="preserve"> </w:t>
      </w:r>
      <w:proofErr w:type="spellStart"/>
      <w:r w:rsidRPr="00507DBF">
        <w:t>có</w:t>
      </w:r>
      <w:proofErr w:type="spellEnd"/>
      <w:r w:rsidRPr="00507DBF">
        <w:t xml:space="preserve"> </w:t>
      </w:r>
      <w:proofErr w:type="spellStart"/>
      <w:r w:rsidRPr="00507DBF">
        <w:t>thể</w:t>
      </w:r>
      <w:proofErr w:type="spellEnd"/>
      <w:r w:rsidRPr="00507DBF">
        <w:t xml:space="preserve"> </w:t>
      </w:r>
      <w:proofErr w:type="spellStart"/>
      <w:r w:rsidRPr="00507DBF">
        <w:t>dễ</w:t>
      </w:r>
      <w:proofErr w:type="spellEnd"/>
      <w:r w:rsidRPr="00507DBF">
        <w:t xml:space="preserve"> </w:t>
      </w:r>
      <w:proofErr w:type="spellStart"/>
      <w:r w:rsidRPr="00507DBF">
        <w:t>dàng</w:t>
      </w:r>
      <w:proofErr w:type="spellEnd"/>
      <w:r w:rsidRPr="00507DBF">
        <w:t xml:space="preserve"> </w:t>
      </w:r>
      <w:proofErr w:type="spellStart"/>
      <w:r w:rsidRPr="00507DBF">
        <w:t>tự</w:t>
      </w:r>
      <w:proofErr w:type="spellEnd"/>
      <w:r w:rsidRPr="00507DBF">
        <w:t xml:space="preserve"> </w:t>
      </w:r>
      <w:proofErr w:type="spellStart"/>
      <w:r w:rsidRPr="00507DBF">
        <w:t>động</w:t>
      </w:r>
      <w:proofErr w:type="spellEnd"/>
      <w:r w:rsidRPr="00507DBF">
        <w:t xml:space="preserve"> </w:t>
      </w:r>
      <w:proofErr w:type="spellStart"/>
      <w:r w:rsidRPr="00507DBF">
        <w:t>thực</w:t>
      </w:r>
      <w:proofErr w:type="spellEnd"/>
      <w:r w:rsidRPr="00507DBF">
        <w:t xml:space="preserve"> </w:t>
      </w:r>
      <w:proofErr w:type="spellStart"/>
      <w:r w:rsidRPr="00507DBF">
        <w:t>hiện</w:t>
      </w:r>
      <w:proofErr w:type="spellEnd"/>
      <w:r w:rsidRPr="00507DBF">
        <w:t xml:space="preserve"> </w:t>
      </w:r>
      <w:proofErr w:type="spellStart"/>
      <w:r w:rsidRPr="00507DBF">
        <w:t>quy</w:t>
      </w:r>
      <w:proofErr w:type="spellEnd"/>
      <w:r w:rsidRPr="00507DBF">
        <w:t xml:space="preserve"> </w:t>
      </w:r>
      <w:proofErr w:type="spellStart"/>
      <w:r w:rsidRPr="00507DBF">
        <w:t>trình</w:t>
      </w:r>
      <w:proofErr w:type="spellEnd"/>
      <w:r w:rsidRPr="00507DBF">
        <w:t xml:space="preserve"> </w:t>
      </w:r>
      <w:proofErr w:type="spellStart"/>
      <w:r w:rsidRPr="00507DBF">
        <w:t>này</w:t>
      </w:r>
      <w:proofErr w:type="spellEnd"/>
      <w:r w:rsidRPr="00507DBF">
        <w:t xml:space="preserve">, </w:t>
      </w:r>
      <w:proofErr w:type="spellStart"/>
      <w:r w:rsidRPr="00507DBF">
        <w:t>giúp</w:t>
      </w:r>
      <w:proofErr w:type="spellEnd"/>
      <w:r w:rsidRPr="00507DBF">
        <w:t xml:space="preserve"> </w:t>
      </w:r>
      <w:proofErr w:type="spellStart"/>
      <w:r w:rsidRPr="00507DBF">
        <w:t>tiết</w:t>
      </w:r>
      <w:proofErr w:type="spellEnd"/>
      <w:r w:rsidRPr="00507DBF">
        <w:t xml:space="preserve"> </w:t>
      </w:r>
      <w:proofErr w:type="spellStart"/>
      <w:r w:rsidRPr="00507DBF">
        <w:t>kiệm</w:t>
      </w:r>
      <w:proofErr w:type="spellEnd"/>
      <w:r w:rsidRPr="00507DBF">
        <w:t xml:space="preserve"> </w:t>
      </w:r>
      <w:proofErr w:type="spellStart"/>
      <w:r w:rsidRPr="00507DBF">
        <w:t>thời</w:t>
      </w:r>
      <w:proofErr w:type="spellEnd"/>
      <w:r w:rsidRPr="00507DBF">
        <w:t xml:space="preserve"> </w:t>
      </w:r>
      <w:proofErr w:type="spellStart"/>
      <w:r w:rsidRPr="00507DBF">
        <w:t>gian</w:t>
      </w:r>
      <w:proofErr w:type="spellEnd"/>
      <w:r w:rsidRPr="00507DBF">
        <w:t xml:space="preserve"> </w:t>
      </w:r>
      <w:proofErr w:type="spellStart"/>
      <w:r w:rsidRPr="00507DBF">
        <w:t>và</w:t>
      </w:r>
      <w:proofErr w:type="spellEnd"/>
      <w:r w:rsidRPr="00507DBF">
        <w:t xml:space="preserve"> </w:t>
      </w:r>
      <w:proofErr w:type="spellStart"/>
      <w:r w:rsidRPr="00507DBF">
        <w:t>công</w:t>
      </w:r>
      <w:proofErr w:type="spellEnd"/>
      <w:r w:rsidRPr="00507DBF">
        <w:t xml:space="preserve"> </w:t>
      </w:r>
      <w:proofErr w:type="spellStart"/>
      <w:r w:rsidRPr="00507DBF">
        <w:t>sức</w:t>
      </w:r>
      <w:proofErr w:type="spellEnd"/>
      <w:r w:rsidRPr="00507DBF">
        <w:t xml:space="preserve"> so </w:t>
      </w:r>
      <w:proofErr w:type="spellStart"/>
      <w:r w:rsidRPr="00507DBF">
        <w:t>với</w:t>
      </w:r>
      <w:proofErr w:type="spellEnd"/>
      <w:r w:rsidRPr="00507DBF">
        <w:t xml:space="preserve"> </w:t>
      </w:r>
      <w:proofErr w:type="spellStart"/>
      <w:r w:rsidRPr="00507DBF">
        <w:t>việc</w:t>
      </w:r>
      <w:proofErr w:type="spellEnd"/>
      <w:r w:rsidRPr="00507DBF">
        <w:t xml:space="preserve"> </w:t>
      </w:r>
      <w:proofErr w:type="spellStart"/>
      <w:r w:rsidRPr="00507DBF">
        <w:t>thực</w:t>
      </w:r>
      <w:proofErr w:type="spellEnd"/>
      <w:r w:rsidRPr="00507DBF">
        <w:t xml:space="preserve"> </w:t>
      </w:r>
      <w:proofErr w:type="spellStart"/>
      <w:r w:rsidRPr="00507DBF">
        <w:t>hiện</w:t>
      </w:r>
      <w:proofErr w:type="spellEnd"/>
      <w:r w:rsidRPr="00507DBF">
        <w:t xml:space="preserve"> </w:t>
      </w:r>
      <w:proofErr w:type="spellStart"/>
      <w:r w:rsidRPr="00507DBF">
        <w:t>thủ</w:t>
      </w:r>
      <w:proofErr w:type="spellEnd"/>
      <w:r w:rsidRPr="00507DBF">
        <w:t xml:space="preserve"> </w:t>
      </w:r>
      <w:proofErr w:type="spellStart"/>
      <w:r w:rsidRPr="00507DBF">
        <w:t>công</w:t>
      </w:r>
      <w:proofErr w:type="spellEnd"/>
      <w:r w:rsidRPr="00507DBF">
        <w:t xml:space="preserve">. </w:t>
      </w:r>
      <w:proofErr w:type="spellStart"/>
      <w:r w:rsidRPr="00507DBF">
        <w:t>Điều</w:t>
      </w:r>
      <w:proofErr w:type="spellEnd"/>
      <w:r w:rsidRPr="00507DBF">
        <w:t xml:space="preserve"> </w:t>
      </w:r>
      <w:proofErr w:type="spellStart"/>
      <w:r w:rsidRPr="00507DBF">
        <w:t>này</w:t>
      </w:r>
      <w:proofErr w:type="spellEnd"/>
      <w:r w:rsidRPr="00507DBF">
        <w:t xml:space="preserve"> </w:t>
      </w:r>
      <w:proofErr w:type="spellStart"/>
      <w:r w:rsidRPr="00507DBF">
        <w:t>đảm</w:t>
      </w:r>
      <w:proofErr w:type="spellEnd"/>
      <w:r w:rsidRPr="00507DBF">
        <w:t xml:space="preserve"> </w:t>
      </w:r>
      <w:proofErr w:type="spellStart"/>
      <w:r w:rsidRPr="00507DBF">
        <w:t>bảo</w:t>
      </w:r>
      <w:proofErr w:type="spellEnd"/>
      <w:r w:rsidRPr="00507DBF">
        <w:t xml:space="preserve"> </w:t>
      </w:r>
      <w:proofErr w:type="spellStart"/>
      <w:r w:rsidRPr="00507DBF">
        <w:t>tính</w:t>
      </w:r>
      <w:proofErr w:type="spellEnd"/>
      <w:r w:rsidRPr="00507DBF">
        <w:t xml:space="preserve"> </w:t>
      </w:r>
      <w:proofErr w:type="spellStart"/>
      <w:r w:rsidRPr="00507DBF">
        <w:t>chính</w:t>
      </w:r>
      <w:proofErr w:type="spellEnd"/>
      <w:r w:rsidRPr="00507DBF">
        <w:t xml:space="preserve"> </w:t>
      </w:r>
      <w:proofErr w:type="spellStart"/>
      <w:r w:rsidRPr="00507DBF">
        <w:t>xác</w:t>
      </w:r>
      <w:proofErr w:type="spellEnd"/>
      <w:r w:rsidRPr="00507DBF">
        <w:t xml:space="preserve"> </w:t>
      </w:r>
      <w:proofErr w:type="spellStart"/>
      <w:r w:rsidRPr="00507DBF">
        <w:t>và</w:t>
      </w:r>
      <w:proofErr w:type="spellEnd"/>
      <w:r w:rsidRPr="00507DBF">
        <w:t xml:space="preserve"> </w:t>
      </w:r>
      <w:proofErr w:type="spellStart"/>
      <w:r w:rsidRPr="00507DBF">
        <w:t>hiệu</w:t>
      </w:r>
      <w:proofErr w:type="spellEnd"/>
      <w:r w:rsidRPr="00507DBF">
        <w:t xml:space="preserve"> </w:t>
      </w:r>
      <w:proofErr w:type="spellStart"/>
      <w:r w:rsidRPr="00507DBF">
        <w:t>quả</w:t>
      </w:r>
      <w:proofErr w:type="spellEnd"/>
      <w:r w:rsidRPr="00507DBF">
        <w:t xml:space="preserve"> </w:t>
      </w:r>
      <w:proofErr w:type="spellStart"/>
      <w:r w:rsidRPr="00507DBF">
        <w:t>trong</w:t>
      </w:r>
      <w:proofErr w:type="spellEnd"/>
      <w:r w:rsidRPr="00507DBF">
        <w:t xml:space="preserve"> </w:t>
      </w:r>
      <w:proofErr w:type="spellStart"/>
      <w:r w:rsidRPr="00507DBF">
        <w:t>việc</w:t>
      </w:r>
      <w:proofErr w:type="spellEnd"/>
      <w:r w:rsidRPr="00507DBF">
        <w:t xml:space="preserve"> </w:t>
      </w:r>
      <w:proofErr w:type="spellStart"/>
      <w:r w:rsidRPr="00507DBF">
        <w:t>quản</w:t>
      </w:r>
      <w:proofErr w:type="spellEnd"/>
      <w:r w:rsidRPr="00507DBF">
        <w:t xml:space="preserve"> </w:t>
      </w:r>
      <w:proofErr w:type="spellStart"/>
      <w:r w:rsidRPr="00507DBF">
        <w:t>lý</w:t>
      </w:r>
      <w:proofErr w:type="spellEnd"/>
      <w:r w:rsidRPr="00507DBF">
        <w:t xml:space="preserve"> </w:t>
      </w:r>
      <w:proofErr w:type="spellStart"/>
      <w:r w:rsidRPr="00507DBF">
        <w:t>và</w:t>
      </w:r>
      <w:proofErr w:type="spellEnd"/>
      <w:r w:rsidRPr="00507DBF">
        <w:t xml:space="preserve"> </w:t>
      </w:r>
      <w:proofErr w:type="spellStart"/>
      <w:r w:rsidRPr="00507DBF">
        <w:t>lưu</w:t>
      </w:r>
      <w:proofErr w:type="spellEnd"/>
      <w:r w:rsidRPr="00507DBF">
        <w:t xml:space="preserve"> </w:t>
      </w:r>
      <w:proofErr w:type="spellStart"/>
      <w:r w:rsidRPr="00507DBF">
        <w:t>trữ</w:t>
      </w:r>
      <w:proofErr w:type="spellEnd"/>
      <w:r w:rsidRPr="00507DBF">
        <w:t xml:space="preserve"> </w:t>
      </w:r>
      <w:proofErr w:type="spellStart"/>
      <w:r w:rsidRPr="00507DBF">
        <w:t>các</w:t>
      </w:r>
      <w:proofErr w:type="spellEnd"/>
      <w:r w:rsidRPr="00507DBF">
        <w:t xml:space="preserve"> </w:t>
      </w:r>
      <w:proofErr w:type="spellStart"/>
      <w:r w:rsidRPr="00507DBF">
        <w:t>hình</w:t>
      </w:r>
      <w:proofErr w:type="spellEnd"/>
      <w:r w:rsidRPr="00507DBF">
        <w:t xml:space="preserve"> </w:t>
      </w:r>
      <w:proofErr w:type="spellStart"/>
      <w:r w:rsidRPr="00507DBF">
        <w:t>ảnh</w:t>
      </w:r>
      <w:proofErr w:type="spellEnd"/>
      <w:r w:rsidRPr="00507DBF">
        <w:t xml:space="preserve"> </w:t>
      </w:r>
      <w:proofErr w:type="spellStart"/>
      <w:r w:rsidRPr="00507DBF">
        <w:t>từ</w:t>
      </w:r>
      <w:proofErr w:type="spellEnd"/>
      <w:r w:rsidRPr="00507DBF">
        <w:t xml:space="preserve"> </w:t>
      </w:r>
      <w:proofErr w:type="spellStart"/>
      <w:r w:rsidRPr="00507DBF">
        <w:t>các</w:t>
      </w:r>
      <w:proofErr w:type="spellEnd"/>
      <w:r w:rsidRPr="00507DBF">
        <w:t xml:space="preserve"> </w:t>
      </w:r>
      <w:proofErr w:type="spellStart"/>
      <w:r w:rsidRPr="00507DBF">
        <w:t>nguồn</w:t>
      </w:r>
      <w:proofErr w:type="spellEnd"/>
      <w:r w:rsidRPr="00507DBF">
        <w:t xml:space="preserve"> </w:t>
      </w:r>
      <w:proofErr w:type="spellStart"/>
      <w:r w:rsidRPr="00507DBF">
        <w:t>dữ</w:t>
      </w:r>
      <w:proofErr w:type="spellEnd"/>
      <w:r w:rsidRPr="00507DBF">
        <w:t xml:space="preserve"> </w:t>
      </w:r>
      <w:proofErr w:type="spellStart"/>
      <w:r w:rsidRPr="00507DBF">
        <w:t>liệu</w:t>
      </w:r>
      <w:proofErr w:type="spellEnd"/>
      <w:r w:rsidRPr="00507DBF">
        <w:t xml:space="preserve"> </w:t>
      </w:r>
      <w:proofErr w:type="spellStart"/>
      <w:r w:rsidRPr="00507DBF">
        <w:t>khác</w:t>
      </w:r>
      <w:proofErr w:type="spellEnd"/>
      <w:r w:rsidRPr="00507DBF">
        <w:t xml:space="preserve"> </w:t>
      </w:r>
      <w:proofErr w:type="spellStart"/>
      <w:r w:rsidRPr="00507DBF">
        <w:t>nhau</w:t>
      </w:r>
      <w:proofErr w:type="spellEnd"/>
      <w:r w:rsidRPr="00507DBF">
        <w:t>.</w:t>
      </w:r>
    </w:p>
    <w:p w14:paraId="39666AD0" w14:textId="77777777" w:rsidR="00D2762A" w:rsidRDefault="00D2762A" w:rsidP="00AF554F">
      <w:pPr>
        <w:rPr>
          <w:rFonts w:ascii="Times New Roman" w:eastAsia="Times New Roman" w:hAnsi="Times New Roman" w:cs="Times New Roman"/>
          <w:bCs/>
          <w:sz w:val="26"/>
          <w:szCs w:val="26"/>
          <w:lang w:val="vi-VN"/>
        </w:rPr>
      </w:pPr>
    </w:p>
    <w:p w14:paraId="47E71E5F" w14:textId="77777777" w:rsidR="00072C8A" w:rsidRDefault="00072C8A" w:rsidP="00AF554F">
      <w:pPr>
        <w:rPr>
          <w:rFonts w:ascii="Times New Roman" w:eastAsia="Times New Roman" w:hAnsi="Times New Roman" w:cs="Times New Roman"/>
          <w:bCs/>
          <w:sz w:val="26"/>
          <w:szCs w:val="26"/>
          <w:lang w:val="vi-VN"/>
        </w:rPr>
      </w:pPr>
    </w:p>
    <w:p w14:paraId="6E36F85E" w14:textId="77777777" w:rsidR="00072C8A" w:rsidRDefault="00072C8A" w:rsidP="00AF554F">
      <w:pPr>
        <w:rPr>
          <w:rFonts w:ascii="Times New Roman" w:eastAsia="Times New Roman" w:hAnsi="Times New Roman" w:cs="Times New Roman"/>
          <w:bCs/>
          <w:sz w:val="26"/>
          <w:szCs w:val="26"/>
          <w:lang w:val="vi-VN"/>
        </w:rPr>
      </w:pPr>
    </w:p>
    <w:p w14:paraId="1A9173ED" w14:textId="77777777" w:rsidR="00072C8A" w:rsidRDefault="00072C8A" w:rsidP="00AF554F">
      <w:pPr>
        <w:rPr>
          <w:rFonts w:ascii="Times New Roman" w:eastAsia="Times New Roman" w:hAnsi="Times New Roman" w:cs="Times New Roman"/>
          <w:bCs/>
          <w:sz w:val="26"/>
          <w:szCs w:val="26"/>
          <w:lang w:val="vi-VN"/>
        </w:rPr>
      </w:pPr>
    </w:p>
    <w:p w14:paraId="6E246E7A" w14:textId="77777777" w:rsidR="00072C8A" w:rsidRDefault="00072C8A" w:rsidP="00AF554F">
      <w:pPr>
        <w:rPr>
          <w:rFonts w:ascii="Times New Roman" w:eastAsia="Times New Roman" w:hAnsi="Times New Roman" w:cs="Times New Roman"/>
          <w:bCs/>
          <w:sz w:val="26"/>
          <w:szCs w:val="26"/>
          <w:lang w:val="vi-VN"/>
        </w:rPr>
      </w:pPr>
    </w:p>
    <w:p w14:paraId="348CBDEE" w14:textId="008C5EAD" w:rsidR="00E0318A" w:rsidRDefault="00E0318A" w:rsidP="00A15366">
      <w:pPr>
        <w:pStyle w:val="Heading02"/>
        <w:numPr>
          <w:ilvl w:val="0"/>
          <w:numId w:val="0"/>
        </w:numPr>
        <w:ind w:left="720" w:hanging="720"/>
      </w:pPr>
      <w:bookmarkStart w:id="48" w:name="_Toc142345541"/>
      <w:bookmarkStart w:id="49" w:name="_Toc142345906"/>
      <w:bookmarkStart w:id="50" w:name="_Toc142736582"/>
      <w:r>
        <w:t>3.</w:t>
      </w:r>
      <w:r w:rsidR="00751CDF">
        <w:t>6</w:t>
      </w:r>
      <w:r w:rsidR="00A15366">
        <w:rPr>
          <w:lang w:val="en-US"/>
        </w:rPr>
        <w:t>.</w:t>
      </w:r>
      <w:r w:rsidR="00A15366">
        <w:tab/>
      </w:r>
      <w:r>
        <w:t>Xử lý nội dung ngôn ngữ</w:t>
      </w:r>
      <w:bookmarkEnd w:id="48"/>
      <w:bookmarkEnd w:id="49"/>
      <w:bookmarkEnd w:id="50"/>
    </w:p>
    <w:p w14:paraId="03ABD240" w14:textId="77777777" w:rsidR="00FA590E" w:rsidRDefault="00FA590E" w:rsidP="00A15366">
      <w:pPr>
        <w:pStyle w:val="Heading02"/>
        <w:numPr>
          <w:ilvl w:val="0"/>
          <w:numId w:val="0"/>
        </w:numPr>
        <w:ind w:left="720" w:hanging="720"/>
      </w:pPr>
    </w:p>
    <w:p w14:paraId="0C6E332C" w14:textId="67E849AF" w:rsidR="00072C8A" w:rsidRDefault="00D705B7" w:rsidP="00072C8A">
      <w:pPr>
        <w:pStyle w:val="Heading03"/>
        <w:numPr>
          <w:ilvl w:val="0"/>
          <w:numId w:val="0"/>
        </w:numPr>
        <w:ind w:left="720"/>
      </w:pPr>
      <w:bookmarkStart w:id="51" w:name="_Toc142345542"/>
      <w:bookmarkStart w:id="52" w:name="_Toc142345907"/>
      <w:bookmarkStart w:id="53" w:name="_Toc142736583"/>
      <w:r w:rsidRPr="00516073">
        <w:t>3.6.1</w:t>
      </w:r>
      <w:r w:rsidR="00344B34" w:rsidRPr="00516073">
        <w:t>.</w:t>
      </w:r>
      <w:r w:rsidR="00344B34" w:rsidRPr="00516073">
        <w:tab/>
      </w:r>
      <w:proofErr w:type="spellStart"/>
      <w:r w:rsidR="00271974" w:rsidRPr="00516073">
        <w:t>Lưu</w:t>
      </w:r>
      <w:proofErr w:type="spellEnd"/>
      <w:r w:rsidR="00271974" w:rsidRPr="00516073">
        <w:t xml:space="preserve"> </w:t>
      </w:r>
      <w:proofErr w:type="spellStart"/>
      <w:r w:rsidR="00271974" w:rsidRPr="00516073">
        <w:t>trữ</w:t>
      </w:r>
      <w:proofErr w:type="spellEnd"/>
      <w:r w:rsidR="00271974" w:rsidRPr="00516073">
        <w:t xml:space="preserve"> </w:t>
      </w:r>
      <w:proofErr w:type="spellStart"/>
      <w:r w:rsidR="0060641E" w:rsidRPr="00516073">
        <w:t>nội</w:t>
      </w:r>
      <w:proofErr w:type="spellEnd"/>
      <w:r w:rsidR="0060641E" w:rsidRPr="00516073">
        <w:t xml:space="preserve"> dung </w:t>
      </w:r>
      <w:proofErr w:type="spellStart"/>
      <w:r w:rsidR="0060641E" w:rsidRPr="00516073">
        <w:t>thành</w:t>
      </w:r>
      <w:proofErr w:type="spellEnd"/>
      <w:r w:rsidR="0060641E" w:rsidRPr="00516073">
        <w:t xml:space="preserve"> </w:t>
      </w:r>
      <w:proofErr w:type="spellStart"/>
      <w:r w:rsidR="0060641E" w:rsidRPr="00516073">
        <w:t>các</w:t>
      </w:r>
      <w:proofErr w:type="spellEnd"/>
      <w:r w:rsidR="0060641E" w:rsidRPr="00516073">
        <w:t xml:space="preserve"> file txt</w:t>
      </w:r>
      <w:bookmarkEnd w:id="51"/>
      <w:bookmarkEnd w:id="52"/>
      <w:bookmarkEnd w:id="53"/>
    </w:p>
    <w:p w14:paraId="40461C8B" w14:textId="49924BAE" w:rsidR="0060641E" w:rsidRPr="00F16506" w:rsidRDefault="0060641E" w:rsidP="007D2A5C">
      <w:pPr>
        <w:pStyle w:val="NormalText"/>
        <w:jc w:val="both"/>
      </w:pPr>
      <w:proofErr w:type="spellStart"/>
      <w:r w:rsidRPr="00F16506">
        <w:t>Trong</w:t>
      </w:r>
      <w:proofErr w:type="spellEnd"/>
      <w:r w:rsidRPr="00F16506">
        <w:t xml:space="preserve"> </w:t>
      </w:r>
      <w:proofErr w:type="spellStart"/>
      <w:r w:rsidRPr="00F16506">
        <w:t>giai</w:t>
      </w:r>
      <w:proofErr w:type="spellEnd"/>
      <w:r w:rsidRPr="00F16506">
        <w:t xml:space="preserve"> </w:t>
      </w:r>
      <w:proofErr w:type="spellStart"/>
      <w:r w:rsidRPr="00F16506">
        <w:t>đoạn</w:t>
      </w:r>
      <w:proofErr w:type="spellEnd"/>
      <w:r w:rsidRPr="00F16506">
        <w:t xml:space="preserve"> </w:t>
      </w:r>
      <w:proofErr w:type="spellStart"/>
      <w:r w:rsidRPr="00F16506">
        <w:t>này</w:t>
      </w:r>
      <w:proofErr w:type="spellEnd"/>
      <w:r w:rsidRPr="00F16506">
        <w:t xml:space="preserve">, </w:t>
      </w:r>
      <w:proofErr w:type="spellStart"/>
      <w:r w:rsidRPr="00F16506">
        <w:t>chúng</w:t>
      </w:r>
      <w:proofErr w:type="spellEnd"/>
      <w:r w:rsidRPr="00F16506">
        <w:t xml:space="preserve"> </w:t>
      </w:r>
      <w:proofErr w:type="spellStart"/>
      <w:r w:rsidRPr="00F16506">
        <w:t>em</w:t>
      </w:r>
      <w:proofErr w:type="spellEnd"/>
      <w:r w:rsidRPr="00F16506">
        <w:t xml:space="preserve"> </w:t>
      </w:r>
      <w:proofErr w:type="spellStart"/>
      <w:r w:rsidRPr="00F16506">
        <w:t>tiếp</w:t>
      </w:r>
      <w:proofErr w:type="spellEnd"/>
      <w:r w:rsidRPr="00F16506">
        <w:t xml:space="preserve"> </w:t>
      </w:r>
      <w:proofErr w:type="spellStart"/>
      <w:r w:rsidRPr="00F16506">
        <w:t>tục</w:t>
      </w:r>
      <w:proofErr w:type="spellEnd"/>
      <w:r w:rsidRPr="00F16506">
        <w:t xml:space="preserve"> </w:t>
      </w:r>
      <w:proofErr w:type="spellStart"/>
      <w:r w:rsidRPr="00F16506">
        <w:t>tiến</w:t>
      </w:r>
      <w:proofErr w:type="spellEnd"/>
      <w:r w:rsidRPr="00F16506">
        <w:t xml:space="preserve"> </w:t>
      </w:r>
      <w:proofErr w:type="spellStart"/>
      <w:r w:rsidRPr="00F16506">
        <w:t>hành</w:t>
      </w:r>
      <w:proofErr w:type="spellEnd"/>
      <w:r w:rsidRPr="00F16506">
        <w:t xml:space="preserve"> </w:t>
      </w:r>
      <w:proofErr w:type="spellStart"/>
      <w:r w:rsidRPr="00F16506">
        <w:t>thu</w:t>
      </w:r>
      <w:proofErr w:type="spellEnd"/>
      <w:r w:rsidRPr="00F16506">
        <w:t xml:space="preserve"> </w:t>
      </w:r>
      <w:proofErr w:type="spellStart"/>
      <w:r w:rsidRPr="00F16506">
        <w:t>thập</w:t>
      </w:r>
      <w:proofErr w:type="spellEnd"/>
      <w:r w:rsidRPr="00F16506">
        <w:t xml:space="preserve"> </w:t>
      </w:r>
      <w:proofErr w:type="spellStart"/>
      <w:r w:rsidRPr="00F16506">
        <w:t>nội</w:t>
      </w:r>
      <w:proofErr w:type="spellEnd"/>
      <w:r w:rsidRPr="00F16506">
        <w:t xml:space="preserve"> dung </w:t>
      </w:r>
      <w:proofErr w:type="spellStart"/>
      <w:r w:rsidRPr="00F16506">
        <w:t>cần</w:t>
      </w:r>
      <w:proofErr w:type="spellEnd"/>
      <w:r w:rsidRPr="00F16506">
        <w:t xml:space="preserve"> </w:t>
      </w:r>
      <w:proofErr w:type="spellStart"/>
      <w:r w:rsidRPr="00F16506">
        <w:t>thiết</w:t>
      </w:r>
      <w:proofErr w:type="spellEnd"/>
      <w:r w:rsidRPr="00F16506">
        <w:t xml:space="preserve"> </w:t>
      </w:r>
      <w:proofErr w:type="spellStart"/>
      <w:r w:rsidRPr="00F16506">
        <w:t>trong</w:t>
      </w:r>
      <w:proofErr w:type="spellEnd"/>
      <w:r w:rsidRPr="00F16506">
        <w:t xml:space="preserve"> </w:t>
      </w:r>
      <w:proofErr w:type="spellStart"/>
      <w:r w:rsidRPr="00F16506">
        <w:t>các</w:t>
      </w:r>
      <w:proofErr w:type="spellEnd"/>
      <w:r w:rsidRPr="00F16506">
        <w:t xml:space="preserve"> </w:t>
      </w:r>
      <w:proofErr w:type="spellStart"/>
      <w:r w:rsidRPr="00F16506">
        <w:t>thẻ</w:t>
      </w:r>
      <w:proofErr w:type="spellEnd"/>
      <w:r w:rsidRPr="00F16506">
        <w:t xml:space="preserve"> </w:t>
      </w:r>
      <w:proofErr w:type="spellStart"/>
      <w:r w:rsidRPr="00F16506">
        <w:t>của</w:t>
      </w:r>
      <w:proofErr w:type="spellEnd"/>
      <w:r w:rsidRPr="00F16506">
        <w:t xml:space="preserve"> </w:t>
      </w:r>
      <w:proofErr w:type="spellStart"/>
      <w:r w:rsidRPr="00F16506">
        <w:t>tệp</w:t>
      </w:r>
      <w:proofErr w:type="spellEnd"/>
      <w:r w:rsidRPr="00F16506">
        <w:t xml:space="preserve"> HTML </w:t>
      </w:r>
      <w:proofErr w:type="spellStart"/>
      <w:r w:rsidRPr="00F16506">
        <w:t>và</w:t>
      </w:r>
      <w:proofErr w:type="spellEnd"/>
      <w:r w:rsidRPr="00F16506">
        <w:t xml:space="preserve"> </w:t>
      </w:r>
      <w:proofErr w:type="spellStart"/>
      <w:r w:rsidRPr="00F16506">
        <w:t>lưu</w:t>
      </w:r>
      <w:proofErr w:type="spellEnd"/>
      <w:r w:rsidRPr="00F16506">
        <w:t xml:space="preserve"> </w:t>
      </w:r>
      <w:proofErr w:type="spellStart"/>
      <w:r w:rsidRPr="00F16506">
        <w:t>chúng</w:t>
      </w:r>
      <w:proofErr w:type="spellEnd"/>
      <w:r w:rsidRPr="00F16506">
        <w:t xml:space="preserve"> </w:t>
      </w:r>
      <w:proofErr w:type="spellStart"/>
      <w:r w:rsidRPr="00F16506">
        <w:t>lại</w:t>
      </w:r>
      <w:proofErr w:type="spellEnd"/>
      <w:r w:rsidRPr="00F16506">
        <w:t xml:space="preserve"> </w:t>
      </w:r>
      <w:proofErr w:type="spellStart"/>
      <w:r w:rsidRPr="00F16506">
        <w:t>dưới</w:t>
      </w:r>
      <w:proofErr w:type="spellEnd"/>
      <w:r w:rsidRPr="00F16506">
        <w:t xml:space="preserve"> </w:t>
      </w:r>
      <w:proofErr w:type="spellStart"/>
      <w:r w:rsidRPr="00F16506">
        <w:t>dạng</w:t>
      </w:r>
      <w:proofErr w:type="spellEnd"/>
      <w:r w:rsidRPr="00F16506">
        <w:t xml:space="preserve"> </w:t>
      </w:r>
      <w:proofErr w:type="spellStart"/>
      <w:r w:rsidRPr="00F16506">
        <w:t>tệp</w:t>
      </w:r>
      <w:proofErr w:type="spellEnd"/>
      <w:r w:rsidRPr="00F16506">
        <w:t xml:space="preserve"> txt </w:t>
      </w:r>
      <w:proofErr w:type="spellStart"/>
      <w:r w:rsidRPr="00F16506">
        <w:t>để</w:t>
      </w:r>
      <w:proofErr w:type="spellEnd"/>
      <w:r w:rsidRPr="00F16506">
        <w:t xml:space="preserve"> </w:t>
      </w:r>
      <w:proofErr w:type="spellStart"/>
      <w:r w:rsidRPr="00F16506">
        <w:t>dễ</w:t>
      </w:r>
      <w:proofErr w:type="spellEnd"/>
      <w:r w:rsidRPr="00F16506">
        <w:t xml:space="preserve"> </w:t>
      </w:r>
      <w:proofErr w:type="spellStart"/>
      <w:r w:rsidRPr="00F16506">
        <w:t>xử</w:t>
      </w:r>
      <w:proofErr w:type="spellEnd"/>
      <w:r w:rsidRPr="00F16506">
        <w:t xml:space="preserve"> </w:t>
      </w:r>
      <w:proofErr w:type="spellStart"/>
      <w:r w:rsidRPr="00F16506">
        <w:t>lý</w:t>
      </w:r>
      <w:proofErr w:type="spellEnd"/>
      <w:r w:rsidRPr="00F16506">
        <w:t xml:space="preserve"> ở </w:t>
      </w:r>
      <w:proofErr w:type="spellStart"/>
      <w:r w:rsidRPr="00F16506">
        <w:t>bước</w:t>
      </w:r>
      <w:proofErr w:type="spellEnd"/>
      <w:r w:rsidRPr="00F16506">
        <w:t xml:space="preserve"> </w:t>
      </w:r>
      <w:proofErr w:type="spellStart"/>
      <w:r w:rsidRPr="00F16506">
        <w:t>tiếp</w:t>
      </w:r>
      <w:proofErr w:type="spellEnd"/>
      <w:r w:rsidRPr="00F16506">
        <w:t xml:space="preserve"> </w:t>
      </w:r>
      <w:proofErr w:type="spellStart"/>
      <w:r w:rsidRPr="00F16506">
        <w:t>theo.</w:t>
      </w:r>
      <w:proofErr w:type="spellEnd"/>
      <w:r w:rsidRPr="00F16506">
        <w:t xml:space="preserve"> Sau </w:t>
      </w:r>
      <w:proofErr w:type="spellStart"/>
      <w:r w:rsidRPr="00F16506">
        <w:t>khi</w:t>
      </w:r>
      <w:proofErr w:type="spellEnd"/>
      <w:r w:rsidRPr="00F16506">
        <w:t xml:space="preserve"> </w:t>
      </w:r>
      <w:proofErr w:type="spellStart"/>
      <w:r w:rsidRPr="00F16506">
        <w:t>thu</w:t>
      </w:r>
      <w:proofErr w:type="spellEnd"/>
      <w:r w:rsidRPr="00F16506">
        <w:t xml:space="preserve"> </w:t>
      </w:r>
      <w:proofErr w:type="spellStart"/>
      <w:r w:rsidRPr="00F16506">
        <w:t>thập</w:t>
      </w:r>
      <w:proofErr w:type="spellEnd"/>
      <w:r w:rsidRPr="00F16506">
        <w:t xml:space="preserve"> </w:t>
      </w:r>
      <w:proofErr w:type="spellStart"/>
      <w:r w:rsidRPr="00F16506">
        <w:t>xong</w:t>
      </w:r>
      <w:proofErr w:type="spellEnd"/>
      <w:r w:rsidRPr="00F16506">
        <w:t xml:space="preserve">, </w:t>
      </w:r>
      <w:proofErr w:type="spellStart"/>
      <w:r w:rsidRPr="00F16506">
        <w:t>chúng</w:t>
      </w:r>
      <w:proofErr w:type="spellEnd"/>
      <w:r w:rsidRPr="00F16506">
        <w:t xml:space="preserve"> </w:t>
      </w:r>
      <w:proofErr w:type="spellStart"/>
      <w:r w:rsidRPr="00F16506">
        <w:t>em</w:t>
      </w:r>
      <w:proofErr w:type="spellEnd"/>
      <w:r w:rsidRPr="00F16506">
        <w:t xml:space="preserve"> </w:t>
      </w:r>
      <w:proofErr w:type="spellStart"/>
      <w:r w:rsidRPr="00F16506">
        <w:t>thực</w:t>
      </w:r>
      <w:proofErr w:type="spellEnd"/>
      <w:r w:rsidRPr="00F16506">
        <w:t xml:space="preserve"> </w:t>
      </w:r>
      <w:proofErr w:type="spellStart"/>
      <w:r w:rsidRPr="00F16506">
        <w:t>hiện</w:t>
      </w:r>
      <w:proofErr w:type="spellEnd"/>
      <w:r w:rsidRPr="00F16506">
        <w:t xml:space="preserve"> </w:t>
      </w:r>
      <w:proofErr w:type="spellStart"/>
      <w:r w:rsidRPr="00F16506">
        <w:t>đánh</w:t>
      </w:r>
      <w:proofErr w:type="spellEnd"/>
      <w:r w:rsidRPr="00F16506">
        <w:t xml:space="preserve"> </w:t>
      </w:r>
      <w:proofErr w:type="spellStart"/>
      <w:r w:rsidRPr="00F16506">
        <w:t>giá</w:t>
      </w:r>
      <w:proofErr w:type="spellEnd"/>
      <w:r w:rsidRPr="00F16506">
        <w:t xml:space="preserve"> </w:t>
      </w:r>
      <w:proofErr w:type="spellStart"/>
      <w:r w:rsidRPr="00F16506">
        <w:t>và</w:t>
      </w:r>
      <w:proofErr w:type="spellEnd"/>
      <w:r w:rsidRPr="00F16506">
        <w:t xml:space="preserve"> </w:t>
      </w:r>
      <w:proofErr w:type="spellStart"/>
      <w:r w:rsidRPr="00F16506">
        <w:t>đối</w:t>
      </w:r>
      <w:proofErr w:type="spellEnd"/>
      <w:r w:rsidRPr="00F16506">
        <w:t xml:space="preserve"> </w:t>
      </w:r>
      <w:proofErr w:type="spellStart"/>
      <w:r w:rsidRPr="00F16506">
        <w:t>sánh</w:t>
      </w:r>
      <w:proofErr w:type="spellEnd"/>
      <w:r w:rsidRPr="00F16506">
        <w:t xml:space="preserve"> </w:t>
      </w:r>
      <w:proofErr w:type="spellStart"/>
      <w:r w:rsidRPr="00F16506">
        <w:t>lại</w:t>
      </w:r>
      <w:proofErr w:type="spellEnd"/>
      <w:r w:rsidRPr="00F16506">
        <w:t xml:space="preserve"> </w:t>
      </w:r>
      <w:proofErr w:type="spellStart"/>
      <w:r w:rsidRPr="00F16506">
        <w:t>một</w:t>
      </w:r>
      <w:proofErr w:type="spellEnd"/>
      <w:r w:rsidRPr="00F16506">
        <w:t xml:space="preserve"> </w:t>
      </w:r>
      <w:proofErr w:type="spellStart"/>
      <w:r w:rsidRPr="00F16506">
        <w:t>lần</w:t>
      </w:r>
      <w:proofErr w:type="spellEnd"/>
      <w:r w:rsidRPr="00F16506">
        <w:t xml:space="preserve"> </w:t>
      </w:r>
      <w:proofErr w:type="spellStart"/>
      <w:r w:rsidRPr="00F16506">
        <w:t>nữa</w:t>
      </w:r>
      <w:proofErr w:type="spellEnd"/>
      <w:r w:rsidRPr="00F16506">
        <w:t xml:space="preserve"> </w:t>
      </w:r>
      <w:proofErr w:type="spellStart"/>
      <w:r w:rsidRPr="00F16506">
        <w:t>các</w:t>
      </w:r>
      <w:proofErr w:type="spellEnd"/>
      <w:r w:rsidRPr="00F16506">
        <w:t xml:space="preserve"> </w:t>
      </w:r>
      <w:proofErr w:type="spellStart"/>
      <w:r w:rsidRPr="00F16506">
        <w:t>tệp</w:t>
      </w:r>
      <w:proofErr w:type="spellEnd"/>
      <w:r w:rsidRPr="00F16506">
        <w:t xml:space="preserve"> txt </w:t>
      </w:r>
      <w:proofErr w:type="spellStart"/>
      <w:r w:rsidRPr="00F16506">
        <w:t>để</w:t>
      </w:r>
      <w:proofErr w:type="spellEnd"/>
      <w:r w:rsidRPr="00F16506">
        <w:t xml:space="preserve"> </w:t>
      </w:r>
      <w:proofErr w:type="spellStart"/>
      <w:r w:rsidRPr="00F16506">
        <w:t>xác</w:t>
      </w:r>
      <w:proofErr w:type="spellEnd"/>
      <w:r w:rsidRPr="00F16506">
        <w:t xml:space="preserve"> </w:t>
      </w:r>
      <w:proofErr w:type="spellStart"/>
      <w:r w:rsidRPr="00F16506">
        <w:t>định</w:t>
      </w:r>
      <w:proofErr w:type="spellEnd"/>
      <w:r w:rsidRPr="00F16506">
        <w:t xml:space="preserve"> </w:t>
      </w:r>
      <w:proofErr w:type="spellStart"/>
      <w:r w:rsidRPr="00F16506">
        <w:t>danh</w:t>
      </w:r>
      <w:proofErr w:type="spellEnd"/>
      <w:r w:rsidRPr="00F16506">
        <w:t xml:space="preserve"> </w:t>
      </w:r>
      <w:proofErr w:type="spellStart"/>
      <w:r w:rsidRPr="00F16506">
        <w:t>sách</w:t>
      </w:r>
      <w:proofErr w:type="spellEnd"/>
      <w:r w:rsidRPr="00F16506">
        <w:t xml:space="preserve"> </w:t>
      </w:r>
      <w:proofErr w:type="spellStart"/>
      <w:r w:rsidRPr="00F16506">
        <w:t>các</w:t>
      </w:r>
      <w:proofErr w:type="spellEnd"/>
      <w:r w:rsidRPr="00F16506">
        <w:t xml:space="preserve"> </w:t>
      </w:r>
      <w:proofErr w:type="spellStart"/>
      <w:r w:rsidRPr="00F16506">
        <w:t>tệp</w:t>
      </w:r>
      <w:proofErr w:type="spellEnd"/>
      <w:r w:rsidRPr="00F16506">
        <w:t xml:space="preserve"> </w:t>
      </w:r>
      <w:proofErr w:type="spellStart"/>
      <w:r w:rsidRPr="00F16506">
        <w:t>thực</w:t>
      </w:r>
      <w:proofErr w:type="spellEnd"/>
      <w:r w:rsidRPr="00F16506">
        <w:t xml:space="preserve"> </w:t>
      </w:r>
      <w:proofErr w:type="spellStart"/>
      <w:r w:rsidRPr="00F16506">
        <w:t>sự</w:t>
      </w:r>
      <w:proofErr w:type="spellEnd"/>
      <w:r w:rsidRPr="00F16506">
        <w:t xml:space="preserve"> </w:t>
      </w:r>
      <w:proofErr w:type="spellStart"/>
      <w:r w:rsidRPr="00F16506">
        <w:t>có</w:t>
      </w:r>
      <w:proofErr w:type="spellEnd"/>
      <w:r w:rsidRPr="00F16506">
        <w:t xml:space="preserve"> </w:t>
      </w:r>
      <w:proofErr w:type="spellStart"/>
      <w:r w:rsidRPr="00F16506">
        <w:t>chứa</w:t>
      </w:r>
      <w:proofErr w:type="spellEnd"/>
      <w:r w:rsidRPr="00F16506">
        <w:t xml:space="preserve"> </w:t>
      </w:r>
      <w:proofErr w:type="spellStart"/>
      <w:r w:rsidRPr="00F16506">
        <w:t>nội</w:t>
      </w:r>
      <w:proofErr w:type="spellEnd"/>
      <w:r w:rsidRPr="00F16506">
        <w:t xml:space="preserve"> dung </w:t>
      </w:r>
      <w:proofErr w:type="spellStart"/>
      <w:r w:rsidRPr="00F16506">
        <w:t>đang</w:t>
      </w:r>
      <w:proofErr w:type="spellEnd"/>
      <w:r w:rsidRPr="00F16506">
        <w:t xml:space="preserve"> </w:t>
      </w:r>
      <w:proofErr w:type="spellStart"/>
      <w:r w:rsidRPr="00F16506">
        <w:t>cần</w:t>
      </w:r>
      <w:proofErr w:type="spellEnd"/>
      <w:r w:rsidRPr="00F16506">
        <w:t xml:space="preserve"> </w:t>
      </w:r>
      <w:proofErr w:type="spellStart"/>
      <w:r w:rsidRPr="00F16506">
        <w:t>thu</w:t>
      </w:r>
      <w:proofErr w:type="spellEnd"/>
      <w:r w:rsidRPr="00F16506">
        <w:t xml:space="preserve"> </w:t>
      </w:r>
      <w:proofErr w:type="spellStart"/>
      <w:r w:rsidRPr="00F16506">
        <w:t>thập</w:t>
      </w:r>
      <w:proofErr w:type="spellEnd"/>
      <w:r w:rsidRPr="00F16506">
        <w:t xml:space="preserve">. </w:t>
      </w:r>
      <w:proofErr w:type="spellStart"/>
      <w:r w:rsidRPr="00F16506">
        <w:t>Về</w:t>
      </w:r>
      <w:proofErr w:type="spellEnd"/>
      <w:r w:rsidRPr="00F16506">
        <w:t xml:space="preserve"> chi </w:t>
      </w:r>
      <w:proofErr w:type="spellStart"/>
      <w:r w:rsidRPr="00F16506">
        <w:t>tiết</w:t>
      </w:r>
      <w:proofErr w:type="spellEnd"/>
      <w:r w:rsidRPr="00F16506">
        <w:t xml:space="preserve"> </w:t>
      </w:r>
      <w:proofErr w:type="spellStart"/>
      <w:r w:rsidRPr="00F16506">
        <w:t>cài</w:t>
      </w:r>
      <w:proofErr w:type="spellEnd"/>
      <w:r w:rsidRPr="00F16506">
        <w:t xml:space="preserve"> </w:t>
      </w:r>
      <w:proofErr w:type="spellStart"/>
      <w:r w:rsidRPr="00F16506">
        <w:t>đặt</w:t>
      </w:r>
      <w:proofErr w:type="spellEnd"/>
      <w:r w:rsidRPr="00F16506">
        <w:t xml:space="preserve">, </w:t>
      </w:r>
      <w:proofErr w:type="spellStart"/>
      <w:r w:rsidRPr="00F16506">
        <w:t>chúng</w:t>
      </w:r>
      <w:proofErr w:type="spellEnd"/>
      <w:r w:rsidRPr="00F16506">
        <w:t xml:space="preserve"> </w:t>
      </w:r>
      <w:proofErr w:type="spellStart"/>
      <w:r w:rsidRPr="00F16506">
        <w:t>em</w:t>
      </w:r>
      <w:proofErr w:type="spellEnd"/>
      <w:r w:rsidRPr="00F16506">
        <w:t xml:space="preserve"> </w:t>
      </w:r>
      <w:proofErr w:type="spellStart"/>
      <w:r w:rsidRPr="00F16506">
        <w:t>sử</w:t>
      </w:r>
      <w:proofErr w:type="spellEnd"/>
      <w:r w:rsidRPr="00F16506">
        <w:t xml:space="preserve"> </w:t>
      </w:r>
      <w:proofErr w:type="spellStart"/>
      <w:r w:rsidRPr="00F16506">
        <w:t>dụng</w:t>
      </w:r>
      <w:proofErr w:type="spellEnd"/>
      <w:r w:rsidRPr="00F16506">
        <w:t xml:space="preserve"> </w:t>
      </w:r>
      <w:proofErr w:type="spellStart"/>
      <w:r w:rsidRPr="00F16506">
        <w:t>các</w:t>
      </w:r>
      <w:proofErr w:type="spellEnd"/>
      <w:r w:rsidRPr="00F16506">
        <w:t xml:space="preserve"> </w:t>
      </w:r>
      <w:proofErr w:type="spellStart"/>
      <w:r w:rsidRPr="00F16506">
        <w:t>thông</w:t>
      </w:r>
      <w:proofErr w:type="spellEnd"/>
      <w:r w:rsidRPr="00F16506">
        <w:t xml:space="preserve"> </w:t>
      </w:r>
      <w:proofErr w:type="spellStart"/>
      <w:r w:rsidRPr="00F16506">
        <w:t>số</w:t>
      </w:r>
      <w:proofErr w:type="spellEnd"/>
      <w:r w:rsidRPr="00F16506">
        <w:t xml:space="preserve"> top, left </w:t>
      </w:r>
      <w:proofErr w:type="spellStart"/>
      <w:r w:rsidRPr="00F16506">
        <w:t>trong</w:t>
      </w:r>
      <w:proofErr w:type="spellEnd"/>
      <w:r w:rsidRPr="00F16506">
        <w:t xml:space="preserve"> style </w:t>
      </w:r>
      <w:proofErr w:type="spellStart"/>
      <w:r w:rsidRPr="00F16506">
        <w:t>của</w:t>
      </w:r>
      <w:proofErr w:type="spellEnd"/>
      <w:r w:rsidRPr="00F16506">
        <w:t xml:space="preserve"> </w:t>
      </w:r>
      <w:proofErr w:type="spellStart"/>
      <w:r w:rsidRPr="00F16506">
        <w:t>một</w:t>
      </w:r>
      <w:proofErr w:type="spellEnd"/>
      <w:r w:rsidRPr="00F16506">
        <w:t xml:space="preserve"> </w:t>
      </w:r>
      <w:proofErr w:type="spellStart"/>
      <w:r w:rsidRPr="00F16506">
        <w:t>thẻ</w:t>
      </w:r>
      <w:proofErr w:type="spellEnd"/>
      <w:r w:rsidRPr="00F16506">
        <w:t xml:space="preserve"> </w:t>
      </w:r>
      <w:proofErr w:type="spellStart"/>
      <w:r w:rsidRPr="00F16506">
        <w:t>để</w:t>
      </w:r>
      <w:proofErr w:type="spellEnd"/>
      <w:r w:rsidRPr="00F16506">
        <w:t xml:space="preserve"> </w:t>
      </w:r>
      <w:proofErr w:type="spellStart"/>
      <w:r w:rsidRPr="00F16506">
        <w:t>xác</w:t>
      </w:r>
      <w:proofErr w:type="spellEnd"/>
      <w:r w:rsidRPr="00F16506">
        <w:t xml:space="preserve"> </w:t>
      </w:r>
      <w:proofErr w:type="spellStart"/>
      <w:r w:rsidRPr="00F16506">
        <w:t>định</w:t>
      </w:r>
      <w:proofErr w:type="spellEnd"/>
      <w:r w:rsidRPr="00F16506">
        <w:t xml:space="preserve"> </w:t>
      </w:r>
      <w:proofErr w:type="spellStart"/>
      <w:r w:rsidRPr="00F16506">
        <w:t>kí</w:t>
      </w:r>
      <w:proofErr w:type="spellEnd"/>
      <w:r w:rsidRPr="00F16506">
        <w:t xml:space="preserve"> </w:t>
      </w:r>
      <w:proofErr w:type="spellStart"/>
      <w:r w:rsidRPr="00F16506">
        <w:t>tự</w:t>
      </w:r>
      <w:proofErr w:type="spellEnd"/>
      <w:r w:rsidRPr="00F16506">
        <w:t xml:space="preserve"> </w:t>
      </w:r>
      <w:proofErr w:type="spellStart"/>
      <w:r w:rsidRPr="00F16506">
        <w:t>có</w:t>
      </w:r>
      <w:proofErr w:type="spellEnd"/>
      <w:r w:rsidRPr="00F16506">
        <w:t xml:space="preserve"> </w:t>
      </w:r>
      <w:proofErr w:type="spellStart"/>
      <w:r w:rsidRPr="00F16506">
        <w:t>cùng</w:t>
      </w:r>
      <w:proofErr w:type="spellEnd"/>
      <w:r w:rsidRPr="00F16506">
        <w:t xml:space="preserve"> </w:t>
      </w:r>
      <w:proofErr w:type="spellStart"/>
      <w:r w:rsidRPr="00F16506">
        <w:t>trên</w:t>
      </w:r>
      <w:proofErr w:type="spellEnd"/>
      <w:r w:rsidRPr="00F16506">
        <w:t xml:space="preserve"> </w:t>
      </w:r>
      <w:proofErr w:type="spellStart"/>
      <w:r w:rsidRPr="00F16506">
        <w:t>một</w:t>
      </w:r>
      <w:proofErr w:type="spellEnd"/>
      <w:r w:rsidRPr="00F16506">
        <w:t xml:space="preserve"> </w:t>
      </w:r>
      <w:proofErr w:type="spellStart"/>
      <w:r w:rsidRPr="00F16506">
        <w:t>dòng</w:t>
      </w:r>
      <w:proofErr w:type="spellEnd"/>
      <w:r w:rsidRPr="00F16506">
        <w:t xml:space="preserve"> hay </w:t>
      </w:r>
      <w:proofErr w:type="spellStart"/>
      <w:r w:rsidRPr="00F16506">
        <w:t>không</w:t>
      </w:r>
      <w:proofErr w:type="spellEnd"/>
      <w:r w:rsidRPr="00F16506">
        <w:t xml:space="preserve">. </w:t>
      </w:r>
      <w:proofErr w:type="spellStart"/>
      <w:r w:rsidRPr="00F16506">
        <w:t>Bằng</w:t>
      </w:r>
      <w:proofErr w:type="spellEnd"/>
      <w:r w:rsidRPr="00F16506">
        <w:t xml:space="preserve"> </w:t>
      </w:r>
      <w:proofErr w:type="spellStart"/>
      <w:r w:rsidRPr="00F16506">
        <w:t>cách</w:t>
      </w:r>
      <w:proofErr w:type="spellEnd"/>
      <w:r w:rsidRPr="00F16506">
        <w:t xml:space="preserve"> </w:t>
      </w:r>
      <w:proofErr w:type="spellStart"/>
      <w:r w:rsidRPr="00F16506">
        <w:t>sử</w:t>
      </w:r>
      <w:proofErr w:type="spellEnd"/>
      <w:r w:rsidRPr="00F16506">
        <w:t xml:space="preserve"> </w:t>
      </w:r>
      <w:proofErr w:type="spellStart"/>
      <w:r w:rsidRPr="00F16506">
        <w:t>dụng</w:t>
      </w:r>
      <w:proofErr w:type="spellEnd"/>
      <w:r w:rsidRPr="00F16506">
        <w:t xml:space="preserve"> </w:t>
      </w:r>
      <w:proofErr w:type="spellStart"/>
      <w:r w:rsidRPr="00F16506">
        <w:t>start_top</w:t>
      </w:r>
      <w:proofErr w:type="spellEnd"/>
      <w:r w:rsidRPr="00F16506">
        <w:t xml:space="preserve"> </w:t>
      </w:r>
      <w:proofErr w:type="spellStart"/>
      <w:r w:rsidRPr="00F16506">
        <w:t>như</w:t>
      </w:r>
      <w:proofErr w:type="spellEnd"/>
      <w:r w:rsidRPr="00F16506">
        <w:t xml:space="preserve"> </w:t>
      </w:r>
      <w:proofErr w:type="spellStart"/>
      <w:r w:rsidRPr="00F16506">
        <w:t>một</w:t>
      </w:r>
      <w:proofErr w:type="spellEnd"/>
      <w:r w:rsidRPr="00F16506">
        <w:t xml:space="preserve"> con </w:t>
      </w:r>
      <w:proofErr w:type="spellStart"/>
      <w:r w:rsidRPr="00F16506">
        <w:t>trỏ</w:t>
      </w:r>
      <w:proofErr w:type="spellEnd"/>
      <w:r w:rsidRPr="00F16506">
        <w:t xml:space="preserve"> </w:t>
      </w:r>
      <w:proofErr w:type="spellStart"/>
      <w:r w:rsidRPr="00F16506">
        <w:t>để</w:t>
      </w:r>
      <w:proofErr w:type="spellEnd"/>
      <w:r w:rsidRPr="00F16506">
        <w:t xml:space="preserve"> so </w:t>
      </w:r>
      <w:proofErr w:type="spellStart"/>
      <w:r w:rsidRPr="00F16506">
        <w:t>sánh</w:t>
      </w:r>
      <w:proofErr w:type="spellEnd"/>
      <w:r w:rsidRPr="00F16506">
        <w:t xml:space="preserve"> </w:t>
      </w:r>
      <w:proofErr w:type="spellStart"/>
      <w:r w:rsidRPr="00F16506">
        <w:t>với</w:t>
      </w:r>
      <w:proofErr w:type="spellEnd"/>
      <w:r w:rsidRPr="00F16506">
        <w:t xml:space="preserve"> </w:t>
      </w:r>
      <w:proofErr w:type="spellStart"/>
      <w:r w:rsidRPr="00F16506">
        <w:t>thuộc</w:t>
      </w:r>
      <w:proofErr w:type="spellEnd"/>
      <w:r w:rsidRPr="00F16506">
        <w:t xml:space="preserve"> </w:t>
      </w:r>
      <w:proofErr w:type="spellStart"/>
      <w:r w:rsidRPr="00F16506">
        <w:t>tính</w:t>
      </w:r>
      <w:proofErr w:type="spellEnd"/>
      <w:r w:rsidRPr="00F16506">
        <w:t xml:space="preserve"> top </w:t>
      </w:r>
      <w:proofErr w:type="spellStart"/>
      <w:r w:rsidRPr="00F16506">
        <w:t>của</w:t>
      </w:r>
      <w:proofErr w:type="spellEnd"/>
      <w:r w:rsidRPr="00F16506">
        <w:t xml:space="preserve"> </w:t>
      </w:r>
      <w:proofErr w:type="spellStart"/>
      <w:r w:rsidRPr="00F16506">
        <w:t>các</w:t>
      </w:r>
      <w:proofErr w:type="spellEnd"/>
      <w:r w:rsidRPr="00F16506">
        <w:t xml:space="preserve"> </w:t>
      </w:r>
      <w:proofErr w:type="spellStart"/>
      <w:r w:rsidRPr="00F16506">
        <w:t>thẻ</w:t>
      </w:r>
      <w:proofErr w:type="spellEnd"/>
      <w:r w:rsidRPr="00F16506">
        <w:t xml:space="preserve"> </w:t>
      </w:r>
      <w:proofErr w:type="spellStart"/>
      <w:r w:rsidRPr="00F16506">
        <w:t>nó</w:t>
      </w:r>
      <w:proofErr w:type="spellEnd"/>
      <w:r w:rsidRPr="00F16506">
        <w:t xml:space="preserve"> </w:t>
      </w:r>
      <w:proofErr w:type="spellStart"/>
      <w:r w:rsidRPr="00F16506">
        <w:t>chạy</w:t>
      </w:r>
      <w:proofErr w:type="spellEnd"/>
      <w:r w:rsidRPr="00F16506">
        <w:t xml:space="preserve"> qua. </w:t>
      </w:r>
      <w:proofErr w:type="spellStart"/>
      <w:r w:rsidRPr="00F16506">
        <w:t>Lưu</w:t>
      </w:r>
      <w:proofErr w:type="spellEnd"/>
      <w:r w:rsidRPr="00F16506">
        <w:t xml:space="preserve"> </w:t>
      </w:r>
      <w:proofErr w:type="spellStart"/>
      <w:r w:rsidRPr="00F16506">
        <w:t>các</w:t>
      </w:r>
      <w:proofErr w:type="spellEnd"/>
      <w:r w:rsidRPr="00F16506">
        <w:t xml:space="preserve"> </w:t>
      </w:r>
      <w:proofErr w:type="spellStart"/>
      <w:r w:rsidRPr="00F16506">
        <w:t>thông</w:t>
      </w:r>
      <w:proofErr w:type="spellEnd"/>
      <w:r w:rsidRPr="00F16506">
        <w:t xml:space="preserve"> </w:t>
      </w:r>
      <w:proofErr w:type="spellStart"/>
      <w:r w:rsidRPr="00F16506">
        <w:t>số</w:t>
      </w:r>
      <w:proofErr w:type="spellEnd"/>
      <w:r w:rsidRPr="00F16506">
        <w:t xml:space="preserve"> </w:t>
      </w:r>
      <w:proofErr w:type="spellStart"/>
      <w:r w:rsidRPr="00F16506">
        <w:t>của</w:t>
      </w:r>
      <w:proofErr w:type="spellEnd"/>
      <w:r w:rsidRPr="00F16506">
        <w:t xml:space="preserve"> </w:t>
      </w:r>
      <w:proofErr w:type="spellStart"/>
      <w:r w:rsidRPr="00F16506">
        <w:t>một</w:t>
      </w:r>
      <w:proofErr w:type="spellEnd"/>
      <w:r w:rsidRPr="00F16506">
        <w:t xml:space="preserve"> </w:t>
      </w:r>
      <w:proofErr w:type="spellStart"/>
      <w:r w:rsidRPr="00F16506">
        <w:t>hàng</w:t>
      </w:r>
      <w:proofErr w:type="spellEnd"/>
      <w:r w:rsidRPr="00F16506">
        <w:t xml:space="preserve"> </w:t>
      </w:r>
      <w:proofErr w:type="spellStart"/>
      <w:r w:rsidRPr="00F16506">
        <w:t>theo</w:t>
      </w:r>
      <w:proofErr w:type="spellEnd"/>
      <w:r w:rsidRPr="00F16506">
        <w:t xml:space="preserve"> </w:t>
      </w:r>
      <w:proofErr w:type="spellStart"/>
      <w:r w:rsidRPr="00F16506">
        <w:t>cấu</w:t>
      </w:r>
      <w:proofErr w:type="spellEnd"/>
      <w:r w:rsidRPr="00F16506">
        <w:t xml:space="preserve"> </w:t>
      </w:r>
      <w:proofErr w:type="spellStart"/>
      <w:r w:rsidRPr="00F16506">
        <w:t>trúc</w:t>
      </w:r>
      <w:proofErr w:type="spellEnd"/>
      <w:r w:rsidRPr="00F16506">
        <w:t xml:space="preserve"> </w:t>
      </w:r>
      <w:proofErr w:type="spellStart"/>
      <w:r w:rsidRPr="00F16506">
        <w:t>sau</w:t>
      </w:r>
      <w:proofErr w:type="spellEnd"/>
      <w:r w:rsidRPr="00F16506">
        <w:t>:</w:t>
      </w:r>
    </w:p>
    <w:p w14:paraId="5CC1E366" w14:textId="661C69D7" w:rsidR="0060641E" w:rsidRPr="00F16506" w:rsidRDefault="0060641E" w:rsidP="007D2A5C">
      <w:pPr>
        <w:pStyle w:val="NormalText"/>
        <w:numPr>
          <w:ilvl w:val="0"/>
          <w:numId w:val="9"/>
        </w:numPr>
        <w:jc w:val="both"/>
      </w:pPr>
      <w:r w:rsidRPr="00F16506">
        <w:t xml:space="preserve">Top: </w:t>
      </w:r>
      <w:proofErr w:type="spellStart"/>
      <w:r w:rsidRPr="00F16506">
        <w:t>Thông</w:t>
      </w:r>
      <w:proofErr w:type="spellEnd"/>
      <w:r w:rsidRPr="00F16506">
        <w:t xml:space="preserve"> </w:t>
      </w:r>
      <w:proofErr w:type="spellStart"/>
      <w:r w:rsidRPr="00F16506">
        <w:t>số</w:t>
      </w:r>
      <w:proofErr w:type="spellEnd"/>
      <w:r w:rsidRPr="00F16506">
        <w:t xml:space="preserve"> top </w:t>
      </w:r>
      <w:proofErr w:type="spellStart"/>
      <w:r w:rsidRPr="00F16506">
        <w:t>được</w:t>
      </w:r>
      <w:proofErr w:type="spellEnd"/>
      <w:r w:rsidRPr="00F16506">
        <w:t xml:space="preserve"> </w:t>
      </w:r>
      <w:proofErr w:type="spellStart"/>
      <w:r w:rsidRPr="00F16506">
        <w:t>lấy</w:t>
      </w:r>
      <w:proofErr w:type="spellEnd"/>
      <w:r w:rsidRPr="00F16506">
        <w:t xml:space="preserve"> </w:t>
      </w:r>
      <w:proofErr w:type="spellStart"/>
      <w:r w:rsidRPr="00F16506">
        <w:t>trong</w:t>
      </w:r>
      <w:proofErr w:type="spellEnd"/>
      <w:r w:rsidRPr="00F16506">
        <w:t xml:space="preserve"> style </w:t>
      </w:r>
      <w:proofErr w:type="spellStart"/>
      <w:r w:rsidRPr="00F16506">
        <w:t>của</w:t>
      </w:r>
      <w:proofErr w:type="spellEnd"/>
      <w:r w:rsidRPr="00F16506">
        <w:t xml:space="preserve"> </w:t>
      </w:r>
      <w:proofErr w:type="spellStart"/>
      <w:r w:rsidRPr="00F16506">
        <w:t>kí</w:t>
      </w:r>
      <w:proofErr w:type="spellEnd"/>
      <w:r w:rsidRPr="00F16506">
        <w:t xml:space="preserve"> </w:t>
      </w:r>
      <w:proofErr w:type="spellStart"/>
      <w:r w:rsidRPr="00F16506">
        <w:t>tự</w:t>
      </w:r>
      <w:proofErr w:type="spellEnd"/>
      <w:r w:rsidRPr="00F16506">
        <w:t xml:space="preserve"> </w:t>
      </w:r>
      <w:proofErr w:type="spellStart"/>
      <w:r w:rsidRPr="00F16506">
        <w:t>cuối</w:t>
      </w:r>
      <w:proofErr w:type="spellEnd"/>
      <w:r w:rsidRPr="00F16506">
        <w:t xml:space="preserve"> </w:t>
      </w:r>
      <w:proofErr w:type="spellStart"/>
      <w:r w:rsidRPr="00F16506">
        <w:t>cùng</w:t>
      </w:r>
      <w:proofErr w:type="spellEnd"/>
      <w:r w:rsidRPr="00F16506">
        <w:t xml:space="preserve"> </w:t>
      </w:r>
      <w:proofErr w:type="spellStart"/>
      <w:r w:rsidRPr="00F16506">
        <w:t>trong</w:t>
      </w:r>
      <w:proofErr w:type="spellEnd"/>
      <w:r w:rsidRPr="00F16506">
        <w:t xml:space="preserve"> </w:t>
      </w:r>
      <w:r w:rsidR="00A7749B">
        <w:t>hang</w:t>
      </w:r>
    </w:p>
    <w:p w14:paraId="153DB745" w14:textId="0944B700" w:rsidR="0060641E" w:rsidRPr="00F16506" w:rsidRDefault="0060641E" w:rsidP="007D2A5C">
      <w:pPr>
        <w:pStyle w:val="NormalText"/>
        <w:numPr>
          <w:ilvl w:val="0"/>
          <w:numId w:val="9"/>
        </w:numPr>
        <w:jc w:val="both"/>
      </w:pPr>
      <w:r w:rsidRPr="00F16506">
        <w:t xml:space="preserve">Left: </w:t>
      </w:r>
      <w:proofErr w:type="spellStart"/>
      <w:r w:rsidRPr="00F16506">
        <w:t>Thông</w:t>
      </w:r>
      <w:proofErr w:type="spellEnd"/>
      <w:r w:rsidRPr="00F16506">
        <w:t xml:space="preserve"> </w:t>
      </w:r>
      <w:proofErr w:type="spellStart"/>
      <w:r w:rsidRPr="00F16506">
        <w:t>số</w:t>
      </w:r>
      <w:proofErr w:type="spellEnd"/>
      <w:r w:rsidRPr="00F16506">
        <w:t xml:space="preserve"> left </w:t>
      </w:r>
      <w:proofErr w:type="spellStart"/>
      <w:r w:rsidRPr="00F16506">
        <w:t>được</w:t>
      </w:r>
      <w:proofErr w:type="spellEnd"/>
      <w:r w:rsidRPr="00F16506">
        <w:t xml:space="preserve"> </w:t>
      </w:r>
      <w:proofErr w:type="spellStart"/>
      <w:r w:rsidRPr="00F16506">
        <w:t>lấy</w:t>
      </w:r>
      <w:proofErr w:type="spellEnd"/>
      <w:r w:rsidRPr="00F16506">
        <w:t xml:space="preserve"> </w:t>
      </w:r>
      <w:proofErr w:type="spellStart"/>
      <w:r w:rsidRPr="00F16506">
        <w:t>trong</w:t>
      </w:r>
      <w:proofErr w:type="spellEnd"/>
      <w:r w:rsidRPr="00F16506">
        <w:t xml:space="preserve"> style </w:t>
      </w:r>
      <w:proofErr w:type="spellStart"/>
      <w:r w:rsidRPr="00F16506">
        <w:t>của</w:t>
      </w:r>
      <w:proofErr w:type="spellEnd"/>
      <w:r w:rsidRPr="00F16506">
        <w:t xml:space="preserve"> </w:t>
      </w:r>
      <w:proofErr w:type="spellStart"/>
      <w:r w:rsidRPr="00F16506">
        <w:t>kí</w:t>
      </w:r>
      <w:proofErr w:type="spellEnd"/>
      <w:r w:rsidRPr="00F16506">
        <w:t xml:space="preserve"> </w:t>
      </w:r>
      <w:proofErr w:type="spellStart"/>
      <w:r w:rsidRPr="00F16506">
        <w:t>tự</w:t>
      </w:r>
      <w:proofErr w:type="spellEnd"/>
      <w:r w:rsidRPr="00F16506">
        <w:t xml:space="preserve"> </w:t>
      </w:r>
      <w:proofErr w:type="spellStart"/>
      <w:r w:rsidRPr="00F16506">
        <w:t>cuối</w:t>
      </w:r>
      <w:proofErr w:type="spellEnd"/>
      <w:r w:rsidRPr="00F16506">
        <w:t xml:space="preserve"> </w:t>
      </w:r>
      <w:proofErr w:type="spellStart"/>
      <w:r w:rsidRPr="00F16506">
        <w:t>cùng</w:t>
      </w:r>
      <w:proofErr w:type="spellEnd"/>
      <w:r w:rsidRPr="00F16506">
        <w:t xml:space="preserve"> </w:t>
      </w:r>
      <w:proofErr w:type="spellStart"/>
      <w:r w:rsidRPr="00F16506">
        <w:t>trong</w:t>
      </w:r>
      <w:proofErr w:type="spellEnd"/>
      <w:r w:rsidRPr="00F16506">
        <w:t xml:space="preserve"> </w:t>
      </w:r>
      <w:r w:rsidR="00A7749B">
        <w:t>hang</w:t>
      </w:r>
    </w:p>
    <w:p w14:paraId="7BAC852A" w14:textId="1035F3CF" w:rsidR="0060641E" w:rsidRPr="00F16506" w:rsidRDefault="0060641E" w:rsidP="007D2A5C">
      <w:pPr>
        <w:pStyle w:val="NormalText"/>
        <w:numPr>
          <w:ilvl w:val="0"/>
          <w:numId w:val="9"/>
        </w:numPr>
        <w:jc w:val="both"/>
      </w:pPr>
      <w:proofErr w:type="spellStart"/>
      <w:r w:rsidRPr="00F16506">
        <w:t>start_top</w:t>
      </w:r>
      <w:proofErr w:type="spellEnd"/>
      <w:r w:rsidRPr="00F16506">
        <w:t xml:space="preserve">: </w:t>
      </w:r>
      <w:proofErr w:type="spellStart"/>
      <w:r w:rsidRPr="00F16506">
        <w:t>Thông</w:t>
      </w:r>
      <w:proofErr w:type="spellEnd"/>
      <w:r w:rsidRPr="00F16506">
        <w:t xml:space="preserve"> </w:t>
      </w:r>
      <w:proofErr w:type="spellStart"/>
      <w:r w:rsidRPr="00F16506">
        <w:t>số</w:t>
      </w:r>
      <w:proofErr w:type="spellEnd"/>
      <w:r w:rsidRPr="00F16506">
        <w:t xml:space="preserve"> </w:t>
      </w:r>
      <w:proofErr w:type="spellStart"/>
      <w:r w:rsidRPr="00F16506">
        <w:t>được</w:t>
      </w:r>
      <w:proofErr w:type="spellEnd"/>
      <w:r w:rsidRPr="00F16506">
        <w:t xml:space="preserve"> </w:t>
      </w:r>
      <w:proofErr w:type="spellStart"/>
      <w:r w:rsidRPr="00F16506">
        <w:t>lấy</w:t>
      </w:r>
      <w:proofErr w:type="spellEnd"/>
      <w:r w:rsidRPr="00F16506">
        <w:t xml:space="preserve"> </w:t>
      </w:r>
      <w:proofErr w:type="spellStart"/>
      <w:r w:rsidRPr="00F16506">
        <w:t>làm</w:t>
      </w:r>
      <w:proofErr w:type="spellEnd"/>
      <w:r w:rsidRPr="00F16506">
        <w:t xml:space="preserve"> </w:t>
      </w:r>
      <w:proofErr w:type="spellStart"/>
      <w:r w:rsidRPr="00F16506">
        <w:t>chuẩn</w:t>
      </w:r>
      <w:proofErr w:type="spellEnd"/>
      <w:r w:rsidRPr="00F16506">
        <w:t xml:space="preserve"> </w:t>
      </w:r>
      <w:proofErr w:type="spellStart"/>
      <w:r w:rsidRPr="00F16506">
        <w:t>để</w:t>
      </w:r>
      <w:proofErr w:type="spellEnd"/>
      <w:r w:rsidRPr="00F16506">
        <w:t xml:space="preserve"> </w:t>
      </w:r>
      <w:proofErr w:type="spellStart"/>
      <w:r w:rsidRPr="00F16506">
        <w:t>mốc</w:t>
      </w:r>
      <w:proofErr w:type="spellEnd"/>
      <w:r w:rsidRPr="00F16506">
        <w:t xml:space="preserve"> </w:t>
      </w:r>
      <w:proofErr w:type="spellStart"/>
      <w:r w:rsidRPr="00F16506">
        <w:t>xác</w:t>
      </w:r>
      <w:proofErr w:type="spellEnd"/>
      <w:r w:rsidRPr="00F16506">
        <w:t xml:space="preserve"> </w:t>
      </w:r>
      <w:proofErr w:type="spellStart"/>
      <w:r w:rsidRPr="00F16506">
        <w:t>định</w:t>
      </w:r>
      <w:proofErr w:type="spellEnd"/>
      <w:r w:rsidRPr="00F16506">
        <w:t xml:space="preserve"> </w:t>
      </w:r>
      <w:proofErr w:type="spellStart"/>
      <w:r w:rsidRPr="00F16506">
        <w:t>các</w:t>
      </w:r>
      <w:proofErr w:type="spellEnd"/>
      <w:r w:rsidRPr="00F16506">
        <w:t xml:space="preserve"> </w:t>
      </w:r>
      <w:proofErr w:type="spellStart"/>
      <w:r w:rsidRPr="00F16506">
        <w:t>kí</w:t>
      </w:r>
      <w:proofErr w:type="spellEnd"/>
      <w:r w:rsidRPr="00F16506">
        <w:t xml:space="preserve"> </w:t>
      </w:r>
      <w:proofErr w:type="spellStart"/>
      <w:r w:rsidRPr="00F16506">
        <w:t>tự</w:t>
      </w:r>
      <w:proofErr w:type="spellEnd"/>
      <w:r w:rsidRPr="00F16506">
        <w:t xml:space="preserve"> </w:t>
      </w:r>
      <w:proofErr w:type="spellStart"/>
      <w:r w:rsidRPr="00F16506">
        <w:t>cùng</w:t>
      </w:r>
      <w:proofErr w:type="spellEnd"/>
      <w:r w:rsidRPr="00F16506">
        <w:t xml:space="preserve"> </w:t>
      </w:r>
      <w:proofErr w:type="gramStart"/>
      <w:r w:rsidR="00A7749B">
        <w:t>hang</w:t>
      </w:r>
      <w:proofErr w:type="gramEnd"/>
    </w:p>
    <w:p w14:paraId="247D97D1" w14:textId="77777777" w:rsidR="0060641E" w:rsidRPr="00F16506" w:rsidRDefault="0060641E" w:rsidP="007D2A5C">
      <w:pPr>
        <w:pStyle w:val="NormalText"/>
        <w:numPr>
          <w:ilvl w:val="0"/>
          <w:numId w:val="9"/>
        </w:numPr>
        <w:jc w:val="both"/>
      </w:pPr>
      <w:r w:rsidRPr="00F16506">
        <w:t xml:space="preserve">Text: </w:t>
      </w:r>
      <w:proofErr w:type="spellStart"/>
      <w:r w:rsidRPr="00F16506">
        <w:t>Nội</w:t>
      </w:r>
      <w:proofErr w:type="spellEnd"/>
      <w:r w:rsidRPr="00F16506">
        <w:t xml:space="preserve"> </w:t>
      </w:r>
      <w:proofErr w:type="spellStart"/>
      <w:r w:rsidRPr="00F16506">
        <w:t>dụng</w:t>
      </w:r>
      <w:proofErr w:type="spellEnd"/>
      <w:r w:rsidRPr="00F16506">
        <w:t xml:space="preserve"> </w:t>
      </w:r>
      <w:proofErr w:type="spellStart"/>
      <w:r w:rsidRPr="00F16506">
        <w:t>thu</w:t>
      </w:r>
      <w:proofErr w:type="spellEnd"/>
      <w:r w:rsidRPr="00F16506">
        <w:t xml:space="preserve"> </w:t>
      </w:r>
      <w:proofErr w:type="spellStart"/>
      <w:r w:rsidRPr="00F16506">
        <w:t>thập</w:t>
      </w:r>
      <w:proofErr w:type="spellEnd"/>
      <w:r w:rsidRPr="00F16506">
        <w:t xml:space="preserve"> </w:t>
      </w:r>
      <w:proofErr w:type="spellStart"/>
      <w:r w:rsidRPr="00F16506">
        <w:t>trong</w:t>
      </w:r>
      <w:proofErr w:type="spellEnd"/>
      <w:r w:rsidRPr="00F16506">
        <w:t xml:space="preserve"> </w:t>
      </w:r>
      <w:proofErr w:type="spellStart"/>
      <w:r w:rsidRPr="00F16506">
        <w:t>các</w:t>
      </w:r>
      <w:proofErr w:type="spellEnd"/>
      <w:r w:rsidRPr="00F16506">
        <w:t xml:space="preserve"> </w:t>
      </w:r>
      <w:proofErr w:type="spellStart"/>
      <w:r w:rsidRPr="00F16506">
        <w:t>thẻ</w:t>
      </w:r>
      <w:proofErr w:type="spellEnd"/>
      <w:r w:rsidRPr="00F16506">
        <w:t xml:space="preserve"> </w:t>
      </w:r>
      <w:proofErr w:type="spellStart"/>
      <w:r w:rsidRPr="00F16506">
        <w:t>được</w:t>
      </w:r>
      <w:proofErr w:type="spellEnd"/>
      <w:r w:rsidRPr="00F16506">
        <w:t xml:space="preserve"> </w:t>
      </w:r>
      <w:proofErr w:type="spellStart"/>
      <w:r w:rsidRPr="00F16506">
        <w:t>nối</w:t>
      </w:r>
      <w:proofErr w:type="spellEnd"/>
      <w:r w:rsidRPr="00F16506">
        <w:t xml:space="preserve"> </w:t>
      </w:r>
      <w:proofErr w:type="spellStart"/>
      <w:r w:rsidRPr="00F16506">
        <w:t>với</w:t>
      </w:r>
      <w:proofErr w:type="spellEnd"/>
      <w:r w:rsidRPr="00F16506">
        <w:t xml:space="preserve"> </w:t>
      </w:r>
      <w:proofErr w:type="spellStart"/>
      <w:r w:rsidRPr="00F16506">
        <w:t>nhau</w:t>
      </w:r>
      <w:proofErr w:type="spellEnd"/>
      <w:r w:rsidRPr="00F16506">
        <w:t xml:space="preserve"> </w:t>
      </w:r>
      <w:proofErr w:type="spellStart"/>
      <w:r w:rsidRPr="00F16506">
        <w:t>và</w:t>
      </w:r>
      <w:proofErr w:type="spellEnd"/>
      <w:r w:rsidRPr="00F16506">
        <w:t xml:space="preserve"> </w:t>
      </w:r>
      <w:proofErr w:type="spellStart"/>
      <w:r w:rsidRPr="00F16506">
        <w:t>được</w:t>
      </w:r>
      <w:proofErr w:type="spellEnd"/>
      <w:r w:rsidRPr="00F16506">
        <w:t xml:space="preserve"> </w:t>
      </w:r>
      <w:proofErr w:type="spellStart"/>
      <w:r w:rsidRPr="00F16506">
        <w:t>xác</w:t>
      </w:r>
      <w:proofErr w:type="spellEnd"/>
      <w:r w:rsidRPr="00F16506">
        <w:t xml:space="preserve"> </w:t>
      </w:r>
      <w:proofErr w:type="spellStart"/>
      <w:r w:rsidRPr="00F16506">
        <w:t>định</w:t>
      </w:r>
      <w:proofErr w:type="spellEnd"/>
      <w:r w:rsidRPr="00F16506">
        <w:t xml:space="preserve"> </w:t>
      </w:r>
      <w:proofErr w:type="spellStart"/>
      <w:r w:rsidRPr="00F16506">
        <w:t>là</w:t>
      </w:r>
      <w:proofErr w:type="spellEnd"/>
      <w:r w:rsidRPr="00F16506">
        <w:t xml:space="preserve"> </w:t>
      </w:r>
      <w:proofErr w:type="spellStart"/>
      <w:r w:rsidRPr="00F16506">
        <w:t>cùng</w:t>
      </w:r>
      <w:proofErr w:type="spellEnd"/>
      <w:r w:rsidRPr="00F16506">
        <w:t xml:space="preserve"> </w:t>
      </w:r>
      <w:proofErr w:type="spellStart"/>
      <w:r w:rsidRPr="00F16506">
        <w:t>hàng</w:t>
      </w:r>
      <w:proofErr w:type="spellEnd"/>
      <w:r w:rsidRPr="00F16506">
        <w:t xml:space="preserve"> </w:t>
      </w:r>
      <w:proofErr w:type="spellStart"/>
      <w:r w:rsidRPr="00F16506">
        <w:t>theo</w:t>
      </w:r>
      <w:proofErr w:type="spellEnd"/>
      <w:r w:rsidRPr="00F16506">
        <w:t xml:space="preserve"> </w:t>
      </w:r>
      <w:proofErr w:type="spellStart"/>
      <w:r w:rsidRPr="00F16506">
        <w:t>quy</w:t>
      </w:r>
      <w:proofErr w:type="spellEnd"/>
      <w:r w:rsidRPr="00F16506">
        <w:t xml:space="preserve"> </w:t>
      </w:r>
      <w:proofErr w:type="spellStart"/>
      <w:r w:rsidRPr="00F16506">
        <w:t>luật</w:t>
      </w:r>
      <w:proofErr w:type="spellEnd"/>
      <w:r w:rsidRPr="00F16506">
        <w:t xml:space="preserve"> </w:t>
      </w:r>
      <w:proofErr w:type="spellStart"/>
      <w:r w:rsidRPr="00F16506">
        <w:t>mà</w:t>
      </w:r>
      <w:proofErr w:type="spellEnd"/>
      <w:r w:rsidRPr="00F16506">
        <w:t xml:space="preserve"> </w:t>
      </w:r>
      <w:proofErr w:type="spellStart"/>
      <w:r w:rsidRPr="00F16506">
        <w:t>chúng</w:t>
      </w:r>
      <w:proofErr w:type="spellEnd"/>
      <w:r w:rsidRPr="00F16506">
        <w:t xml:space="preserve"> </w:t>
      </w:r>
      <w:proofErr w:type="spellStart"/>
      <w:r w:rsidRPr="00F16506">
        <w:t>em</w:t>
      </w:r>
      <w:proofErr w:type="spellEnd"/>
      <w:r w:rsidRPr="00F16506">
        <w:t xml:space="preserve"> </w:t>
      </w:r>
      <w:proofErr w:type="spellStart"/>
      <w:r w:rsidRPr="00F16506">
        <w:t>đã</w:t>
      </w:r>
      <w:proofErr w:type="spellEnd"/>
      <w:r w:rsidRPr="00F16506">
        <w:t xml:space="preserve"> </w:t>
      </w:r>
      <w:proofErr w:type="spellStart"/>
      <w:r w:rsidRPr="00F16506">
        <w:t>đề</w:t>
      </w:r>
      <w:proofErr w:type="spellEnd"/>
      <w:r w:rsidRPr="00F16506">
        <w:t xml:space="preserve"> </w:t>
      </w:r>
      <w:proofErr w:type="spellStart"/>
      <w:r w:rsidRPr="00F16506">
        <w:t>xuất</w:t>
      </w:r>
      <w:proofErr w:type="spellEnd"/>
    </w:p>
    <w:p w14:paraId="2244B0FA" w14:textId="77777777" w:rsidR="0060641E" w:rsidRPr="00271974" w:rsidRDefault="0060641E" w:rsidP="00A15366">
      <w:pPr>
        <w:pStyle w:val="Heading02"/>
        <w:numPr>
          <w:ilvl w:val="0"/>
          <w:numId w:val="0"/>
        </w:numPr>
        <w:ind w:left="720" w:hanging="720"/>
        <w:rPr>
          <w:lang w:val="en-US"/>
        </w:rPr>
      </w:pPr>
    </w:p>
    <w:p w14:paraId="13825A8E" w14:textId="103D1577" w:rsidR="00AF554F" w:rsidRPr="007D2A5C" w:rsidRDefault="00216882" w:rsidP="00925C67">
      <w:pPr>
        <w:pStyle w:val="Heading03"/>
        <w:numPr>
          <w:ilvl w:val="0"/>
          <w:numId w:val="0"/>
        </w:numPr>
        <w:ind w:left="720"/>
      </w:pPr>
      <w:bookmarkStart w:id="54" w:name="_Toc142345543"/>
      <w:bookmarkStart w:id="55" w:name="_Toc142345908"/>
      <w:bookmarkStart w:id="56" w:name="_Toc142736584"/>
      <w:r w:rsidRPr="007D2A5C">
        <w:t>3.6.</w:t>
      </w:r>
      <w:r w:rsidR="0060641E" w:rsidRPr="007D2A5C">
        <w:t>2</w:t>
      </w:r>
      <w:r w:rsidR="00FA590E" w:rsidRPr="007D2A5C">
        <w:t>.</w:t>
      </w:r>
      <w:r w:rsidR="00FA590E" w:rsidRPr="007D2A5C">
        <w:tab/>
      </w:r>
      <w:proofErr w:type="spellStart"/>
      <w:r w:rsidR="00E85480" w:rsidRPr="007D2A5C">
        <w:t>Dùng</w:t>
      </w:r>
      <w:proofErr w:type="spellEnd"/>
      <w:r w:rsidR="00E85480" w:rsidRPr="007D2A5C">
        <w:t xml:space="preserve"> </w:t>
      </w:r>
      <w:bookmarkStart w:id="57" w:name="_Hlk142311815"/>
      <w:r w:rsidR="00AF554F" w:rsidRPr="007D2A5C">
        <w:t>Nom Transliteration HCMU</w:t>
      </w:r>
      <w:bookmarkEnd w:id="57"/>
      <w:r w:rsidR="00AF554F" w:rsidRPr="007D2A5C">
        <w:t xml:space="preserve">S </w:t>
      </w:r>
      <w:proofErr w:type="spellStart"/>
      <w:r w:rsidR="00AF554F" w:rsidRPr="007D2A5C">
        <w:t>và</w:t>
      </w:r>
      <w:proofErr w:type="spellEnd"/>
      <w:r w:rsidR="00AF554F" w:rsidRPr="007D2A5C">
        <w:t xml:space="preserve"> </w:t>
      </w:r>
      <w:proofErr w:type="spellStart"/>
      <w:r w:rsidR="00AF554F" w:rsidRPr="007D2A5C">
        <w:t>HVDict</w:t>
      </w:r>
      <w:proofErr w:type="spellEnd"/>
      <w:r w:rsidR="00AF554F" w:rsidRPr="007D2A5C">
        <w:t xml:space="preserve"> Translate API </w:t>
      </w:r>
      <w:proofErr w:type="spellStart"/>
      <w:r w:rsidR="00AF554F" w:rsidRPr="007D2A5C">
        <w:t>dịch</w:t>
      </w:r>
      <w:proofErr w:type="spellEnd"/>
      <w:r w:rsidR="00AF554F" w:rsidRPr="007D2A5C">
        <w:t xml:space="preserve"> </w:t>
      </w:r>
      <w:proofErr w:type="spellStart"/>
      <w:r w:rsidR="00AF554F" w:rsidRPr="007D2A5C">
        <w:t>làm</w:t>
      </w:r>
      <w:proofErr w:type="spellEnd"/>
      <w:r w:rsidR="00AF554F" w:rsidRPr="007D2A5C">
        <w:t xml:space="preserve"> </w:t>
      </w:r>
      <w:proofErr w:type="spellStart"/>
      <w:proofErr w:type="gramStart"/>
      <w:r w:rsidR="00AF554F" w:rsidRPr="007D2A5C">
        <w:t>chuẩn</w:t>
      </w:r>
      <w:bookmarkEnd w:id="54"/>
      <w:bookmarkEnd w:id="55"/>
      <w:bookmarkEnd w:id="56"/>
      <w:proofErr w:type="spellEnd"/>
      <w:proofErr w:type="gramEnd"/>
    </w:p>
    <w:p w14:paraId="49468E49" w14:textId="66E05B29" w:rsidR="00F93C61" w:rsidRPr="00F93C61" w:rsidRDefault="00F93C61" w:rsidP="007D2A5C">
      <w:pPr>
        <w:pStyle w:val="NormalText"/>
        <w:jc w:val="both"/>
      </w:pPr>
      <w:proofErr w:type="spellStart"/>
      <w:r w:rsidRPr="00F93C61">
        <w:t>Việc</w:t>
      </w:r>
      <w:proofErr w:type="spellEnd"/>
      <w:r w:rsidRPr="00F93C61">
        <w:t xml:space="preserve"> </w:t>
      </w:r>
      <w:proofErr w:type="spellStart"/>
      <w:r w:rsidRPr="00F93C61">
        <w:t>thu</w:t>
      </w:r>
      <w:proofErr w:type="spellEnd"/>
      <w:r w:rsidRPr="00F93C61">
        <w:t xml:space="preserve"> </w:t>
      </w:r>
      <w:proofErr w:type="spellStart"/>
      <w:r w:rsidRPr="00F93C61">
        <w:t>thập</w:t>
      </w:r>
      <w:proofErr w:type="spellEnd"/>
      <w:r w:rsidRPr="00F93C61">
        <w:t xml:space="preserve"> </w:t>
      </w:r>
      <w:proofErr w:type="spellStart"/>
      <w:r w:rsidRPr="00F93C61">
        <w:t>dữ</w:t>
      </w:r>
      <w:proofErr w:type="spellEnd"/>
      <w:r w:rsidRPr="00F93C61">
        <w:t xml:space="preserve"> </w:t>
      </w:r>
      <w:proofErr w:type="spellStart"/>
      <w:r w:rsidRPr="00F93C61">
        <w:t>liệu</w:t>
      </w:r>
      <w:proofErr w:type="spellEnd"/>
      <w:r w:rsidRPr="00F93C61">
        <w:t xml:space="preserve"> </w:t>
      </w:r>
      <w:proofErr w:type="spellStart"/>
      <w:r w:rsidRPr="00F93C61">
        <w:t>từ</w:t>
      </w:r>
      <w:proofErr w:type="spellEnd"/>
      <w:r w:rsidRPr="00F93C61">
        <w:t xml:space="preserve"> </w:t>
      </w:r>
      <w:proofErr w:type="spellStart"/>
      <w:r w:rsidRPr="00F93C61">
        <w:t>các</w:t>
      </w:r>
      <w:proofErr w:type="spellEnd"/>
      <w:r w:rsidRPr="00F93C61">
        <w:t xml:space="preserve"> </w:t>
      </w:r>
      <w:proofErr w:type="spellStart"/>
      <w:r w:rsidRPr="00F93C61">
        <w:t>trang</w:t>
      </w:r>
      <w:proofErr w:type="spellEnd"/>
      <w:r w:rsidRPr="00F93C61">
        <w:t xml:space="preserve"> web </w:t>
      </w:r>
      <w:proofErr w:type="spellStart"/>
      <w:r w:rsidRPr="00F93C61">
        <w:t>đặt</w:t>
      </w:r>
      <w:proofErr w:type="spellEnd"/>
      <w:r w:rsidRPr="00F93C61">
        <w:t xml:space="preserve"> </w:t>
      </w:r>
      <w:proofErr w:type="spellStart"/>
      <w:r w:rsidRPr="00F93C61">
        <w:t>ra</w:t>
      </w:r>
      <w:proofErr w:type="spellEnd"/>
      <w:r w:rsidRPr="00F93C61">
        <w:t xml:space="preserve"> </w:t>
      </w:r>
      <w:proofErr w:type="spellStart"/>
      <w:r w:rsidRPr="00F93C61">
        <w:t>một</w:t>
      </w:r>
      <w:proofErr w:type="spellEnd"/>
      <w:r w:rsidRPr="00F93C61">
        <w:t xml:space="preserve"> </w:t>
      </w:r>
      <w:proofErr w:type="spellStart"/>
      <w:r w:rsidRPr="00F93C61">
        <w:t>thách</w:t>
      </w:r>
      <w:proofErr w:type="spellEnd"/>
      <w:r w:rsidRPr="00F93C61">
        <w:t xml:space="preserve"> </w:t>
      </w:r>
      <w:proofErr w:type="spellStart"/>
      <w:r w:rsidRPr="00F93C61">
        <w:t>thức</w:t>
      </w:r>
      <w:proofErr w:type="spellEnd"/>
      <w:r w:rsidRPr="00F93C61">
        <w:t xml:space="preserve"> </w:t>
      </w:r>
      <w:proofErr w:type="spellStart"/>
      <w:r w:rsidRPr="00F93C61">
        <w:t>lớn</w:t>
      </w:r>
      <w:proofErr w:type="spellEnd"/>
      <w:r w:rsidRPr="00F93C61">
        <w:t xml:space="preserve"> </w:t>
      </w:r>
      <w:proofErr w:type="spellStart"/>
      <w:r w:rsidRPr="00F93C61">
        <w:t>về</w:t>
      </w:r>
      <w:proofErr w:type="spellEnd"/>
      <w:r w:rsidRPr="00F93C61">
        <w:t xml:space="preserve"> </w:t>
      </w:r>
      <w:proofErr w:type="spellStart"/>
      <w:r w:rsidRPr="00F93C61">
        <w:t>độ</w:t>
      </w:r>
      <w:proofErr w:type="spellEnd"/>
      <w:r w:rsidRPr="00F93C61">
        <w:t xml:space="preserve"> tin </w:t>
      </w:r>
      <w:proofErr w:type="spellStart"/>
      <w:r w:rsidRPr="00F93C61">
        <w:t>cậy</w:t>
      </w:r>
      <w:proofErr w:type="spellEnd"/>
      <w:r w:rsidRPr="00F93C61">
        <w:t xml:space="preserve">, do </w:t>
      </w:r>
      <w:proofErr w:type="spellStart"/>
      <w:r w:rsidRPr="00F93C61">
        <w:t>đó</w:t>
      </w:r>
      <w:proofErr w:type="spellEnd"/>
      <w:r w:rsidRPr="00F93C61">
        <w:t xml:space="preserve">, </w:t>
      </w:r>
      <w:proofErr w:type="spellStart"/>
      <w:r w:rsidRPr="00F93C61">
        <w:t>để</w:t>
      </w:r>
      <w:proofErr w:type="spellEnd"/>
      <w:r w:rsidRPr="00F93C61">
        <w:t xml:space="preserve"> </w:t>
      </w:r>
      <w:proofErr w:type="spellStart"/>
      <w:r w:rsidRPr="00F93C61">
        <w:t>đảm</w:t>
      </w:r>
      <w:proofErr w:type="spellEnd"/>
      <w:r w:rsidRPr="00F93C61">
        <w:t xml:space="preserve"> </w:t>
      </w:r>
      <w:proofErr w:type="spellStart"/>
      <w:r w:rsidRPr="00F93C61">
        <w:t>bảo</w:t>
      </w:r>
      <w:proofErr w:type="spellEnd"/>
      <w:r w:rsidRPr="00F93C61">
        <w:t xml:space="preserve"> </w:t>
      </w:r>
      <w:proofErr w:type="spellStart"/>
      <w:r w:rsidRPr="00F93C61">
        <w:t>tính</w:t>
      </w:r>
      <w:proofErr w:type="spellEnd"/>
      <w:r w:rsidRPr="00F93C61">
        <w:t xml:space="preserve"> </w:t>
      </w:r>
      <w:proofErr w:type="spellStart"/>
      <w:r w:rsidRPr="00F93C61">
        <w:t>chính</w:t>
      </w:r>
      <w:proofErr w:type="spellEnd"/>
      <w:r w:rsidRPr="00F93C61">
        <w:t xml:space="preserve"> </w:t>
      </w:r>
      <w:proofErr w:type="spellStart"/>
      <w:r w:rsidRPr="00F93C61">
        <w:t>xác</w:t>
      </w:r>
      <w:proofErr w:type="spellEnd"/>
      <w:r w:rsidRPr="00F93C61">
        <w:t xml:space="preserve"> </w:t>
      </w:r>
      <w:proofErr w:type="spellStart"/>
      <w:r w:rsidRPr="00F93C61">
        <w:t>của</w:t>
      </w:r>
      <w:proofErr w:type="spellEnd"/>
      <w:r w:rsidRPr="00F93C61">
        <w:t xml:space="preserve"> </w:t>
      </w:r>
      <w:proofErr w:type="spellStart"/>
      <w:r w:rsidRPr="00F93C61">
        <w:t>dữ</w:t>
      </w:r>
      <w:proofErr w:type="spellEnd"/>
      <w:r w:rsidRPr="00F93C61">
        <w:t xml:space="preserve"> </w:t>
      </w:r>
      <w:proofErr w:type="spellStart"/>
      <w:r w:rsidRPr="00F93C61">
        <w:t>liệu</w:t>
      </w:r>
      <w:proofErr w:type="spellEnd"/>
      <w:r w:rsidRPr="00F93C61">
        <w:t xml:space="preserve"> </w:t>
      </w:r>
      <w:proofErr w:type="spellStart"/>
      <w:r w:rsidRPr="00F93C61">
        <w:t>thu</w:t>
      </w:r>
      <w:proofErr w:type="spellEnd"/>
      <w:r w:rsidRPr="00F93C61">
        <w:t xml:space="preserve"> </w:t>
      </w:r>
      <w:proofErr w:type="spellStart"/>
      <w:r w:rsidRPr="00F93C61">
        <w:t>thập</w:t>
      </w:r>
      <w:proofErr w:type="spellEnd"/>
      <w:r w:rsidRPr="00F93C61">
        <w:t xml:space="preserve"> </w:t>
      </w:r>
      <w:proofErr w:type="spellStart"/>
      <w:r w:rsidRPr="00F93C61">
        <w:t>được</w:t>
      </w:r>
      <w:proofErr w:type="spellEnd"/>
      <w:r w:rsidRPr="00F93C61">
        <w:t xml:space="preserve">, </w:t>
      </w:r>
      <w:proofErr w:type="spellStart"/>
      <w:r w:rsidRPr="00F93C61">
        <w:t>chúng</w:t>
      </w:r>
      <w:proofErr w:type="spellEnd"/>
      <w:r w:rsidRPr="00F93C61">
        <w:t xml:space="preserve"> </w:t>
      </w:r>
      <w:proofErr w:type="spellStart"/>
      <w:r w:rsidRPr="00F93C61">
        <w:t>tôi</w:t>
      </w:r>
      <w:proofErr w:type="spellEnd"/>
      <w:r w:rsidRPr="00F93C61">
        <w:t xml:space="preserve"> </w:t>
      </w:r>
      <w:proofErr w:type="spellStart"/>
      <w:r w:rsidRPr="00F93C61">
        <w:t>đã</w:t>
      </w:r>
      <w:proofErr w:type="spellEnd"/>
      <w:r w:rsidRPr="00F93C61">
        <w:t xml:space="preserve"> </w:t>
      </w:r>
      <w:proofErr w:type="spellStart"/>
      <w:r w:rsidRPr="00F93C61">
        <w:t>quyết</w:t>
      </w:r>
      <w:proofErr w:type="spellEnd"/>
      <w:r w:rsidRPr="00F93C61">
        <w:t xml:space="preserve"> </w:t>
      </w:r>
      <w:proofErr w:type="spellStart"/>
      <w:r w:rsidRPr="00F93C61">
        <w:t>định</w:t>
      </w:r>
      <w:proofErr w:type="spellEnd"/>
      <w:r w:rsidRPr="00F93C61">
        <w:t xml:space="preserve"> </w:t>
      </w:r>
      <w:proofErr w:type="spellStart"/>
      <w:r w:rsidRPr="00F93C61">
        <w:t>sử</w:t>
      </w:r>
      <w:proofErr w:type="spellEnd"/>
      <w:r w:rsidRPr="00F93C61">
        <w:t xml:space="preserve"> </w:t>
      </w:r>
      <w:proofErr w:type="spellStart"/>
      <w:r w:rsidRPr="00F93C61">
        <w:t>dụng</w:t>
      </w:r>
      <w:proofErr w:type="spellEnd"/>
      <w:r w:rsidRPr="00F93C61">
        <w:t xml:space="preserve"> </w:t>
      </w:r>
      <w:proofErr w:type="spellStart"/>
      <w:r w:rsidRPr="00F93C61">
        <w:t>thêm</w:t>
      </w:r>
      <w:proofErr w:type="spellEnd"/>
      <w:r w:rsidRPr="00F93C61">
        <w:t xml:space="preserve"> </w:t>
      </w:r>
      <w:proofErr w:type="spellStart"/>
      <w:r w:rsidRPr="00F93C61">
        <w:t>các</w:t>
      </w:r>
      <w:proofErr w:type="spellEnd"/>
      <w:r w:rsidRPr="00F93C61">
        <w:t xml:space="preserve"> </w:t>
      </w:r>
      <w:proofErr w:type="spellStart"/>
      <w:r w:rsidRPr="00F93C61">
        <w:t>bản</w:t>
      </w:r>
      <w:proofErr w:type="spellEnd"/>
      <w:r w:rsidRPr="00F93C61">
        <w:t xml:space="preserve"> </w:t>
      </w:r>
      <w:proofErr w:type="spellStart"/>
      <w:r w:rsidRPr="00F93C61">
        <w:t>dịch</w:t>
      </w:r>
      <w:proofErr w:type="spellEnd"/>
      <w:r w:rsidRPr="00F93C61">
        <w:t xml:space="preserve"> </w:t>
      </w:r>
      <w:proofErr w:type="spellStart"/>
      <w:r w:rsidRPr="00F93C61">
        <w:t>từ</w:t>
      </w:r>
      <w:proofErr w:type="spellEnd"/>
      <w:r w:rsidRPr="00F93C61">
        <w:t xml:space="preserve"> </w:t>
      </w:r>
      <w:proofErr w:type="spellStart"/>
      <w:r w:rsidRPr="00F93C61">
        <w:t>chữ</w:t>
      </w:r>
      <w:proofErr w:type="spellEnd"/>
      <w:r w:rsidRPr="00F93C61">
        <w:t xml:space="preserve"> </w:t>
      </w:r>
      <w:proofErr w:type="spellStart"/>
      <w:r w:rsidRPr="00F93C61">
        <w:t>Nôm</w:t>
      </w:r>
      <w:proofErr w:type="spellEnd"/>
      <w:r w:rsidRPr="00F93C61">
        <w:t xml:space="preserve"> sang </w:t>
      </w:r>
      <w:proofErr w:type="spellStart"/>
      <w:r w:rsidRPr="00F93C61">
        <w:t>chữ</w:t>
      </w:r>
      <w:proofErr w:type="spellEnd"/>
      <w:r w:rsidRPr="00F93C61">
        <w:t xml:space="preserve"> </w:t>
      </w:r>
      <w:proofErr w:type="spellStart"/>
      <w:r w:rsidRPr="00F93C61">
        <w:t>Quốc</w:t>
      </w:r>
      <w:proofErr w:type="spellEnd"/>
      <w:r w:rsidRPr="00F93C61">
        <w:t xml:space="preserve"> </w:t>
      </w:r>
      <w:proofErr w:type="spellStart"/>
      <w:r w:rsidRPr="00F93C61">
        <w:t>ngữ</w:t>
      </w:r>
      <w:proofErr w:type="spellEnd"/>
      <w:r w:rsidRPr="00F93C61">
        <w:t xml:space="preserve"> </w:t>
      </w:r>
      <w:proofErr w:type="spellStart"/>
      <w:r w:rsidRPr="00F93C61">
        <w:t>đáng</w:t>
      </w:r>
      <w:proofErr w:type="spellEnd"/>
      <w:r w:rsidRPr="00F93C61">
        <w:t xml:space="preserve"> tin </w:t>
      </w:r>
      <w:proofErr w:type="spellStart"/>
      <w:r w:rsidRPr="00F93C61">
        <w:t>cậy</w:t>
      </w:r>
      <w:proofErr w:type="spellEnd"/>
      <w:r w:rsidRPr="00F93C61">
        <w:t xml:space="preserve">. </w:t>
      </w:r>
      <w:proofErr w:type="spellStart"/>
      <w:r w:rsidRPr="00F93C61">
        <w:t>Trong</w:t>
      </w:r>
      <w:proofErr w:type="spellEnd"/>
      <w:r w:rsidRPr="00F93C61">
        <w:t xml:space="preserve"> </w:t>
      </w:r>
      <w:proofErr w:type="spellStart"/>
      <w:r w:rsidRPr="00F93C61">
        <w:t>nỗ</w:t>
      </w:r>
      <w:proofErr w:type="spellEnd"/>
      <w:r w:rsidRPr="00F93C61">
        <w:t xml:space="preserve"> </w:t>
      </w:r>
      <w:proofErr w:type="spellStart"/>
      <w:r w:rsidRPr="00F93C61">
        <w:t>lực</w:t>
      </w:r>
      <w:proofErr w:type="spellEnd"/>
      <w:r w:rsidRPr="00F93C61">
        <w:t xml:space="preserve"> </w:t>
      </w:r>
      <w:proofErr w:type="spellStart"/>
      <w:r w:rsidRPr="00F93C61">
        <w:t>này</w:t>
      </w:r>
      <w:proofErr w:type="spellEnd"/>
      <w:r w:rsidRPr="00F93C61">
        <w:t xml:space="preserve">, </w:t>
      </w:r>
      <w:proofErr w:type="spellStart"/>
      <w:r w:rsidRPr="00F93C61">
        <w:t>chúng</w:t>
      </w:r>
      <w:proofErr w:type="spellEnd"/>
      <w:r w:rsidRPr="00F93C61">
        <w:t xml:space="preserve"> </w:t>
      </w:r>
      <w:proofErr w:type="spellStart"/>
      <w:r w:rsidRPr="00F93C61">
        <w:t>tôi</w:t>
      </w:r>
      <w:proofErr w:type="spellEnd"/>
      <w:r w:rsidRPr="00F93C61">
        <w:t xml:space="preserve"> </w:t>
      </w:r>
      <w:proofErr w:type="spellStart"/>
      <w:r w:rsidRPr="00F93C61">
        <w:t>đã</w:t>
      </w:r>
      <w:proofErr w:type="spellEnd"/>
      <w:r w:rsidRPr="00F93C61">
        <w:t xml:space="preserve"> </w:t>
      </w:r>
      <w:proofErr w:type="spellStart"/>
      <w:r w:rsidRPr="00F93C61">
        <w:t>sử</w:t>
      </w:r>
      <w:proofErr w:type="spellEnd"/>
      <w:r w:rsidRPr="00F93C61">
        <w:t xml:space="preserve"> </w:t>
      </w:r>
      <w:proofErr w:type="spellStart"/>
      <w:r w:rsidRPr="00F93C61">
        <w:t>dụng</w:t>
      </w:r>
      <w:proofErr w:type="spellEnd"/>
      <w:r w:rsidRPr="00F93C61">
        <w:t xml:space="preserve"> </w:t>
      </w:r>
      <w:proofErr w:type="spellStart"/>
      <w:r w:rsidRPr="00F93C61">
        <w:t>hai</w:t>
      </w:r>
      <w:proofErr w:type="spellEnd"/>
      <w:r w:rsidRPr="00F93C61">
        <w:t xml:space="preserve"> API </w:t>
      </w:r>
      <w:proofErr w:type="spellStart"/>
      <w:r w:rsidRPr="00F93C61">
        <w:t>quan</w:t>
      </w:r>
      <w:proofErr w:type="spellEnd"/>
      <w:r w:rsidRPr="00F93C61">
        <w:t xml:space="preserve"> </w:t>
      </w:r>
      <w:proofErr w:type="spellStart"/>
      <w:r w:rsidRPr="00F93C61">
        <w:t>trọng</w:t>
      </w:r>
      <w:proofErr w:type="spellEnd"/>
      <w:r w:rsidRPr="00F93C61">
        <w:t xml:space="preserve"> </w:t>
      </w:r>
      <w:proofErr w:type="spellStart"/>
      <w:r w:rsidRPr="00F93C61">
        <w:t>là</w:t>
      </w:r>
      <w:proofErr w:type="spellEnd"/>
      <w:r w:rsidRPr="00F93C61">
        <w:t xml:space="preserve"> Nom Transliteration</w:t>
      </w:r>
      <w:r w:rsidR="00316128">
        <w:rPr>
          <w:lang w:val="vi-VN"/>
        </w:rPr>
        <w:t xml:space="preserve"> HCMUS</w:t>
      </w:r>
      <w:r w:rsidRPr="00F93C61">
        <w:t xml:space="preserve"> </w:t>
      </w:r>
      <w:proofErr w:type="spellStart"/>
      <w:r w:rsidRPr="00F93C61">
        <w:t>từ</w:t>
      </w:r>
      <w:proofErr w:type="spellEnd"/>
      <w:r w:rsidRPr="00F93C61">
        <w:t xml:space="preserve"> </w:t>
      </w:r>
      <w:proofErr w:type="spellStart"/>
      <w:r w:rsidRPr="00F93C61">
        <w:t>Đại</w:t>
      </w:r>
      <w:proofErr w:type="spellEnd"/>
      <w:r w:rsidRPr="00F93C61">
        <w:t xml:space="preserve"> </w:t>
      </w:r>
      <w:proofErr w:type="spellStart"/>
      <w:r w:rsidRPr="00F93C61">
        <w:t>học</w:t>
      </w:r>
      <w:proofErr w:type="spellEnd"/>
      <w:r w:rsidRPr="00F93C61">
        <w:t xml:space="preserve"> Khoa </w:t>
      </w:r>
      <w:proofErr w:type="spellStart"/>
      <w:r w:rsidRPr="00F93C61">
        <w:t>học</w:t>
      </w:r>
      <w:proofErr w:type="spellEnd"/>
      <w:r w:rsidRPr="00F93C61">
        <w:t xml:space="preserve"> </w:t>
      </w:r>
      <w:proofErr w:type="spellStart"/>
      <w:r w:rsidRPr="00F93C61">
        <w:t>Tự</w:t>
      </w:r>
      <w:proofErr w:type="spellEnd"/>
      <w:r w:rsidRPr="00F93C61">
        <w:t xml:space="preserve"> </w:t>
      </w:r>
      <w:proofErr w:type="spellStart"/>
      <w:r w:rsidRPr="00F93C61">
        <w:t>nhiên</w:t>
      </w:r>
      <w:proofErr w:type="spellEnd"/>
      <w:r w:rsidRPr="00F93C61">
        <w:t xml:space="preserve"> TP.HCM </w:t>
      </w:r>
      <w:proofErr w:type="spellStart"/>
      <w:r w:rsidRPr="00F93C61">
        <w:t>và</w:t>
      </w:r>
      <w:proofErr w:type="spellEnd"/>
      <w:r w:rsidRPr="00F93C61">
        <w:t xml:space="preserve"> </w:t>
      </w:r>
      <w:proofErr w:type="spellStart"/>
      <w:r w:rsidRPr="00F93C61">
        <w:t>HVDict</w:t>
      </w:r>
      <w:proofErr w:type="spellEnd"/>
      <w:r w:rsidRPr="00F93C61">
        <w:t xml:space="preserve"> Translate.</w:t>
      </w:r>
    </w:p>
    <w:p w14:paraId="3FCF67A2" w14:textId="77777777" w:rsidR="00F93C61" w:rsidRDefault="00F93C61" w:rsidP="007D2A5C">
      <w:pPr>
        <w:pStyle w:val="NormalText"/>
        <w:jc w:val="both"/>
      </w:pPr>
      <w:proofErr w:type="spellStart"/>
      <w:r w:rsidRPr="00F93C61">
        <w:t>Trong</w:t>
      </w:r>
      <w:proofErr w:type="spellEnd"/>
      <w:r w:rsidRPr="00F93C61">
        <w:t xml:space="preserve"> </w:t>
      </w:r>
      <w:proofErr w:type="spellStart"/>
      <w:r w:rsidRPr="00F93C61">
        <w:t>báo</w:t>
      </w:r>
      <w:proofErr w:type="spellEnd"/>
      <w:r w:rsidRPr="00F93C61">
        <w:t xml:space="preserve"> </w:t>
      </w:r>
      <w:proofErr w:type="spellStart"/>
      <w:r w:rsidRPr="00F93C61">
        <w:t>cáo</w:t>
      </w:r>
      <w:proofErr w:type="spellEnd"/>
      <w:r w:rsidRPr="00F93C61">
        <w:t xml:space="preserve"> </w:t>
      </w:r>
      <w:proofErr w:type="spellStart"/>
      <w:r w:rsidRPr="00F93C61">
        <w:t>này</w:t>
      </w:r>
      <w:proofErr w:type="spellEnd"/>
      <w:r w:rsidRPr="00F93C61">
        <w:t xml:space="preserve">, </w:t>
      </w:r>
      <w:proofErr w:type="spellStart"/>
      <w:r w:rsidRPr="00F93C61">
        <w:t>chúng</w:t>
      </w:r>
      <w:proofErr w:type="spellEnd"/>
      <w:r w:rsidRPr="00F93C61">
        <w:t xml:space="preserve"> </w:t>
      </w:r>
      <w:proofErr w:type="spellStart"/>
      <w:r w:rsidRPr="00F93C61">
        <w:t>tôi</w:t>
      </w:r>
      <w:proofErr w:type="spellEnd"/>
      <w:r w:rsidRPr="00F93C61">
        <w:t xml:space="preserve"> </w:t>
      </w:r>
      <w:proofErr w:type="spellStart"/>
      <w:r w:rsidRPr="00F93C61">
        <w:t>đã</w:t>
      </w:r>
      <w:proofErr w:type="spellEnd"/>
      <w:r w:rsidRPr="00F93C61">
        <w:t xml:space="preserve"> </w:t>
      </w:r>
      <w:proofErr w:type="spellStart"/>
      <w:r w:rsidRPr="00F93C61">
        <w:t>áp</w:t>
      </w:r>
      <w:proofErr w:type="spellEnd"/>
      <w:r w:rsidRPr="00F93C61">
        <w:t xml:space="preserve"> </w:t>
      </w:r>
      <w:proofErr w:type="spellStart"/>
      <w:r w:rsidRPr="00F93C61">
        <w:t>dụng</w:t>
      </w:r>
      <w:proofErr w:type="spellEnd"/>
      <w:r w:rsidRPr="00F93C61">
        <w:t xml:space="preserve"> API Nom Transliteration </w:t>
      </w:r>
      <w:proofErr w:type="spellStart"/>
      <w:r w:rsidRPr="00F93C61">
        <w:t>để</w:t>
      </w:r>
      <w:proofErr w:type="spellEnd"/>
      <w:r w:rsidRPr="00F93C61">
        <w:t xml:space="preserve"> </w:t>
      </w:r>
      <w:proofErr w:type="spellStart"/>
      <w:r w:rsidRPr="00F93C61">
        <w:t>dịch</w:t>
      </w:r>
      <w:proofErr w:type="spellEnd"/>
      <w:r w:rsidRPr="00F93C61">
        <w:t xml:space="preserve"> </w:t>
      </w:r>
      <w:proofErr w:type="spellStart"/>
      <w:r w:rsidRPr="00F93C61">
        <w:t>chữ</w:t>
      </w:r>
      <w:proofErr w:type="spellEnd"/>
      <w:r w:rsidRPr="00F93C61">
        <w:t xml:space="preserve"> </w:t>
      </w:r>
      <w:proofErr w:type="spellStart"/>
      <w:r w:rsidRPr="00F93C61">
        <w:t>Nôm</w:t>
      </w:r>
      <w:proofErr w:type="spellEnd"/>
      <w:r w:rsidRPr="00F93C61">
        <w:t xml:space="preserve"> sang </w:t>
      </w:r>
      <w:proofErr w:type="spellStart"/>
      <w:r w:rsidRPr="00F93C61">
        <w:t>chữ</w:t>
      </w:r>
      <w:proofErr w:type="spellEnd"/>
      <w:r w:rsidRPr="00F93C61">
        <w:t xml:space="preserve"> </w:t>
      </w:r>
      <w:proofErr w:type="spellStart"/>
      <w:r w:rsidRPr="00F93C61">
        <w:t>Quốc</w:t>
      </w:r>
      <w:proofErr w:type="spellEnd"/>
      <w:r w:rsidRPr="00F93C61">
        <w:t xml:space="preserve"> </w:t>
      </w:r>
      <w:proofErr w:type="spellStart"/>
      <w:r w:rsidRPr="00F93C61">
        <w:t>ngữ</w:t>
      </w:r>
      <w:proofErr w:type="spellEnd"/>
      <w:r w:rsidRPr="00F93C61">
        <w:t xml:space="preserve"> </w:t>
      </w:r>
      <w:proofErr w:type="spellStart"/>
      <w:r w:rsidRPr="00F93C61">
        <w:t>một</w:t>
      </w:r>
      <w:proofErr w:type="spellEnd"/>
      <w:r w:rsidRPr="00F93C61">
        <w:t xml:space="preserve"> </w:t>
      </w:r>
      <w:proofErr w:type="spellStart"/>
      <w:r w:rsidRPr="00F93C61">
        <w:t>cách</w:t>
      </w:r>
      <w:proofErr w:type="spellEnd"/>
      <w:r w:rsidRPr="00F93C61">
        <w:t xml:space="preserve"> </w:t>
      </w:r>
      <w:proofErr w:type="spellStart"/>
      <w:r w:rsidRPr="00F93C61">
        <w:t>chính</w:t>
      </w:r>
      <w:proofErr w:type="spellEnd"/>
      <w:r w:rsidRPr="00F93C61">
        <w:t xml:space="preserve"> </w:t>
      </w:r>
      <w:proofErr w:type="spellStart"/>
      <w:r w:rsidRPr="00F93C61">
        <w:t>xác</w:t>
      </w:r>
      <w:proofErr w:type="spellEnd"/>
      <w:r w:rsidRPr="00F93C61">
        <w:t xml:space="preserve"> </w:t>
      </w:r>
      <w:proofErr w:type="spellStart"/>
      <w:r w:rsidRPr="00F93C61">
        <w:t>và</w:t>
      </w:r>
      <w:proofErr w:type="spellEnd"/>
      <w:r w:rsidRPr="00F93C61">
        <w:t xml:space="preserve"> tin </w:t>
      </w:r>
      <w:proofErr w:type="spellStart"/>
      <w:r w:rsidRPr="00F93C61">
        <w:t>cậy</w:t>
      </w:r>
      <w:proofErr w:type="spellEnd"/>
      <w:r w:rsidRPr="00F93C61">
        <w:t xml:space="preserve">. Sau </w:t>
      </w:r>
      <w:proofErr w:type="spellStart"/>
      <w:r w:rsidRPr="00F93C61">
        <w:t>đó</w:t>
      </w:r>
      <w:proofErr w:type="spellEnd"/>
      <w:r w:rsidRPr="00F93C61">
        <w:t xml:space="preserve">, </w:t>
      </w:r>
      <w:proofErr w:type="spellStart"/>
      <w:r w:rsidRPr="00F93C61">
        <w:t>chúng</w:t>
      </w:r>
      <w:proofErr w:type="spellEnd"/>
      <w:r w:rsidRPr="00F93C61">
        <w:t xml:space="preserve"> </w:t>
      </w:r>
      <w:proofErr w:type="spellStart"/>
      <w:r w:rsidRPr="00F93C61">
        <w:t>tôi</w:t>
      </w:r>
      <w:proofErr w:type="spellEnd"/>
      <w:r w:rsidRPr="00F93C61">
        <w:t xml:space="preserve"> so </w:t>
      </w:r>
      <w:proofErr w:type="spellStart"/>
      <w:r w:rsidRPr="00F93C61">
        <w:t>sánh</w:t>
      </w:r>
      <w:proofErr w:type="spellEnd"/>
      <w:r w:rsidRPr="00F93C61">
        <w:t xml:space="preserve"> </w:t>
      </w:r>
      <w:proofErr w:type="spellStart"/>
      <w:r w:rsidRPr="00F93C61">
        <w:t>kết</w:t>
      </w:r>
      <w:proofErr w:type="spellEnd"/>
      <w:r w:rsidRPr="00F93C61">
        <w:t xml:space="preserve"> </w:t>
      </w:r>
      <w:proofErr w:type="spellStart"/>
      <w:r w:rsidRPr="00F93C61">
        <w:t>quả</w:t>
      </w:r>
      <w:proofErr w:type="spellEnd"/>
      <w:r w:rsidRPr="00F93C61">
        <w:t xml:space="preserve"> </w:t>
      </w:r>
      <w:proofErr w:type="spellStart"/>
      <w:r w:rsidRPr="00F93C61">
        <w:t>dịch</w:t>
      </w:r>
      <w:proofErr w:type="spellEnd"/>
      <w:r w:rsidRPr="00F93C61">
        <w:t xml:space="preserve"> </w:t>
      </w:r>
      <w:proofErr w:type="spellStart"/>
      <w:r w:rsidRPr="00F93C61">
        <w:t>thu</w:t>
      </w:r>
      <w:proofErr w:type="spellEnd"/>
      <w:r w:rsidRPr="00F93C61">
        <w:t xml:space="preserve"> </w:t>
      </w:r>
      <w:proofErr w:type="spellStart"/>
      <w:r w:rsidRPr="00F93C61">
        <w:t>được</w:t>
      </w:r>
      <w:proofErr w:type="spellEnd"/>
      <w:r w:rsidRPr="00F93C61">
        <w:t xml:space="preserve"> </w:t>
      </w:r>
      <w:proofErr w:type="spellStart"/>
      <w:r w:rsidRPr="00F93C61">
        <w:t>với</w:t>
      </w:r>
      <w:proofErr w:type="spellEnd"/>
      <w:r w:rsidRPr="00F93C61">
        <w:t xml:space="preserve"> </w:t>
      </w:r>
      <w:proofErr w:type="spellStart"/>
      <w:r w:rsidRPr="00F93C61">
        <w:t>các</w:t>
      </w:r>
      <w:proofErr w:type="spellEnd"/>
      <w:r w:rsidRPr="00F93C61">
        <w:t xml:space="preserve"> </w:t>
      </w:r>
      <w:proofErr w:type="spellStart"/>
      <w:r w:rsidRPr="00F93C61">
        <w:t>văn</w:t>
      </w:r>
      <w:proofErr w:type="spellEnd"/>
      <w:r w:rsidRPr="00F93C61">
        <w:t xml:space="preserve"> </w:t>
      </w:r>
      <w:proofErr w:type="spellStart"/>
      <w:r w:rsidRPr="00F93C61">
        <w:t>bản</w:t>
      </w:r>
      <w:proofErr w:type="spellEnd"/>
      <w:r w:rsidRPr="00F93C61">
        <w:t xml:space="preserve"> </w:t>
      </w:r>
      <w:proofErr w:type="spellStart"/>
      <w:r w:rsidRPr="00F93C61">
        <w:t>chữ</w:t>
      </w:r>
      <w:proofErr w:type="spellEnd"/>
      <w:r w:rsidRPr="00F93C61">
        <w:t xml:space="preserve"> </w:t>
      </w:r>
      <w:proofErr w:type="spellStart"/>
      <w:r w:rsidRPr="00F93C61">
        <w:t>Quốc</w:t>
      </w:r>
      <w:proofErr w:type="spellEnd"/>
      <w:r w:rsidRPr="00F93C61">
        <w:t xml:space="preserve"> </w:t>
      </w:r>
      <w:proofErr w:type="spellStart"/>
      <w:r w:rsidRPr="00F93C61">
        <w:t>ngữ</w:t>
      </w:r>
      <w:proofErr w:type="spellEnd"/>
      <w:r w:rsidRPr="00F93C61">
        <w:t xml:space="preserve"> </w:t>
      </w:r>
      <w:proofErr w:type="spellStart"/>
      <w:r w:rsidRPr="00F93C61">
        <w:t>tương</w:t>
      </w:r>
      <w:proofErr w:type="spellEnd"/>
      <w:r w:rsidRPr="00F93C61">
        <w:t xml:space="preserve"> </w:t>
      </w:r>
      <w:proofErr w:type="spellStart"/>
      <w:r w:rsidRPr="00F93C61">
        <w:t>ứng</w:t>
      </w:r>
      <w:proofErr w:type="spellEnd"/>
      <w:r w:rsidRPr="00F93C61">
        <w:t xml:space="preserve"> </w:t>
      </w:r>
      <w:proofErr w:type="spellStart"/>
      <w:r w:rsidRPr="00F93C61">
        <w:t>từ</w:t>
      </w:r>
      <w:proofErr w:type="spellEnd"/>
      <w:r w:rsidRPr="00F93C61">
        <w:t xml:space="preserve"> </w:t>
      </w:r>
      <w:proofErr w:type="spellStart"/>
      <w:r w:rsidRPr="00F93C61">
        <w:t>các</w:t>
      </w:r>
      <w:proofErr w:type="spellEnd"/>
      <w:r w:rsidRPr="00F93C61">
        <w:t xml:space="preserve"> </w:t>
      </w:r>
      <w:proofErr w:type="spellStart"/>
      <w:r w:rsidRPr="00F93C61">
        <w:t>trang</w:t>
      </w:r>
      <w:proofErr w:type="spellEnd"/>
      <w:r w:rsidRPr="00F93C61">
        <w:t xml:space="preserve"> web </w:t>
      </w:r>
      <w:proofErr w:type="spellStart"/>
      <w:r w:rsidRPr="00F93C61">
        <w:t>đã</w:t>
      </w:r>
      <w:proofErr w:type="spellEnd"/>
      <w:r w:rsidRPr="00F93C61">
        <w:t xml:space="preserve"> </w:t>
      </w:r>
      <w:proofErr w:type="spellStart"/>
      <w:r w:rsidRPr="00F93C61">
        <w:t>thu</w:t>
      </w:r>
      <w:proofErr w:type="spellEnd"/>
      <w:r w:rsidRPr="00F93C61">
        <w:t xml:space="preserve"> </w:t>
      </w:r>
      <w:proofErr w:type="spellStart"/>
      <w:r w:rsidRPr="00F93C61">
        <w:t>thập</w:t>
      </w:r>
      <w:proofErr w:type="spellEnd"/>
      <w:r w:rsidRPr="00F93C61">
        <w:t xml:space="preserve"> </w:t>
      </w:r>
      <w:proofErr w:type="spellStart"/>
      <w:r w:rsidRPr="00F93C61">
        <w:t>được</w:t>
      </w:r>
      <w:proofErr w:type="spellEnd"/>
      <w:r w:rsidRPr="00F93C61">
        <w:t xml:space="preserve">. </w:t>
      </w:r>
      <w:proofErr w:type="spellStart"/>
      <w:r w:rsidRPr="00F93C61">
        <w:t>Việc</w:t>
      </w:r>
      <w:proofErr w:type="spellEnd"/>
      <w:r w:rsidRPr="00F93C61">
        <w:t xml:space="preserve"> </w:t>
      </w:r>
      <w:proofErr w:type="spellStart"/>
      <w:r w:rsidRPr="00F93C61">
        <w:t>này</w:t>
      </w:r>
      <w:proofErr w:type="spellEnd"/>
      <w:r w:rsidRPr="00F93C61">
        <w:t xml:space="preserve"> </w:t>
      </w:r>
      <w:proofErr w:type="spellStart"/>
      <w:r w:rsidRPr="00F93C61">
        <w:t>giúp</w:t>
      </w:r>
      <w:proofErr w:type="spellEnd"/>
      <w:r w:rsidRPr="00F93C61">
        <w:t xml:space="preserve"> </w:t>
      </w:r>
      <w:proofErr w:type="spellStart"/>
      <w:r w:rsidRPr="00F93C61">
        <w:t>đảm</w:t>
      </w:r>
      <w:proofErr w:type="spellEnd"/>
      <w:r w:rsidRPr="00F93C61">
        <w:t xml:space="preserve"> </w:t>
      </w:r>
      <w:proofErr w:type="spellStart"/>
      <w:r w:rsidRPr="00F93C61">
        <w:t>bảo</w:t>
      </w:r>
      <w:proofErr w:type="spellEnd"/>
      <w:r w:rsidRPr="00F93C61">
        <w:t xml:space="preserve"> </w:t>
      </w:r>
      <w:proofErr w:type="spellStart"/>
      <w:r w:rsidRPr="00F93C61">
        <w:t>rằng</w:t>
      </w:r>
      <w:proofErr w:type="spellEnd"/>
      <w:r w:rsidRPr="00F93C61">
        <w:t xml:space="preserve"> </w:t>
      </w:r>
      <w:proofErr w:type="spellStart"/>
      <w:r w:rsidRPr="00F93C61">
        <w:t>dữ</w:t>
      </w:r>
      <w:proofErr w:type="spellEnd"/>
      <w:r w:rsidRPr="00F93C61">
        <w:t xml:space="preserve"> </w:t>
      </w:r>
      <w:proofErr w:type="spellStart"/>
      <w:r w:rsidRPr="00F93C61">
        <w:t>liệu</w:t>
      </w:r>
      <w:proofErr w:type="spellEnd"/>
      <w:r w:rsidRPr="00F93C61">
        <w:t xml:space="preserve"> </w:t>
      </w:r>
      <w:proofErr w:type="spellStart"/>
      <w:r w:rsidRPr="00F93C61">
        <w:t>sử</w:t>
      </w:r>
      <w:proofErr w:type="spellEnd"/>
      <w:r w:rsidRPr="00F93C61">
        <w:t xml:space="preserve"> </w:t>
      </w:r>
      <w:proofErr w:type="spellStart"/>
      <w:r w:rsidRPr="00F93C61">
        <w:t>dụng</w:t>
      </w:r>
      <w:proofErr w:type="spellEnd"/>
      <w:r w:rsidRPr="00F93C61">
        <w:t xml:space="preserve"> </w:t>
      </w:r>
      <w:proofErr w:type="spellStart"/>
      <w:r w:rsidRPr="00F93C61">
        <w:t>trong</w:t>
      </w:r>
      <w:proofErr w:type="spellEnd"/>
      <w:r w:rsidRPr="00F93C61">
        <w:t xml:space="preserve"> </w:t>
      </w:r>
      <w:proofErr w:type="spellStart"/>
      <w:r w:rsidRPr="00F93C61">
        <w:t>nghiên</w:t>
      </w:r>
      <w:proofErr w:type="spellEnd"/>
      <w:r w:rsidRPr="00F93C61">
        <w:t xml:space="preserve"> </w:t>
      </w:r>
      <w:proofErr w:type="spellStart"/>
      <w:r w:rsidRPr="00F93C61">
        <w:t>cứu</w:t>
      </w:r>
      <w:proofErr w:type="spellEnd"/>
      <w:r w:rsidRPr="00F93C61">
        <w:t xml:space="preserve"> </w:t>
      </w:r>
      <w:proofErr w:type="spellStart"/>
      <w:r w:rsidRPr="00F93C61">
        <w:t>của</w:t>
      </w:r>
      <w:proofErr w:type="spellEnd"/>
      <w:r w:rsidRPr="00F93C61">
        <w:t xml:space="preserve"> </w:t>
      </w:r>
      <w:proofErr w:type="spellStart"/>
      <w:r w:rsidRPr="00F93C61">
        <w:t>chúng</w:t>
      </w:r>
      <w:proofErr w:type="spellEnd"/>
      <w:r w:rsidRPr="00F93C61">
        <w:t xml:space="preserve"> </w:t>
      </w:r>
      <w:proofErr w:type="spellStart"/>
      <w:r w:rsidRPr="00F93C61">
        <w:t>tôi</w:t>
      </w:r>
      <w:proofErr w:type="spellEnd"/>
      <w:r w:rsidRPr="00F93C61">
        <w:t xml:space="preserve"> </w:t>
      </w:r>
      <w:proofErr w:type="spellStart"/>
      <w:r w:rsidRPr="00F93C61">
        <w:t>đáng</w:t>
      </w:r>
      <w:proofErr w:type="spellEnd"/>
      <w:r w:rsidRPr="00F93C61">
        <w:t xml:space="preserve"> tin </w:t>
      </w:r>
      <w:proofErr w:type="spellStart"/>
      <w:r w:rsidRPr="00F93C61">
        <w:t>cậy</w:t>
      </w:r>
      <w:proofErr w:type="spellEnd"/>
      <w:r w:rsidRPr="00F93C61">
        <w:t xml:space="preserve"> </w:t>
      </w:r>
      <w:proofErr w:type="spellStart"/>
      <w:r w:rsidRPr="00F93C61">
        <w:t>và</w:t>
      </w:r>
      <w:proofErr w:type="spellEnd"/>
      <w:r w:rsidRPr="00F93C61">
        <w:t xml:space="preserve"> </w:t>
      </w:r>
      <w:proofErr w:type="spellStart"/>
      <w:r w:rsidRPr="00F93C61">
        <w:t>chính</w:t>
      </w:r>
      <w:proofErr w:type="spellEnd"/>
      <w:r w:rsidRPr="00F93C61">
        <w:t xml:space="preserve"> </w:t>
      </w:r>
      <w:proofErr w:type="spellStart"/>
      <w:r w:rsidRPr="00F93C61">
        <w:t>xác</w:t>
      </w:r>
      <w:proofErr w:type="spellEnd"/>
      <w:r w:rsidRPr="00F93C61">
        <w:t>.</w:t>
      </w:r>
    </w:p>
    <w:p w14:paraId="372BDCB3" w14:textId="01F6EA25" w:rsidR="00AF554F" w:rsidRPr="007D2A5C" w:rsidRDefault="00FC0C2F" w:rsidP="00925C67">
      <w:pPr>
        <w:pStyle w:val="Heading03"/>
        <w:numPr>
          <w:ilvl w:val="0"/>
          <w:numId w:val="0"/>
        </w:numPr>
        <w:ind w:left="720"/>
      </w:pPr>
      <w:bookmarkStart w:id="58" w:name="_Toc142345544"/>
      <w:bookmarkStart w:id="59" w:name="_Toc142345909"/>
      <w:bookmarkStart w:id="60" w:name="_Toc142736585"/>
      <w:r w:rsidRPr="007D2A5C">
        <w:t>3.6.</w:t>
      </w:r>
      <w:r w:rsidR="0060641E" w:rsidRPr="007D2A5C">
        <w:t>3</w:t>
      </w:r>
      <w:r w:rsidRPr="007D2A5C">
        <w:t>.</w:t>
      </w:r>
      <w:r w:rsidRPr="007D2A5C">
        <w:tab/>
      </w:r>
      <w:proofErr w:type="spellStart"/>
      <w:r w:rsidR="001829E6" w:rsidRPr="007D2A5C">
        <w:t>Ánh</w:t>
      </w:r>
      <w:proofErr w:type="spellEnd"/>
      <w:r w:rsidR="001829E6" w:rsidRPr="007D2A5C">
        <w:t xml:space="preserve"> </w:t>
      </w:r>
      <w:proofErr w:type="spellStart"/>
      <w:r w:rsidR="001829E6" w:rsidRPr="007D2A5C">
        <w:t>xạ</w:t>
      </w:r>
      <w:proofErr w:type="spellEnd"/>
      <w:r w:rsidR="001829E6" w:rsidRPr="007D2A5C">
        <w:t xml:space="preserve"> </w:t>
      </w:r>
      <w:proofErr w:type="spellStart"/>
      <w:r w:rsidR="004477BB" w:rsidRPr="007D2A5C">
        <w:t>các</w:t>
      </w:r>
      <w:proofErr w:type="spellEnd"/>
      <w:r w:rsidR="004477BB" w:rsidRPr="007D2A5C">
        <w:t xml:space="preserve"> </w:t>
      </w:r>
      <w:proofErr w:type="spellStart"/>
      <w:r w:rsidR="00AF554F" w:rsidRPr="007D2A5C">
        <w:t>bản</w:t>
      </w:r>
      <w:proofErr w:type="spellEnd"/>
      <w:r w:rsidR="00AF554F" w:rsidRPr="007D2A5C">
        <w:t xml:space="preserve"> </w:t>
      </w:r>
      <w:proofErr w:type="spellStart"/>
      <w:r w:rsidR="00AF554F" w:rsidRPr="007D2A5C">
        <w:t>dịch</w:t>
      </w:r>
      <w:proofErr w:type="spellEnd"/>
      <w:r w:rsidR="00AF554F" w:rsidRPr="007D2A5C">
        <w:t xml:space="preserve"> </w:t>
      </w:r>
      <w:proofErr w:type="spellStart"/>
      <w:r w:rsidR="00AF554F" w:rsidRPr="007D2A5C">
        <w:t>và</w:t>
      </w:r>
      <w:proofErr w:type="spellEnd"/>
      <w:r w:rsidR="00AF554F" w:rsidRPr="007D2A5C">
        <w:t xml:space="preserve"> </w:t>
      </w:r>
      <w:proofErr w:type="spellStart"/>
      <w:r w:rsidR="00AF554F" w:rsidRPr="007D2A5C">
        <w:t>dữ</w:t>
      </w:r>
      <w:proofErr w:type="spellEnd"/>
      <w:r w:rsidR="00AF554F" w:rsidRPr="007D2A5C">
        <w:t xml:space="preserve"> </w:t>
      </w:r>
      <w:proofErr w:type="spellStart"/>
      <w:r w:rsidR="00AF554F" w:rsidRPr="007D2A5C">
        <w:t>liệu</w:t>
      </w:r>
      <w:proofErr w:type="spellEnd"/>
      <w:r w:rsidR="00AF554F" w:rsidRPr="007D2A5C">
        <w:t xml:space="preserve"> </w:t>
      </w:r>
      <w:proofErr w:type="spellStart"/>
      <w:r w:rsidR="004477BB" w:rsidRPr="007D2A5C">
        <w:t>thu</w:t>
      </w:r>
      <w:proofErr w:type="spellEnd"/>
      <w:r w:rsidR="004477BB" w:rsidRPr="007D2A5C">
        <w:t xml:space="preserve"> </w:t>
      </w:r>
      <w:proofErr w:type="spellStart"/>
      <w:r w:rsidR="004477BB" w:rsidRPr="007D2A5C">
        <w:t>thập</w:t>
      </w:r>
      <w:proofErr w:type="spellEnd"/>
      <w:r w:rsidR="004477BB" w:rsidRPr="007D2A5C">
        <w:t xml:space="preserve"> </w:t>
      </w:r>
      <w:proofErr w:type="spellStart"/>
      <w:r w:rsidR="004477BB" w:rsidRPr="007D2A5C">
        <w:t>được</w:t>
      </w:r>
      <w:bookmarkEnd w:id="58"/>
      <w:bookmarkEnd w:id="59"/>
      <w:bookmarkEnd w:id="60"/>
      <w:proofErr w:type="spellEnd"/>
    </w:p>
    <w:p w14:paraId="28BE87B6" w14:textId="1E40C166" w:rsidR="00AF554F" w:rsidRDefault="00AF554F" w:rsidP="007D2A5C">
      <w:pPr>
        <w:pStyle w:val="NormalText"/>
        <w:jc w:val="both"/>
      </w:pPr>
      <w:proofErr w:type="spellStart"/>
      <w:r w:rsidRPr="00AF554F">
        <w:t>Kết</w:t>
      </w:r>
      <w:proofErr w:type="spellEnd"/>
      <w:r w:rsidRPr="00AF554F">
        <w:t xml:space="preserve"> </w:t>
      </w:r>
      <w:proofErr w:type="spellStart"/>
      <w:r w:rsidRPr="00AF554F">
        <w:t>hợp</w:t>
      </w:r>
      <w:proofErr w:type="spellEnd"/>
      <w:r w:rsidRPr="00AF554F">
        <w:t xml:space="preserve"> </w:t>
      </w:r>
      <w:proofErr w:type="spellStart"/>
      <w:r w:rsidRPr="00AF554F">
        <w:t>kết</w:t>
      </w:r>
      <w:proofErr w:type="spellEnd"/>
      <w:r w:rsidRPr="00AF554F">
        <w:t xml:space="preserve"> </w:t>
      </w:r>
      <w:proofErr w:type="spellStart"/>
      <w:r w:rsidRPr="00AF554F">
        <w:t>quả</w:t>
      </w:r>
      <w:proofErr w:type="spellEnd"/>
      <w:r w:rsidRPr="00AF554F">
        <w:t xml:space="preserve"> </w:t>
      </w:r>
      <w:proofErr w:type="spellStart"/>
      <w:r w:rsidRPr="00AF554F">
        <w:t>dịch</w:t>
      </w:r>
      <w:proofErr w:type="spellEnd"/>
      <w:r w:rsidRPr="00AF554F">
        <w:t xml:space="preserve"> </w:t>
      </w:r>
      <w:proofErr w:type="spellStart"/>
      <w:r w:rsidRPr="00AF554F">
        <w:t>chữ</w:t>
      </w:r>
      <w:proofErr w:type="spellEnd"/>
      <w:r w:rsidRPr="00AF554F">
        <w:t xml:space="preserve"> </w:t>
      </w:r>
      <w:proofErr w:type="spellStart"/>
      <w:r w:rsidRPr="00AF554F">
        <w:t>Nôm</w:t>
      </w:r>
      <w:proofErr w:type="spellEnd"/>
      <w:r w:rsidRPr="00AF554F">
        <w:t xml:space="preserve"> </w:t>
      </w:r>
      <w:proofErr w:type="spellStart"/>
      <w:r w:rsidRPr="00AF554F">
        <w:t>từ</w:t>
      </w:r>
      <w:proofErr w:type="spellEnd"/>
      <w:r w:rsidRPr="00AF554F">
        <w:t xml:space="preserve"> </w:t>
      </w:r>
      <w:proofErr w:type="spellStart"/>
      <w:r w:rsidRPr="00AF554F">
        <w:t>hai</w:t>
      </w:r>
      <w:proofErr w:type="spellEnd"/>
      <w:r w:rsidRPr="00AF554F">
        <w:t xml:space="preserve"> API </w:t>
      </w:r>
      <w:proofErr w:type="spellStart"/>
      <w:r w:rsidRPr="00AF554F">
        <w:t>trên</w:t>
      </w:r>
      <w:proofErr w:type="spellEnd"/>
      <w:r w:rsidRPr="00AF554F">
        <w:t xml:space="preserve"> </w:t>
      </w:r>
      <w:proofErr w:type="spellStart"/>
      <w:r w:rsidRPr="00AF554F">
        <w:t>và</w:t>
      </w:r>
      <w:proofErr w:type="spellEnd"/>
      <w:r w:rsidRPr="00AF554F">
        <w:t xml:space="preserve"> </w:t>
      </w:r>
      <w:proofErr w:type="spellStart"/>
      <w:r w:rsidRPr="00AF554F">
        <w:t>dữ</w:t>
      </w:r>
      <w:proofErr w:type="spellEnd"/>
      <w:r w:rsidRPr="00AF554F">
        <w:t xml:space="preserve"> </w:t>
      </w:r>
      <w:proofErr w:type="spellStart"/>
      <w:r w:rsidRPr="00AF554F">
        <w:t>liệu</w:t>
      </w:r>
      <w:proofErr w:type="spellEnd"/>
      <w:r w:rsidRPr="00AF554F">
        <w:t xml:space="preserve"> </w:t>
      </w:r>
      <w:proofErr w:type="spellStart"/>
      <w:r w:rsidRPr="00AF554F">
        <w:t>chữ</w:t>
      </w:r>
      <w:proofErr w:type="spellEnd"/>
      <w:r w:rsidRPr="00AF554F">
        <w:t xml:space="preserve"> </w:t>
      </w:r>
      <w:proofErr w:type="spellStart"/>
      <w:r w:rsidRPr="00AF554F">
        <w:t>Quốc</w:t>
      </w:r>
      <w:proofErr w:type="spellEnd"/>
      <w:r w:rsidRPr="00AF554F">
        <w:t xml:space="preserve"> </w:t>
      </w:r>
      <w:proofErr w:type="spellStart"/>
      <w:r w:rsidRPr="00AF554F">
        <w:t>ngữ</w:t>
      </w:r>
      <w:proofErr w:type="spellEnd"/>
      <w:r w:rsidRPr="00AF554F">
        <w:t xml:space="preserve"> </w:t>
      </w:r>
      <w:proofErr w:type="spellStart"/>
      <w:r w:rsidRPr="00AF554F">
        <w:t>đã</w:t>
      </w:r>
      <w:proofErr w:type="spellEnd"/>
      <w:r w:rsidRPr="00AF554F">
        <w:t xml:space="preserve"> </w:t>
      </w:r>
      <w:proofErr w:type="spellStart"/>
      <w:r w:rsidRPr="00AF554F">
        <w:t>thu</w:t>
      </w:r>
      <w:proofErr w:type="spellEnd"/>
      <w:r w:rsidRPr="00AF554F">
        <w:t xml:space="preserve"> </w:t>
      </w:r>
      <w:proofErr w:type="spellStart"/>
      <w:r w:rsidRPr="00AF554F">
        <w:t>thập</w:t>
      </w:r>
      <w:proofErr w:type="spellEnd"/>
      <w:r w:rsidRPr="00AF554F">
        <w:t xml:space="preserve"> </w:t>
      </w:r>
      <w:proofErr w:type="spellStart"/>
      <w:r w:rsidRPr="00AF554F">
        <w:t>từ</w:t>
      </w:r>
      <w:proofErr w:type="spellEnd"/>
      <w:r w:rsidRPr="00AF554F">
        <w:t xml:space="preserve"> </w:t>
      </w:r>
      <w:proofErr w:type="spellStart"/>
      <w:r w:rsidRPr="00AF554F">
        <w:t>trang</w:t>
      </w:r>
      <w:proofErr w:type="spellEnd"/>
      <w:r w:rsidRPr="00AF554F">
        <w:t xml:space="preserve"> web </w:t>
      </w:r>
      <w:proofErr w:type="spellStart"/>
      <w:r w:rsidRPr="00AF554F">
        <w:t>để</w:t>
      </w:r>
      <w:proofErr w:type="spellEnd"/>
      <w:r w:rsidRPr="00AF554F">
        <w:t xml:space="preserve"> </w:t>
      </w:r>
      <w:proofErr w:type="spellStart"/>
      <w:r w:rsidRPr="00AF554F">
        <w:t>tạo</w:t>
      </w:r>
      <w:proofErr w:type="spellEnd"/>
      <w:r w:rsidRPr="00AF554F">
        <w:t xml:space="preserve"> </w:t>
      </w:r>
      <w:proofErr w:type="spellStart"/>
      <w:r w:rsidRPr="00AF554F">
        <w:t>các</w:t>
      </w:r>
      <w:proofErr w:type="spellEnd"/>
      <w:r w:rsidRPr="00AF554F">
        <w:t xml:space="preserve"> </w:t>
      </w:r>
      <w:proofErr w:type="spellStart"/>
      <w:r w:rsidRPr="00AF554F">
        <w:t>cặp</w:t>
      </w:r>
      <w:proofErr w:type="spellEnd"/>
      <w:r w:rsidRPr="00AF554F">
        <w:t xml:space="preserve"> </w:t>
      </w:r>
      <w:proofErr w:type="spellStart"/>
      <w:r w:rsidRPr="00AF554F">
        <w:t>câu</w:t>
      </w:r>
      <w:proofErr w:type="spellEnd"/>
      <w:r w:rsidRPr="00AF554F">
        <w:t xml:space="preserve"> song </w:t>
      </w:r>
      <w:proofErr w:type="spellStart"/>
      <w:r w:rsidRPr="00AF554F">
        <w:t>ngữ</w:t>
      </w:r>
      <w:proofErr w:type="spellEnd"/>
      <w:r w:rsidRPr="00AF554F">
        <w:t>.</w:t>
      </w:r>
    </w:p>
    <w:p w14:paraId="44A7A032" w14:textId="77777777" w:rsidR="005A2CC2" w:rsidRDefault="005A2CC2" w:rsidP="007D2A5C">
      <w:pPr>
        <w:pStyle w:val="NormalText"/>
        <w:jc w:val="both"/>
      </w:pPr>
    </w:p>
    <w:p w14:paraId="6B3B3287" w14:textId="77777777" w:rsidR="005A2CC2" w:rsidRPr="00AF554F" w:rsidRDefault="005A2CC2" w:rsidP="007D2A5C">
      <w:pPr>
        <w:pStyle w:val="NormalText"/>
        <w:jc w:val="both"/>
      </w:pPr>
    </w:p>
    <w:p w14:paraId="32DC4C77" w14:textId="555FA48D" w:rsidR="00072C8A" w:rsidRDefault="001A0689" w:rsidP="00072C8A">
      <w:pPr>
        <w:pStyle w:val="Heading03"/>
        <w:numPr>
          <w:ilvl w:val="0"/>
          <w:numId w:val="0"/>
        </w:numPr>
        <w:ind w:left="720"/>
      </w:pPr>
      <w:bookmarkStart w:id="61" w:name="_Toc142345545"/>
      <w:bookmarkStart w:id="62" w:name="_Toc142345910"/>
      <w:bookmarkStart w:id="63" w:name="_Toc142736586"/>
      <w:r w:rsidRPr="007D2A5C">
        <w:t>3.6.</w:t>
      </w:r>
      <w:r w:rsidR="0060641E" w:rsidRPr="007D2A5C">
        <w:t>4</w:t>
      </w:r>
      <w:r w:rsidRPr="007D2A5C">
        <w:t>.</w:t>
      </w:r>
      <w:r w:rsidRPr="007D2A5C">
        <w:tab/>
      </w:r>
      <w:proofErr w:type="spellStart"/>
      <w:r w:rsidR="00AF554F" w:rsidRPr="007D2A5C">
        <w:t>Phân</w:t>
      </w:r>
      <w:proofErr w:type="spellEnd"/>
      <w:r w:rsidR="00AF554F" w:rsidRPr="007D2A5C">
        <w:t xml:space="preserve"> </w:t>
      </w:r>
      <w:proofErr w:type="spellStart"/>
      <w:r w:rsidR="00AF554F" w:rsidRPr="007D2A5C">
        <w:t>loại</w:t>
      </w:r>
      <w:proofErr w:type="spellEnd"/>
      <w:r w:rsidR="00AF554F" w:rsidRPr="007D2A5C">
        <w:t xml:space="preserve"> </w:t>
      </w:r>
      <w:proofErr w:type="spellStart"/>
      <w:r w:rsidR="00AF554F" w:rsidRPr="007D2A5C">
        <w:t>dữ</w:t>
      </w:r>
      <w:proofErr w:type="spellEnd"/>
      <w:r w:rsidR="00AF554F" w:rsidRPr="007D2A5C">
        <w:t xml:space="preserve"> </w:t>
      </w:r>
      <w:proofErr w:type="spellStart"/>
      <w:r w:rsidR="00AF554F" w:rsidRPr="007D2A5C">
        <w:t>liệu</w:t>
      </w:r>
      <w:proofErr w:type="spellEnd"/>
      <w:r w:rsidR="00AF554F" w:rsidRPr="007D2A5C">
        <w:t xml:space="preserve"> </w:t>
      </w:r>
      <w:proofErr w:type="spellStart"/>
      <w:r w:rsidR="00AF554F" w:rsidRPr="007D2A5C">
        <w:t>dựa</w:t>
      </w:r>
      <w:proofErr w:type="spellEnd"/>
      <w:r w:rsidR="00AF554F" w:rsidRPr="007D2A5C">
        <w:t xml:space="preserve"> </w:t>
      </w:r>
      <w:proofErr w:type="spellStart"/>
      <w:r w:rsidR="00AF554F" w:rsidRPr="007D2A5C">
        <w:t>trên</w:t>
      </w:r>
      <w:proofErr w:type="spellEnd"/>
      <w:r w:rsidR="00AF554F" w:rsidRPr="007D2A5C">
        <w:t xml:space="preserve"> </w:t>
      </w:r>
      <w:proofErr w:type="spellStart"/>
      <w:r w:rsidR="00AF554F" w:rsidRPr="007D2A5C">
        <w:t>độ</w:t>
      </w:r>
      <w:proofErr w:type="spellEnd"/>
      <w:r w:rsidR="00AF554F" w:rsidRPr="007D2A5C">
        <w:t xml:space="preserve"> </w:t>
      </w:r>
      <w:proofErr w:type="spellStart"/>
      <w:r w:rsidR="00AF554F" w:rsidRPr="007D2A5C">
        <w:t>tương</w:t>
      </w:r>
      <w:proofErr w:type="spellEnd"/>
      <w:r w:rsidR="00AF554F" w:rsidRPr="007D2A5C">
        <w:t xml:space="preserve"> </w:t>
      </w:r>
      <w:proofErr w:type="spellStart"/>
      <w:r w:rsidR="00AF554F" w:rsidRPr="007D2A5C">
        <w:t>đồng</w:t>
      </w:r>
      <w:proofErr w:type="spellEnd"/>
      <w:r w:rsidR="00AF554F" w:rsidRPr="007D2A5C">
        <w:t xml:space="preserve"> so </w:t>
      </w:r>
      <w:proofErr w:type="spellStart"/>
      <w:r w:rsidR="00AF554F" w:rsidRPr="007D2A5C">
        <w:t>với</w:t>
      </w:r>
      <w:proofErr w:type="spellEnd"/>
      <w:r w:rsidR="00AF554F" w:rsidRPr="007D2A5C">
        <w:t xml:space="preserve"> </w:t>
      </w:r>
      <w:proofErr w:type="spellStart"/>
      <w:r w:rsidR="00AF554F" w:rsidRPr="007D2A5C">
        <w:t>bản</w:t>
      </w:r>
      <w:proofErr w:type="spellEnd"/>
      <w:r w:rsidR="00AF554F" w:rsidRPr="007D2A5C">
        <w:t xml:space="preserve"> </w:t>
      </w:r>
      <w:proofErr w:type="spellStart"/>
      <w:r w:rsidR="00AF554F" w:rsidRPr="007D2A5C">
        <w:t>dịch</w:t>
      </w:r>
      <w:proofErr w:type="spellEnd"/>
      <w:r w:rsidR="00AF554F" w:rsidRPr="007D2A5C">
        <w:t>:</w:t>
      </w:r>
      <w:bookmarkEnd w:id="61"/>
      <w:bookmarkEnd w:id="62"/>
      <w:bookmarkEnd w:id="63"/>
    </w:p>
    <w:p w14:paraId="438F8A4B" w14:textId="7B66D3E7" w:rsidR="00072C8A" w:rsidRDefault="00914A73" w:rsidP="00072C8A">
      <w:pPr>
        <w:pStyle w:val="NormalText"/>
        <w:jc w:val="both"/>
        <w:rPr>
          <w:lang w:val="vi-VN"/>
        </w:rPr>
      </w:pPr>
      <w:proofErr w:type="spellStart"/>
      <w:r>
        <w:t>Về</w:t>
      </w:r>
      <w:proofErr w:type="spellEnd"/>
      <w:r>
        <w:rPr>
          <w:lang w:val="vi-VN"/>
        </w:rPr>
        <w:t xml:space="preserve"> cơ bản, việc đ</w:t>
      </w:r>
      <w:proofErr w:type="spellStart"/>
      <w:r w:rsidR="00BA4F92" w:rsidRPr="00AF554F">
        <w:t>ánh</w:t>
      </w:r>
      <w:proofErr w:type="spellEnd"/>
      <w:r w:rsidR="00BA4F92" w:rsidRPr="00AF554F">
        <w:t xml:space="preserve"> </w:t>
      </w:r>
      <w:proofErr w:type="spellStart"/>
      <w:r w:rsidR="00BA4F92" w:rsidRPr="00AF554F">
        <w:t>giá</w:t>
      </w:r>
      <w:proofErr w:type="spellEnd"/>
      <w:r w:rsidR="00BA4F92" w:rsidRPr="00AF554F">
        <w:t xml:space="preserve"> </w:t>
      </w:r>
      <w:proofErr w:type="spellStart"/>
      <w:r w:rsidR="00BA4F92" w:rsidRPr="00AF554F">
        <w:t>độ</w:t>
      </w:r>
      <w:proofErr w:type="spellEnd"/>
      <w:r w:rsidR="00BA4F92" w:rsidRPr="00AF554F">
        <w:t xml:space="preserve"> </w:t>
      </w:r>
      <w:proofErr w:type="spellStart"/>
      <w:r w:rsidR="00BA4F92" w:rsidRPr="00AF554F">
        <w:t>tương</w:t>
      </w:r>
      <w:proofErr w:type="spellEnd"/>
      <w:r w:rsidR="00BA4F92" w:rsidRPr="00AF554F">
        <w:t xml:space="preserve"> </w:t>
      </w:r>
      <w:proofErr w:type="spellStart"/>
      <w:r w:rsidR="00BA4F92" w:rsidRPr="00AF554F">
        <w:t>đồng</w:t>
      </w:r>
      <w:proofErr w:type="spellEnd"/>
      <w:r w:rsidR="00BA4F92" w:rsidRPr="00AF554F">
        <w:t xml:space="preserve"> </w:t>
      </w:r>
      <w:proofErr w:type="spellStart"/>
      <w:r w:rsidR="005103D7">
        <w:t>thường</w:t>
      </w:r>
      <w:proofErr w:type="spellEnd"/>
      <w:r w:rsidR="005103D7">
        <w:rPr>
          <w:lang w:val="vi-VN"/>
        </w:rPr>
        <w:t xml:space="preserve"> </w:t>
      </w:r>
      <w:proofErr w:type="spellStart"/>
      <w:r w:rsidR="00BA4F92" w:rsidRPr="00AF554F">
        <w:t>dựa</w:t>
      </w:r>
      <w:proofErr w:type="spellEnd"/>
      <w:r w:rsidR="00BA4F92" w:rsidRPr="00AF554F">
        <w:t xml:space="preserve"> </w:t>
      </w:r>
      <w:proofErr w:type="spellStart"/>
      <w:r w:rsidR="00BA4F92" w:rsidRPr="00AF554F">
        <w:t>trên</w:t>
      </w:r>
      <w:proofErr w:type="spellEnd"/>
      <w:r w:rsidR="00BA4F92" w:rsidRPr="00AF554F">
        <w:t xml:space="preserve"> </w:t>
      </w:r>
      <w:proofErr w:type="spellStart"/>
      <w:r w:rsidR="00BA4F92" w:rsidRPr="00AF554F">
        <w:t>các</w:t>
      </w:r>
      <w:proofErr w:type="spellEnd"/>
      <w:r w:rsidR="00BA4F92" w:rsidRPr="00AF554F">
        <w:t xml:space="preserve"> </w:t>
      </w:r>
      <w:proofErr w:type="spellStart"/>
      <w:r w:rsidR="00BA4F92" w:rsidRPr="00AF554F">
        <w:t>phương</w:t>
      </w:r>
      <w:proofErr w:type="spellEnd"/>
      <w:r w:rsidR="00BA4F92" w:rsidRPr="00AF554F">
        <w:t xml:space="preserve"> </w:t>
      </w:r>
      <w:proofErr w:type="spellStart"/>
      <w:r w:rsidR="00BA4F92" w:rsidRPr="00AF554F">
        <w:t>pháp</w:t>
      </w:r>
      <w:proofErr w:type="spellEnd"/>
      <w:r w:rsidR="00BA4F92" w:rsidRPr="00AF554F">
        <w:t xml:space="preserve"> </w:t>
      </w:r>
      <w:proofErr w:type="spellStart"/>
      <w:r w:rsidR="00BA4F92" w:rsidRPr="00AF554F">
        <w:t>đo</w:t>
      </w:r>
      <w:proofErr w:type="spellEnd"/>
      <w:r w:rsidR="00BA4F92" w:rsidRPr="00AF554F">
        <w:t xml:space="preserve"> </w:t>
      </w:r>
      <w:proofErr w:type="spellStart"/>
      <w:r w:rsidR="00BA4F92" w:rsidRPr="00AF554F">
        <w:t>độ</w:t>
      </w:r>
      <w:proofErr w:type="spellEnd"/>
      <w:r w:rsidR="00BA4F92" w:rsidRPr="00AF554F">
        <w:t xml:space="preserve"> </w:t>
      </w:r>
      <w:proofErr w:type="spellStart"/>
      <w:r w:rsidR="00BA4F92" w:rsidRPr="00AF554F">
        <w:t>tương</w:t>
      </w:r>
      <w:proofErr w:type="spellEnd"/>
      <w:r w:rsidR="00BA4F92" w:rsidRPr="00AF554F">
        <w:t xml:space="preserve"> </w:t>
      </w:r>
      <w:proofErr w:type="spellStart"/>
      <w:r w:rsidR="00BA4F92" w:rsidRPr="00AF554F">
        <w:t>đồng</w:t>
      </w:r>
      <w:proofErr w:type="spellEnd"/>
      <w:r w:rsidR="00BA4F92" w:rsidRPr="00AF554F">
        <w:t xml:space="preserve"> </w:t>
      </w:r>
      <w:proofErr w:type="spellStart"/>
      <w:r w:rsidR="00BA4F92" w:rsidRPr="00AF554F">
        <w:t>như</w:t>
      </w:r>
      <w:proofErr w:type="spellEnd"/>
      <w:r w:rsidR="00BA4F92" w:rsidRPr="00AF554F">
        <w:t xml:space="preserve"> </w:t>
      </w:r>
      <w:r w:rsidR="007501D6" w:rsidRPr="00AB22C1">
        <w:rPr>
          <w:lang w:val="vi-VN"/>
        </w:rPr>
        <w:t>TF-IDF</w:t>
      </w:r>
      <w:r w:rsidR="00BA4F92" w:rsidRPr="00AF554F">
        <w:t xml:space="preserve">, </w:t>
      </w:r>
      <w:r w:rsidR="007501D6">
        <w:t>C</w:t>
      </w:r>
      <w:r w:rsidR="00BA4F92" w:rsidRPr="00AF554F">
        <w:t xml:space="preserve">osine </w:t>
      </w:r>
      <w:r w:rsidR="007501D6">
        <w:t>S</w:t>
      </w:r>
      <w:r w:rsidR="00BA4F92" w:rsidRPr="00AF554F">
        <w:t xml:space="preserve">imilarity, hay </w:t>
      </w:r>
      <w:proofErr w:type="spellStart"/>
      <w:r w:rsidR="007501D6">
        <w:t>khoảng</w:t>
      </w:r>
      <w:proofErr w:type="spellEnd"/>
      <w:r w:rsidR="007501D6">
        <w:rPr>
          <w:lang w:val="vi-VN"/>
        </w:rPr>
        <w:t xml:space="preserve"> cách </w:t>
      </w:r>
      <w:proofErr w:type="spellStart"/>
      <w:r w:rsidR="00BA4F92" w:rsidRPr="00AF554F">
        <w:t>Levenshtein</w:t>
      </w:r>
      <w:proofErr w:type="spellEnd"/>
      <w:r w:rsidR="00AB22C1">
        <w:rPr>
          <w:lang w:val="vi-VN"/>
        </w:rPr>
        <w:t xml:space="preserve">. Trong đó, </w:t>
      </w:r>
      <w:r w:rsidR="00AB22C1" w:rsidRPr="00AB22C1">
        <w:rPr>
          <w:lang w:val="vi-VN"/>
        </w:rPr>
        <w:t xml:space="preserve">TF-IDF, </w:t>
      </w:r>
    </w:p>
    <w:p w14:paraId="710AB689" w14:textId="2067A772" w:rsidR="00AB22C1" w:rsidRPr="00AB22C1" w:rsidRDefault="00AB22C1" w:rsidP="00072C8A">
      <w:pPr>
        <w:pStyle w:val="NormalText"/>
        <w:ind w:firstLine="0"/>
        <w:jc w:val="both"/>
        <w:rPr>
          <w:lang w:val="vi-VN"/>
        </w:rPr>
      </w:pPr>
      <w:r w:rsidRPr="00AB22C1">
        <w:rPr>
          <w:lang w:val="vi-VN"/>
        </w:rPr>
        <w:t xml:space="preserve">Cosine Similarity và Khoảng cách Levenshtein là ba khái niệm quan trọng trong xử lý ngôn ngữ tự nhiên và phân tích dữ liệu. </w:t>
      </w:r>
      <w:r w:rsidR="00B96CF4">
        <w:rPr>
          <w:lang w:val="vi-VN"/>
        </w:rPr>
        <w:t>Cụ thể:</w:t>
      </w:r>
    </w:p>
    <w:p w14:paraId="61B5CFB5" w14:textId="78A21F13" w:rsidR="00AB22C1" w:rsidRPr="00A15366" w:rsidRDefault="00AB22C1" w:rsidP="007D2A5C">
      <w:pPr>
        <w:pStyle w:val="NormalText"/>
        <w:jc w:val="both"/>
        <w:rPr>
          <w:lang w:val="vi-VN"/>
        </w:rPr>
      </w:pPr>
      <w:r w:rsidRPr="00A15366">
        <w:rPr>
          <w:i/>
          <w:iCs/>
          <w:lang w:val="vi-VN"/>
        </w:rPr>
        <w:t>TF-IDF</w:t>
      </w:r>
      <w:r w:rsidRPr="00A15366">
        <w:rPr>
          <w:lang w:val="vi-VN"/>
        </w:rPr>
        <w:t xml:space="preserve"> (Term Frequency-Inverse Document Frequency) là một phương pháp tính toán trọng số của các từ trong một văn bản so với một tập các văn bản. Nó đo lường tần suất xuất hiện của một từ trong văn bản (TF) và đồng thời điều chỉnh bằng độ quan trọng của từ đó trong tập văn bản (IDF). TF-IDF thường được sử dụng trong các tác vụ như tìm kiếm thông tin, tóm tắt văn bản, phân loại văn bản và gom nhóm dữ liệu.</w:t>
      </w:r>
    </w:p>
    <w:p w14:paraId="4E61C4A7" w14:textId="423AAB11" w:rsidR="00AB22C1" w:rsidRPr="00A15366" w:rsidRDefault="00AB22C1" w:rsidP="007D2A5C">
      <w:pPr>
        <w:pStyle w:val="NormalText"/>
        <w:jc w:val="both"/>
        <w:rPr>
          <w:lang w:val="vi-VN"/>
        </w:rPr>
      </w:pPr>
      <w:r w:rsidRPr="00A15366">
        <w:rPr>
          <w:i/>
          <w:iCs/>
          <w:lang w:val="vi-VN"/>
        </w:rPr>
        <w:t>Cosine Similarity</w:t>
      </w:r>
      <w:r w:rsidRPr="00A15366">
        <w:rPr>
          <w:lang w:val="vi-VN"/>
        </w:rPr>
        <w:t xml:space="preserve"> là một phép đo độ tương đồng giữa hai véc-tơ trong không gian đa chiều. Nó đo lường góc giữa hai véc-tơ và cho biết mức độ hướng giống nhau của chúng. Giá trị Cosine Similarity nằm trong khoảng [-1, 1], trong đó 1 đại diện cho sự giống nhau hoàn toàn, 0 đại diện cho sự không tương đồng và -1 đại diện cho sự đối nghịch hoàn toàn. Cosine Similarity thường được sử dụng trong các bài toán gom nhóm (clustering) và tìm kiếm thông tin để so sánh mức độ tương đồng giữa các văn bản, tài liệu hoặc tập dữ liệu.</w:t>
      </w:r>
    </w:p>
    <w:p w14:paraId="17C21170" w14:textId="22F44B4A" w:rsidR="00AB22C1" w:rsidRPr="00A15366" w:rsidRDefault="00AB22C1" w:rsidP="007D2A5C">
      <w:pPr>
        <w:pStyle w:val="NormalText"/>
        <w:jc w:val="both"/>
        <w:rPr>
          <w:lang w:val="vi-VN"/>
        </w:rPr>
      </w:pPr>
      <w:r w:rsidRPr="00A15366">
        <w:rPr>
          <w:i/>
          <w:iCs/>
          <w:lang w:val="vi-VN"/>
        </w:rPr>
        <w:t>Khoảng cách Levenshtein</w:t>
      </w:r>
      <w:r w:rsidRPr="00A15366">
        <w:rPr>
          <w:lang w:val="vi-VN"/>
        </w:rPr>
        <w:t>, còn gọi là khoảng cách sửa đổi, đo lường số lượng các thao tác chỉnh sửa (chèn, xóa hoặc thay thế ký tự) cần thiết để biến đổi một chuỗi thành chuỗi khác. Nó được sử dụng để so sánh độ giống nhau giữa hai chuỗi, đặc biệt là khi xử lý dữ liệu chuỗi có thể xuất hiện các sai sót hoặc thay đổi nhỏ. Khoảng cách Levenshtein thường được áp dụng trong các tác vụ như gợi ý từ điển, phân loại văn bản gần giống và so sánh chuỗi dữ liệu không chuẩn.</w:t>
      </w:r>
    </w:p>
    <w:p w14:paraId="42402A02" w14:textId="1C5B0F44" w:rsidR="007069D6" w:rsidRDefault="00AB22C1" w:rsidP="007D2A5C">
      <w:pPr>
        <w:pStyle w:val="NormalText"/>
        <w:jc w:val="both"/>
        <w:rPr>
          <w:lang w:val="vi-VN"/>
        </w:rPr>
      </w:pPr>
      <w:proofErr w:type="spellStart"/>
      <w:r>
        <w:t>Như</w:t>
      </w:r>
      <w:proofErr w:type="spellEnd"/>
      <w:r>
        <w:rPr>
          <w:lang w:val="vi-VN"/>
        </w:rPr>
        <w:t xml:space="preserve"> vây, t</w:t>
      </w:r>
      <w:proofErr w:type="spellStart"/>
      <w:r w:rsidR="00C73E06">
        <w:t>rong</w:t>
      </w:r>
      <w:proofErr w:type="spellEnd"/>
      <w:r w:rsidR="00C73E06">
        <w:rPr>
          <w:lang w:val="vi-VN"/>
        </w:rPr>
        <w:t xml:space="preserve"> báo cáo này, chúng em cân nhắc sử dụng </w:t>
      </w:r>
      <w:proofErr w:type="spellStart"/>
      <w:r w:rsidR="00C73E06">
        <w:t>k</w:t>
      </w:r>
      <w:r w:rsidR="00BA4F92" w:rsidRPr="00BA4F92">
        <w:t>hoảng</w:t>
      </w:r>
      <w:proofErr w:type="spellEnd"/>
      <w:r w:rsidR="00BA4F92" w:rsidRPr="00BA4F92">
        <w:t xml:space="preserve"> </w:t>
      </w:r>
      <w:proofErr w:type="spellStart"/>
      <w:r w:rsidR="00BA4F92" w:rsidRPr="00BA4F92">
        <w:t>cách</w:t>
      </w:r>
      <w:proofErr w:type="spellEnd"/>
      <w:r w:rsidR="00BA4F92" w:rsidRPr="00BA4F92">
        <w:t xml:space="preserve"> </w:t>
      </w:r>
      <w:proofErr w:type="spellStart"/>
      <w:r w:rsidR="00BA4F92" w:rsidRPr="00BA4F92">
        <w:t>Levenshtein</w:t>
      </w:r>
      <w:proofErr w:type="spellEnd"/>
      <w:r w:rsidR="00BA4F92" w:rsidRPr="00BA4F92">
        <w:t xml:space="preserve">, </w:t>
      </w:r>
      <w:proofErr w:type="spellStart"/>
      <w:r w:rsidR="00BA4F92" w:rsidRPr="00BA4F92">
        <w:t>là</w:t>
      </w:r>
      <w:proofErr w:type="spellEnd"/>
      <w:r w:rsidR="00BA4F92" w:rsidRPr="00BA4F92">
        <w:t xml:space="preserve"> </w:t>
      </w:r>
      <w:proofErr w:type="spellStart"/>
      <w:r w:rsidR="00BA4F92" w:rsidRPr="00BA4F92">
        <w:t>một</w:t>
      </w:r>
      <w:proofErr w:type="spellEnd"/>
      <w:r w:rsidR="00BA4F92" w:rsidRPr="00BA4F92">
        <w:t xml:space="preserve"> </w:t>
      </w:r>
      <w:proofErr w:type="spellStart"/>
      <w:r w:rsidR="00BA4F92" w:rsidRPr="00BA4F92">
        <w:t>phép</w:t>
      </w:r>
      <w:proofErr w:type="spellEnd"/>
      <w:r w:rsidR="00BA4F92" w:rsidRPr="00BA4F92">
        <w:t xml:space="preserve"> </w:t>
      </w:r>
      <w:proofErr w:type="spellStart"/>
      <w:r w:rsidR="00BA4F92" w:rsidRPr="00BA4F92">
        <w:t>đo</w:t>
      </w:r>
      <w:proofErr w:type="spellEnd"/>
      <w:r w:rsidR="00BA4F92" w:rsidRPr="00BA4F92">
        <w:t xml:space="preserve"> </w:t>
      </w:r>
      <w:proofErr w:type="spellStart"/>
      <w:r w:rsidR="00BA4F92" w:rsidRPr="00BA4F92">
        <w:t>độ</w:t>
      </w:r>
      <w:proofErr w:type="spellEnd"/>
      <w:r w:rsidR="00BA4F92" w:rsidRPr="00BA4F92">
        <w:t xml:space="preserve"> </w:t>
      </w:r>
      <w:proofErr w:type="spellStart"/>
      <w:r w:rsidR="00BA4F92" w:rsidRPr="00BA4F92">
        <w:t>tương</w:t>
      </w:r>
      <w:proofErr w:type="spellEnd"/>
      <w:r w:rsidR="00BA4F92" w:rsidRPr="00BA4F92">
        <w:t xml:space="preserve"> </w:t>
      </w:r>
      <w:proofErr w:type="spellStart"/>
      <w:r w:rsidR="00BA4F92" w:rsidRPr="00BA4F92">
        <w:t>đồng</w:t>
      </w:r>
      <w:proofErr w:type="spellEnd"/>
      <w:r w:rsidR="00BA4F92" w:rsidRPr="00BA4F92">
        <w:t xml:space="preserve"> </w:t>
      </w:r>
      <w:proofErr w:type="spellStart"/>
      <w:r w:rsidR="00BA4F92" w:rsidRPr="00BA4F92">
        <w:t>giữa</w:t>
      </w:r>
      <w:proofErr w:type="spellEnd"/>
      <w:r w:rsidR="00BA4F92" w:rsidRPr="00BA4F92">
        <w:t xml:space="preserve"> </w:t>
      </w:r>
      <w:proofErr w:type="spellStart"/>
      <w:r w:rsidR="00BA4F92" w:rsidRPr="00BA4F92">
        <w:t>hai</w:t>
      </w:r>
      <w:proofErr w:type="spellEnd"/>
      <w:r w:rsidR="00BA4F92" w:rsidRPr="00BA4F92">
        <w:t xml:space="preserve"> </w:t>
      </w:r>
      <w:proofErr w:type="spellStart"/>
      <w:r w:rsidR="00BA4F92" w:rsidRPr="00BA4F92">
        <w:t>chuỗi</w:t>
      </w:r>
      <w:proofErr w:type="spellEnd"/>
      <w:r w:rsidR="0013313F">
        <w:rPr>
          <w:lang w:val="vi-VN"/>
        </w:rPr>
        <w:t xml:space="preserve">, cụ thể là </w:t>
      </w:r>
      <w:r w:rsidR="00057600">
        <w:rPr>
          <w:lang w:val="vi-VN"/>
        </w:rPr>
        <w:t xml:space="preserve">dữ liệu thu thập được lần lượt với các </w:t>
      </w:r>
      <w:r w:rsidR="0013313F">
        <w:rPr>
          <w:lang w:val="vi-VN"/>
        </w:rPr>
        <w:t xml:space="preserve">bản dịch từ hai từ điển </w:t>
      </w:r>
      <w:r w:rsidR="00057600">
        <w:rPr>
          <w:lang w:val="vi-VN"/>
        </w:rPr>
        <w:t>vừa nêu trên.</w:t>
      </w:r>
      <w:r w:rsidR="007E24A5">
        <w:rPr>
          <w:lang w:val="vi-VN"/>
        </w:rPr>
        <w:t xml:space="preserve"> </w:t>
      </w:r>
      <w:r w:rsidR="00921366">
        <w:rPr>
          <w:lang w:val="vi-VN"/>
        </w:rPr>
        <w:t xml:space="preserve">Ngoài ra, do số lượng ký tự ở các câu là khác nhau, </w:t>
      </w:r>
      <w:r w:rsidR="00742A54">
        <w:rPr>
          <w:lang w:val="vi-VN"/>
        </w:rPr>
        <w:t xml:space="preserve">điều này làm khó khăn so sánh độ tương đồng giữa các câu. Vì thế, chúng em đề xuất chuyển đổi </w:t>
      </w:r>
      <w:r w:rsidR="00A775E2">
        <w:rPr>
          <w:lang w:val="vi-VN"/>
        </w:rPr>
        <w:t>khoảng cách Levenshtein vừa tính được trên các câu thành tỉ lệ phần trăm để có cái nhìn tổng quan hơn về dữ liệu</w:t>
      </w:r>
      <w:r w:rsidR="00436C53">
        <w:rPr>
          <w:lang w:val="vi-VN"/>
        </w:rPr>
        <w:t>.</w:t>
      </w:r>
    </w:p>
    <w:p w14:paraId="433FB75E" w14:textId="3BDADC2F" w:rsidR="001779AD" w:rsidRDefault="001779AD" w:rsidP="007D2A5C">
      <w:pPr>
        <w:pStyle w:val="NormalText"/>
        <w:jc w:val="both"/>
        <w:rPr>
          <w:lang w:val="vi-VN"/>
        </w:rPr>
      </w:pPr>
      <w:r>
        <w:rPr>
          <w:lang w:val="vi-VN"/>
        </w:rPr>
        <w:t>Để so khớp và đánh giá mức độ tin cậy của dữ liệu thu thập được chúng em chia thành</w:t>
      </w:r>
      <w:r w:rsidR="006B2E1D">
        <w:rPr>
          <w:lang w:val="vi-VN"/>
        </w:rPr>
        <w:t xml:space="preserve"> 4 cấp độ như sau:</w:t>
      </w:r>
    </w:p>
    <w:p w14:paraId="2923A9DA" w14:textId="262E2C7C" w:rsidR="003F04D4" w:rsidRDefault="00250A60" w:rsidP="007D2A5C">
      <w:pPr>
        <w:pStyle w:val="NormalText"/>
        <w:numPr>
          <w:ilvl w:val="0"/>
          <w:numId w:val="9"/>
        </w:numPr>
        <w:jc w:val="both"/>
        <w:rPr>
          <w:lang w:val="vi-VN"/>
        </w:rPr>
      </w:pPr>
      <w:bookmarkStart w:id="64" w:name="_Hlk142313811"/>
      <w:r w:rsidRPr="006B2E1D">
        <w:rPr>
          <w:lang w:val="vi-VN"/>
        </w:rPr>
        <w:t xml:space="preserve">Với các câu </w:t>
      </w:r>
      <w:r w:rsidR="00763DCF" w:rsidRPr="006B2E1D">
        <w:rPr>
          <w:lang w:val="vi-VN"/>
        </w:rPr>
        <w:t xml:space="preserve">có độ tương đồng </w:t>
      </w:r>
      <w:r w:rsidR="00824A6B">
        <w:rPr>
          <w:lang w:val="vi-VN"/>
        </w:rPr>
        <w:t xml:space="preserve">giữa dữ liệu thu thập được với các bản dịch </w:t>
      </w:r>
      <w:r w:rsidR="001779AD" w:rsidRPr="006B2E1D">
        <w:rPr>
          <w:lang w:val="vi-VN"/>
        </w:rPr>
        <w:t xml:space="preserve">lớn hơn hoặc bằng </w:t>
      </w:r>
      <w:r w:rsidR="006B2E1D">
        <w:rPr>
          <w:lang w:val="vi-VN"/>
        </w:rPr>
        <w:t>75%</w:t>
      </w:r>
      <w:r w:rsidR="009D108B">
        <w:rPr>
          <w:lang w:val="vi-VN"/>
        </w:rPr>
        <w:t>,</w:t>
      </w:r>
      <w:r w:rsidR="006B2E1D">
        <w:rPr>
          <w:lang w:val="vi-VN"/>
        </w:rPr>
        <w:t xml:space="preserve"> chúng được đánh giá là đáng tin cậy (</w:t>
      </w:r>
      <w:r w:rsidR="00824A6B">
        <w:rPr>
          <w:lang w:val="vi-VN"/>
        </w:rPr>
        <w:t>Reliable)</w:t>
      </w:r>
    </w:p>
    <w:p w14:paraId="2DBAAD05" w14:textId="77777777" w:rsidR="00072C8A" w:rsidRDefault="00072C8A" w:rsidP="00072C8A">
      <w:pPr>
        <w:pStyle w:val="NormalText"/>
        <w:ind w:left="720" w:firstLine="0"/>
        <w:jc w:val="both"/>
        <w:rPr>
          <w:lang w:val="vi-VN"/>
        </w:rPr>
      </w:pPr>
    </w:p>
    <w:p w14:paraId="3BA51BEB" w14:textId="77777777" w:rsidR="00072C8A" w:rsidRDefault="00072C8A" w:rsidP="00072C8A">
      <w:pPr>
        <w:pStyle w:val="NormalText"/>
        <w:ind w:left="720" w:firstLine="0"/>
        <w:jc w:val="both"/>
        <w:rPr>
          <w:lang w:val="vi-VN"/>
        </w:rPr>
      </w:pPr>
    </w:p>
    <w:p w14:paraId="2EAFFA7F" w14:textId="6D8C54FB" w:rsidR="00824A6B" w:rsidRDefault="00824A6B" w:rsidP="007D2A5C">
      <w:pPr>
        <w:pStyle w:val="NormalText"/>
        <w:numPr>
          <w:ilvl w:val="0"/>
          <w:numId w:val="9"/>
        </w:numPr>
        <w:jc w:val="both"/>
        <w:rPr>
          <w:lang w:val="vi-VN"/>
        </w:rPr>
      </w:pPr>
      <w:r>
        <w:rPr>
          <w:lang w:val="vi-VN"/>
        </w:rPr>
        <w:t xml:space="preserve">Với các câu có độ tương đồng </w:t>
      </w:r>
      <w:r w:rsidR="009D108B">
        <w:rPr>
          <w:lang w:val="vi-VN"/>
        </w:rPr>
        <w:t>trong khoảng từ 60% đến 75%, chúng được đánh giá là có thể tin cậy được</w:t>
      </w:r>
      <w:r w:rsidR="001B5581">
        <w:rPr>
          <w:lang w:val="vi-VN"/>
        </w:rPr>
        <w:t xml:space="preserve"> (Trustable)</w:t>
      </w:r>
    </w:p>
    <w:p w14:paraId="1E3DC340" w14:textId="712A92D0" w:rsidR="009D108B" w:rsidRDefault="009D108B" w:rsidP="007D2A5C">
      <w:pPr>
        <w:pStyle w:val="NormalText"/>
        <w:numPr>
          <w:ilvl w:val="0"/>
          <w:numId w:val="9"/>
        </w:numPr>
        <w:jc w:val="both"/>
        <w:rPr>
          <w:lang w:val="vi-VN"/>
        </w:rPr>
      </w:pPr>
      <w:r>
        <w:rPr>
          <w:lang w:val="vi-VN"/>
        </w:rPr>
        <w:t xml:space="preserve">Với các câu có độ tương đồng trong khoảng từ 50% đến 60%, </w:t>
      </w:r>
      <w:r w:rsidR="002A7DF5">
        <w:rPr>
          <w:lang w:val="vi-VN"/>
        </w:rPr>
        <w:t>chúng được đánh giá là cần xác minh lại (Needs_verification)</w:t>
      </w:r>
    </w:p>
    <w:p w14:paraId="3AB82106" w14:textId="483A180E" w:rsidR="00E44155" w:rsidRPr="006B2E1D" w:rsidRDefault="00E44155" w:rsidP="007D2A5C">
      <w:pPr>
        <w:pStyle w:val="NormalText"/>
        <w:numPr>
          <w:ilvl w:val="0"/>
          <w:numId w:val="9"/>
        </w:numPr>
        <w:jc w:val="both"/>
        <w:rPr>
          <w:lang w:val="vi-VN"/>
        </w:rPr>
      </w:pPr>
      <w:r>
        <w:rPr>
          <w:lang w:val="vi-VN"/>
        </w:rPr>
        <w:t xml:space="preserve">Với các câu có độ tương đồng còn lại, chúng được đánh giá là </w:t>
      </w:r>
      <w:r w:rsidR="001B5581">
        <w:rPr>
          <w:lang w:val="vi-VN"/>
        </w:rPr>
        <w:t>không biết (Unknown)</w:t>
      </w:r>
    </w:p>
    <w:bookmarkEnd w:id="64"/>
    <w:p w14:paraId="7D09E980" w14:textId="77777777" w:rsidR="00AF554F" w:rsidRPr="00AF554F" w:rsidRDefault="00AF554F" w:rsidP="00AF554F">
      <w:pPr>
        <w:rPr>
          <w:rFonts w:ascii="Times New Roman" w:eastAsia="Times New Roman" w:hAnsi="Times New Roman" w:cs="Times New Roman"/>
          <w:bCs/>
          <w:sz w:val="26"/>
          <w:szCs w:val="26"/>
        </w:rPr>
      </w:pPr>
    </w:p>
    <w:p w14:paraId="004FC672" w14:textId="5BB80F99" w:rsidR="00AF554F" w:rsidRPr="001B24FB" w:rsidRDefault="001B24FB" w:rsidP="00A15366">
      <w:pPr>
        <w:pStyle w:val="Heading02"/>
        <w:numPr>
          <w:ilvl w:val="0"/>
          <w:numId w:val="0"/>
        </w:numPr>
        <w:ind w:left="720" w:hanging="720"/>
      </w:pPr>
      <w:bookmarkStart w:id="65" w:name="_Toc142345546"/>
      <w:bookmarkStart w:id="66" w:name="_Toc142345911"/>
      <w:bookmarkStart w:id="67" w:name="_Toc142736587"/>
      <w:r w:rsidRPr="001B24FB">
        <w:t>3.7</w:t>
      </w:r>
      <w:r w:rsidR="00A15366">
        <w:t>.</w:t>
      </w:r>
      <w:r w:rsidR="00A15366">
        <w:tab/>
      </w:r>
      <w:r w:rsidR="00AF554F" w:rsidRPr="001B24FB">
        <w:t>Lưu trữ nội dung ngôn ngữ đã xử lý dưới dạng Excel:</w:t>
      </w:r>
      <w:bookmarkEnd w:id="65"/>
      <w:bookmarkEnd w:id="66"/>
      <w:bookmarkEnd w:id="67"/>
    </w:p>
    <w:p w14:paraId="5BD5BA74" w14:textId="6F2307F0" w:rsidR="00AD1152" w:rsidRDefault="00AD1152" w:rsidP="007D2A5C">
      <w:pPr>
        <w:pStyle w:val="NormalText"/>
        <w:jc w:val="both"/>
      </w:pPr>
      <w:proofErr w:type="spellStart"/>
      <w:r>
        <w:t>Để</w:t>
      </w:r>
      <w:proofErr w:type="spellEnd"/>
      <w:r>
        <w:rPr>
          <w:lang w:val="vi-VN"/>
        </w:rPr>
        <w:t xml:space="preserve"> lưu trữ nội dung ngôn ngữ đã xử lý, chúng em dùng </w:t>
      </w:r>
      <w:r w:rsidR="00F27613">
        <w:rPr>
          <w:lang w:val="vi-VN"/>
        </w:rPr>
        <w:t>thư viện o</w:t>
      </w:r>
      <w:proofErr w:type="spellStart"/>
      <w:r w:rsidR="00381C32" w:rsidRPr="00381C32">
        <w:t>penpyxl</w:t>
      </w:r>
      <w:proofErr w:type="spellEnd"/>
      <w:r w:rsidR="00F27613">
        <w:rPr>
          <w:lang w:val="vi-VN"/>
        </w:rPr>
        <w:t>. Đây</w:t>
      </w:r>
      <w:r w:rsidR="00381C32" w:rsidRPr="00381C32">
        <w:t xml:space="preserve"> </w:t>
      </w:r>
      <w:proofErr w:type="spellStart"/>
      <w:r w:rsidR="00381C32" w:rsidRPr="00381C32">
        <w:t>là</w:t>
      </w:r>
      <w:proofErr w:type="spellEnd"/>
      <w:r w:rsidR="00381C32" w:rsidRPr="00381C32">
        <w:t xml:space="preserve"> </w:t>
      </w:r>
      <w:proofErr w:type="spellStart"/>
      <w:r w:rsidR="00381C32" w:rsidRPr="00381C32">
        <w:t>một</w:t>
      </w:r>
      <w:proofErr w:type="spellEnd"/>
      <w:r w:rsidR="00381C32" w:rsidRPr="00381C32">
        <w:t xml:space="preserve"> </w:t>
      </w:r>
      <w:proofErr w:type="spellStart"/>
      <w:r w:rsidR="00381C32" w:rsidRPr="00381C32">
        <w:t>thư</w:t>
      </w:r>
      <w:proofErr w:type="spellEnd"/>
      <w:r w:rsidR="00381C32" w:rsidRPr="00381C32">
        <w:t xml:space="preserve"> </w:t>
      </w:r>
      <w:proofErr w:type="spellStart"/>
      <w:r w:rsidR="00381C32" w:rsidRPr="00381C32">
        <w:t>viện</w:t>
      </w:r>
      <w:proofErr w:type="spellEnd"/>
      <w:r w:rsidR="00381C32" w:rsidRPr="00381C32">
        <w:t xml:space="preserve"> Python </w:t>
      </w:r>
      <w:proofErr w:type="spellStart"/>
      <w:r w:rsidR="00381C32" w:rsidRPr="00381C32">
        <w:t>mạnh</w:t>
      </w:r>
      <w:proofErr w:type="spellEnd"/>
      <w:r w:rsidR="00381C32" w:rsidRPr="00381C32">
        <w:t xml:space="preserve"> </w:t>
      </w:r>
      <w:proofErr w:type="spellStart"/>
      <w:r w:rsidR="00381C32" w:rsidRPr="00381C32">
        <w:t>mẽ</w:t>
      </w:r>
      <w:proofErr w:type="spellEnd"/>
      <w:r w:rsidR="00381C32" w:rsidRPr="00381C32">
        <w:t xml:space="preserve"> </w:t>
      </w:r>
      <w:proofErr w:type="spellStart"/>
      <w:r w:rsidR="00381C32" w:rsidRPr="00381C32">
        <w:t>và</w:t>
      </w:r>
      <w:proofErr w:type="spellEnd"/>
      <w:r w:rsidR="00381C32" w:rsidRPr="00381C32">
        <w:t xml:space="preserve"> </w:t>
      </w:r>
      <w:proofErr w:type="spellStart"/>
      <w:r w:rsidR="00381C32" w:rsidRPr="00381C32">
        <w:t>dễ</w:t>
      </w:r>
      <w:proofErr w:type="spellEnd"/>
      <w:r w:rsidR="00381C32" w:rsidRPr="00381C32">
        <w:t xml:space="preserve"> </w:t>
      </w:r>
      <w:proofErr w:type="spellStart"/>
      <w:r w:rsidR="00381C32" w:rsidRPr="00381C32">
        <w:t>sử</w:t>
      </w:r>
      <w:proofErr w:type="spellEnd"/>
      <w:r w:rsidR="00381C32" w:rsidRPr="00381C32">
        <w:t xml:space="preserve"> </w:t>
      </w:r>
      <w:proofErr w:type="spellStart"/>
      <w:r w:rsidR="00381C32" w:rsidRPr="00381C32">
        <w:t>dụng</w:t>
      </w:r>
      <w:proofErr w:type="spellEnd"/>
      <w:r w:rsidR="00381C32" w:rsidRPr="00381C32">
        <w:t xml:space="preserve"> </w:t>
      </w:r>
      <w:proofErr w:type="spellStart"/>
      <w:r w:rsidR="00F27613">
        <w:t>khi</w:t>
      </w:r>
      <w:proofErr w:type="spellEnd"/>
      <w:r w:rsidR="00F27613">
        <w:rPr>
          <w:lang w:val="vi-VN"/>
        </w:rPr>
        <w:t xml:space="preserve"> </w:t>
      </w:r>
      <w:proofErr w:type="spellStart"/>
      <w:r w:rsidR="00381C32" w:rsidRPr="00381C32">
        <w:t>việc</w:t>
      </w:r>
      <w:proofErr w:type="spellEnd"/>
      <w:r w:rsidR="00381C32" w:rsidRPr="00381C32">
        <w:t xml:space="preserve"> </w:t>
      </w:r>
      <w:proofErr w:type="spellStart"/>
      <w:r w:rsidR="00381C32" w:rsidRPr="00381C32">
        <w:t>làm</w:t>
      </w:r>
      <w:proofErr w:type="spellEnd"/>
      <w:r w:rsidR="00381C32" w:rsidRPr="00381C32">
        <w:t xml:space="preserve"> </w:t>
      </w:r>
      <w:proofErr w:type="spellStart"/>
      <w:r w:rsidR="00381C32" w:rsidRPr="00381C32">
        <w:t>việc</w:t>
      </w:r>
      <w:proofErr w:type="spellEnd"/>
      <w:r w:rsidR="00381C32" w:rsidRPr="00381C32">
        <w:t xml:space="preserve"> </w:t>
      </w:r>
      <w:proofErr w:type="spellStart"/>
      <w:r w:rsidR="00381C32" w:rsidRPr="00381C32">
        <w:t>với</w:t>
      </w:r>
      <w:proofErr w:type="spellEnd"/>
      <w:r w:rsidR="00381C32" w:rsidRPr="00381C32">
        <w:t xml:space="preserve"> </w:t>
      </w:r>
      <w:proofErr w:type="spellStart"/>
      <w:r w:rsidR="00381C32" w:rsidRPr="00381C32">
        <w:t>các</w:t>
      </w:r>
      <w:proofErr w:type="spellEnd"/>
      <w:r w:rsidR="00381C32" w:rsidRPr="00381C32">
        <w:t xml:space="preserve"> </w:t>
      </w:r>
      <w:proofErr w:type="spellStart"/>
      <w:r w:rsidR="00381C32" w:rsidRPr="00381C32">
        <w:t>tệp</w:t>
      </w:r>
      <w:proofErr w:type="spellEnd"/>
      <w:r w:rsidR="00381C32" w:rsidRPr="00381C32">
        <w:t xml:space="preserve"> Excel (.xlsx). </w:t>
      </w:r>
      <w:proofErr w:type="spellStart"/>
      <w:r w:rsidR="00381C32" w:rsidRPr="00381C32">
        <w:t>Nó</w:t>
      </w:r>
      <w:proofErr w:type="spellEnd"/>
      <w:r w:rsidR="00381C32" w:rsidRPr="00381C32">
        <w:t xml:space="preserve"> </w:t>
      </w:r>
      <w:proofErr w:type="spellStart"/>
      <w:r w:rsidR="00381C32" w:rsidRPr="00381C32">
        <w:t>cung</w:t>
      </w:r>
      <w:proofErr w:type="spellEnd"/>
      <w:r w:rsidR="00381C32" w:rsidRPr="00381C32">
        <w:t xml:space="preserve"> </w:t>
      </w:r>
      <w:proofErr w:type="spellStart"/>
      <w:r w:rsidR="00381C32" w:rsidRPr="00381C32">
        <w:t>cấp</w:t>
      </w:r>
      <w:proofErr w:type="spellEnd"/>
      <w:r w:rsidR="00381C32" w:rsidRPr="00381C32">
        <w:t xml:space="preserve"> </w:t>
      </w:r>
      <w:proofErr w:type="spellStart"/>
      <w:r w:rsidR="00381C32" w:rsidRPr="00381C32">
        <w:t>các</w:t>
      </w:r>
      <w:proofErr w:type="spellEnd"/>
      <w:r w:rsidR="00381C32" w:rsidRPr="00381C32">
        <w:t xml:space="preserve"> </w:t>
      </w:r>
      <w:proofErr w:type="spellStart"/>
      <w:r w:rsidR="00381C32" w:rsidRPr="00381C32">
        <w:t>tính</w:t>
      </w:r>
      <w:proofErr w:type="spellEnd"/>
      <w:r w:rsidR="00381C32" w:rsidRPr="00381C32">
        <w:t xml:space="preserve"> </w:t>
      </w:r>
      <w:proofErr w:type="spellStart"/>
      <w:r w:rsidR="00381C32" w:rsidRPr="00381C32">
        <w:t>năng</w:t>
      </w:r>
      <w:proofErr w:type="spellEnd"/>
      <w:r w:rsidR="00381C32" w:rsidRPr="00381C32">
        <w:t xml:space="preserve"> </w:t>
      </w:r>
      <w:proofErr w:type="spellStart"/>
      <w:r w:rsidR="00381C32" w:rsidRPr="00381C32">
        <w:t>cho</w:t>
      </w:r>
      <w:proofErr w:type="spellEnd"/>
      <w:r w:rsidR="00381C32" w:rsidRPr="00381C32">
        <w:t xml:space="preserve"> </w:t>
      </w:r>
      <w:proofErr w:type="spellStart"/>
      <w:r w:rsidR="00381C32" w:rsidRPr="00381C32">
        <w:t>phép</w:t>
      </w:r>
      <w:proofErr w:type="spellEnd"/>
      <w:r w:rsidR="00381C32" w:rsidRPr="00381C32">
        <w:t xml:space="preserve"> </w:t>
      </w:r>
      <w:proofErr w:type="spellStart"/>
      <w:r w:rsidR="00381C32" w:rsidRPr="00381C32">
        <w:t>đọc</w:t>
      </w:r>
      <w:proofErr w:type="spellEnd"/>
      <w:r w:rsidR="00381C32" w:rsidRPr="00381C32">
        <w:t xml:space="preserve">, </w:t>
      </w:r>
      <w:proofErr w:type="spellStart"/>
      <w:r w:rsidR="00381C32" w:rsidRPr="00381C32">
        <w:t>ghi</w:t>
      </w:r>
      <w:proofErr w:type="spellEnd"/>
      <w:r w:rsidR="00381C32" w:rsidRPr="00381C32">
        <w:t xml:space="preserve"> </w:t>
      </w:r>
      <w:proofErr w:type="spellStart"/>
      <w:r w:rsidR="00381C32" w:rsidRPr="00381C32">
        <w:t>và</w:t>
      </w:r>
      <w:proofErr w:type="spellEnd"/>
      <w:r w:rsidR="00381C32" w:rsidRPr="00381C32">
        <w:t xml:space="preserve"> </w:t>
      </w:r>
      <w:proofErr w:type="spellStart"/>
      <w:r w:rsidR="00381C32" w:rsidRPr="00381C32">
        <w:t>xử</w:t>
      </w:r>
      <w:proofErr w:type="spellEnd"/>
      <w:r w:rsidR="00381C32" w:rsidRPr="00381C32">
        <w:t xml:space="preserve"> </w:t>
      </w:r>
      <w:proofErr w:type="spellStart"/>
      <w:r w:rsidR="00381C32" w:rsidRPr="00381C32">
        <w:t>lý</w:t>
      </w:r>
      <w:proofErr w:type="spellEnd"/>
      <w:r w:rsidR="00381C32" w:rsidRPr="00381C32">
        <w:t xml:space="preserve"> </w:t>
      </w:r>
      <w:proofErr w:type="spellStart"/>
      <w:r w:rsidR="00381C32" w:rsidRPr="00381C32">
        <w:t>dữ</w:t>
      </w:r>
      <w:proofErr w:type="spellEnd"/>
      <w:r w:rsidR="00381C32" w:rsidRPr="00381C32">
        <w:t xml:space="preserve"> </w:t>
      </w:r>
      <w:proofErr w:type="spellStart"/>
      <w:r w:rsidR="00381C32" w:rsidRPr="00381C32">
        <w:t>liệu</w:t>
      </w:r>
      <w:proofErr w:type="spellEnd"/>
      <w:r w:rsidR="00381C32" w:rsidRPr="00381C32">
        <w:t xml:space="preserve"> </w:t>
      </w:r>
      <w:proofErr w:type="spellStart"/>
      <w:r w:rsidR="00381C32" w:rsidRPr="00381C32">
        <w:t>trong</w:t>
      </w:r>
      <w:proofErr w:type="spellEnd"/>
      <w:r w:rsidR="00381C32" w:rsidRPr="00381C32">
        <w:t xml:space="preserve"> </w:t>
      </w:r>
      <w:proofErr w:type="spellStart"/>
      <w:r w:rsidR="00381C32" w:rsidRPr="00381C32">
        <w:t>các</w:t>
      </w:r>
      <w:proofErr w:type="spellEnd"/>
      <w:r w:rsidR="00381C32" w:rsidRPr="00381C32">
        <w:t xml:space="preserve"> </w:t>
      </w:r>
      <w:proofErr w:type="spellStart"/>
      <w:r w:rsidR="00381C32" w:rsidRPr="00381C32">
        <w:t>tệp</w:t>
      </w:r>
      <w:proofErr w:type="spellEnd"/>
      <w:r w:rsidR="00381C32" w:rsidRPr="00381C32">
        <w:t xml:space="preserve"> Excel </w:t>
      </w:r>
      <w:proofErr w:type="spellStart"/>
      <w:r w:rsidR="00381C32" w:rsidRPr="00381C32">
        <w:t>một</w:t>
      </w:r>
      <w:proofErr w:type="spellEnd"/>
      <w:r w:rsidR="00381C32" w:rsidRPr="00381C32">
        <w:t xml:space="preserve"> </w:t>
      </w:r>
      <w:proofErr w:type="spellStart"/>
      <w:r w:rsidR="00381C32" w:rsidRPr="00381C32">
        <w:t>cách</w:t>
      </w:r>
      <w:proofErr w:type="spellEnd"/>
      <w:r w:rsidR="00381C32" w:rsidRPr="00381C32">
        <w:t xml:space="preserve"> </w:t>
      </w:r>
      <w:proofErr w:type="spellStart"/>
      <w:r w:rsidR="00381C32" w:rsidRPr="00381C32">
        <w:t>linh</w:t>
      </w:r>
      <w:proofErr w:type="spellEnd"/>
      <w:r w:rsidR="00381C32" w:rsidRPr="00381C32">
        <w:t xml:space="preserve"> </w:t>
      </w:r>
      <w:proofErr w:type="spellStart"/>
      <w:r w:rsidR="00381C32" w:rsidRPr="00381C32">
        <w:t>hoạt</w:t>
      </w:r>
      <w:proofErr w:type="spellEnd"/>
      <w:r w:rsidR="00381C32" w:rsidRPr="00381C32">
        <w:t xml:space="preserve"> </w:t>
      </w:r>
      <w:proofErr w:type="spellStart"/>
      <w:r w:rsidR="00381C32" w:rsidRPr="00381C32">
        <w:t>và</w:t>
      </w:r>
      <w:proofErr w:type="spellEnd"/>
      <w:r w:rsidR="00381C32" w:rsidRPr="00381C32">
        <w:t xml:space="preserve"> </w:t>
      </w:r>
      <w:proofErr w:type="spellStart"/>
      <w:r w:rsidR="00381C32" w:rsidRPr="00381C32">
        <w:t>tiện</w:t>
      </w:r>
      <w:proofErr w:type="spellEnd"/>
      <w:r w:rsidR="00381C32" w:rsidRPr="00381C32">
        <w:t xml:space="preserve"> </w:t>
      </w:r>
      <w:proofErr w:type="spellStart"/>
      <w:r w:rsidR="00381C32" w:rsidRPr="00381C32">
        <w:t>lợi</w:t>
      </w:r>
      <w:proofErr w:type="spellEnd"/>
      <w:r w:rsidR="00381C32" w:rsidRPr="00381C32">
        <w:t xml:space="preserve">. </w:t>
      </w:r>
      <w:proofErr w:type="spellStart"/>
      <w:r w:rsidRPr="00AD1152">
        <w:t>Ngoài</w:t>
      </w:r>
      <w:proofErr w:type="spellEnd"/>
      <w:r w:rsidRPr="00AD1152">
        <w:t xml:space="preserve"> </w:t>
      </w:r>
      <w:proofErr w:type="spellStart"/>
      <w:r w:rsidRPr="00AD1152">
        <w:t>các</w:t>
      </w:r>
      <w:proofErr w:type="spellEnd"/>
      <w:r w:rsidRPr="00AD1152">
        <w:t xml:space="preserve"> </w:t>
      </w:r>
      <w:proofErr w:type="spellStart"/>
      <w:r w:rsidRPr="00AD1152">
        <w:t>tính</w:t>
      </w:r>
      <w:proofErr w:type="spellEnd"/>
      <w:r w:rsidRPr="00AD1152">
        <w:t xml:space="preserve"> </w:t>
      </w:r>
      <w:proofErr w:type="spellStart"/>
      <w:r w:rsidRPr="00AD1152">
        <w:t>năng</w:t>
      </w:r>
      <w:proofErr w:type="spellEnd"/>
      <w:r w:rsidRPr="00AD1152">
        <w:t xml:space="preserve"> </w:t>
      </w:r>
      <w:proofErr w:type="spellStart"/>
      <w:r w:rsidRPr="00AD1152">
        <w:t>cơ</w:t>
      </w:r>
      <w:proofErr w:type="spellEnd"/>
      <w:r w:rsidRPr="00AD1152">
        <w:t xml:space="preserve"> </w:t>
      </w:r>
      <w:proofErr w:type="spellStart"/>
      <w:r w:rsidRPr="00AD1152">
        <w:t>bản</w:t>
      </w:r>
      <w:proofErr w:type="spellEnd"/>
      <w:r w:rsidRPr="00AD1152">
        <w:t xml:space="preserve"> </w:t>
      </w:r>
      <w:proofErr w:type="spellStart"/>
      <w:r w:rsidRPr="00AD1152">
        <w:t>như</w:t>
      </w:r>
      <w:proofErr w:type="spellEnd"/>
      <w:r w:rsidRPr="00AD1152">
        <w:t xml:space="preserve"> </w:t>
      </w:r>
      <w:proofErr w:type="spellStart"/>
      <w:r w:rsidRPr="00AD1152">
        <w:t>đọc</w:t>
      </w:r>
      <w:proofErr w:type="spellEnd"/>
      <w:r w:rsidRPr="00AD1152">
        <w:t xml:space="preserve"> </w:t>
      </w:r>
      <w:proofErr w:type="spellStart"/>
      <w:r w:rsidRPr="00AD1152">
        <w:t>và</w:t>
      </w:r>
      <w:proofErr w:type="spellEnd"/>
      <w:r w:rsidRPr="00AD1152">
        <w:t xml:space="preserve"> </w:t>
      </w:r>
      <w:proofErr w:type="spellStart"/>
      <w:r w:rsidRPr="00AD1152">
        <w:t>ghi</w:t>
      </w:r>
      <w:proofErr w:type="spellEnd"/>
      <w:r w:rsidRPr="00AD1152">
        <w:t xml:space="preserve"> </w:t>
      </w:r>
      <w:proofErr w:type="spellStart"/>
      <w:r w:rsidRPr="00AD1152">
        <w:t>dữ</w:t>
      </w:r>
      <w:proofErr w:type="spellEnd"/>
      <w:r w:rsidRPr="00AD1152">
        <w:t xml:space="preserve"> </w:t>
      </w:r>
      <w:proofErr w:type="spellStart"/>
      <w:r w:rsidRPr="00AD1152">
        <w:t>liệu</w:t>
      </w:r>
      <w:proofErr w:type="spellEnd"/>
      <w:r w:rsidRPr="00AD1152">
        <w:t xml:space="preserve">, </w:t>
      </w:r>
      <w:proofErr w:type="spellStart"/>
      <w:r w:rsidRPr="00AD1152">
        <w:t>Openpyxl</w:t>
      </w:r>
      <w:proofErr w:type="spellEnd"/>
      <w:r w:rsidRPr="00AD1152">
        <w:t xml:space="preserve"> </w:t>
      </w:r>
      <w:proofErr w:type="spellStart"/>
      <w:r w:rsidRPr="00AD1152">
        <w:t>còn</w:t>
      </w:r>
      <w:proofErr w:type="spellEnd"/>
      <w:r w:rsidRPr="00AD1152">
        <w:t xml:space="preserve"> </w:t>
      </w:r>
      <w:proofErr w:type="spellStart"/>
      <w:r w:rsidRPr="00AD1152">
        <w:t>hỗ</w:t>
      </w:r>
      <w:proofErr w:type="spellEnd"/>
      <w:r w:rsidRPr="00AD1152">
        <w:t xml:space="preserve"> </w:t>
      </w:r>
      <w:proofErr w:type="spellStart"/>
      <w:r w:rsidRPr="00AD1152">
        <w:t>trợ</w:t>
      </w:r>
      <w:proofErr w:type="spellEnd"/>
      <w:r w:rsidRPr="00AD1152">
        <w:t xml:space="preserve"> </w:t>
      </w:r>
      <w:proofErr w:type="spellStart"/>
      <w:r w:rsidRPr="00AD1152">
        <w:t>tính</w:t>
      </w:r>
      <w:proofErr w:type="spellEnd"/>
      <w:r w:rsidRPr="00AD1152">
        <w:t xml:space="preserve"> </w:t>
      </w:r>
      <w:proofErr w:type="spellStart"/>
      <w:r w:rsidRPr="00AD1152">
        <w:t>năng</w:t>
      </w:r>
      <w:proofErr w:type="spellEnd"/>
      <w:r w:rsidRPr="00AD1152">
        <w:t xml:space="preserve"> </w:t>
      </w:r>
      <w:proofErr w:type="spellStart"/>
      <w:r w:rsidRPr="00AD1152">
        <w:t>mạnh</w:t>
      </w:r>
      <w:proofErr w:type="spellEnd"/>
      <w:r w:rsidRPr="00AD1152">
        <w:t xml:space="preserve"> </w:t>
      </w:r>
      <w:proofErr w:type="spellStart"/>
      <w:r w:rsidRPr="00AD1152">
        <w:t>mẽ</w:t>
      </w:r>
      <w:proofErr w:type="spellEnd"/>
      <w:r w:rsidRPr="00AD1152">
        <w:t xml:space="preserve"> </w:t>
      </w:r>
      <w:proofErr w:type="spellStart"/>
      <w:r w:rsidRPr="00AD1152">
        <w:t>khác</w:t>
      </w:r>
      <w:proofErr w:type="spellEnd"/>
      <w:r w:rsidRPr="00AD1152">
        <w:t xml:space="preserve"> </w:t>
      </w:r>
      <w:proofErr w:type="spellStart"/>
      <w:r w:rsidRPr="00AD1152">
        <w:t>giúp</w:t>
      </w:r>
      <w:proofErr w:type="spellEnd"/>
      <w:r w:rsidRPr="00AD1152">
        <w:t xml:space="preserve"> </w:t>
      </w:r>
      <w:proofErr w:type="spellStart"/>
      <w:r w:rsidRPr="00AD1152">
        <w:t>tối</w:t>
      </w:r>
      <w:proofErr w:type="spellEnd"/>
      <w:r w:rsidRPr="00AD1152">
        <w:t xml:space="preserve"> </w:t>
      </w:r>
      <w:proofErr w:type="spellStart"/>
      <w:r w:rsidRPr="00AD1152">
        <w:t>ưu</w:t>
      </w:r>
      <w:proofErr w:type="spellEnd"/>
      <w:r w:rsidRPr="00AD1152">
        <w:t xml:space="preserve"> </w:t>
      </w:r>
      <w:proofErr w:type="spellStart"/>
      <w:r w:rsidRPr="00AD1152">
        <w:t>hóa</w:t>
      </w:r>
      <w:proofErr w:type="spellEnd"/>
      <w:r w:rsidRPr="00AD1152">
        <w:t xml:space="preserve"> </w:t>
      </w:r>
      <w:proofErr w:type="spellStart"/>
      <w:r w:rsidRPr="00AD1152">
        <w:t>công</w:t>
      </w:r>
      <w:proofErr w:type="spellEnd"/>
      <w:r w:rsidRPr="00AD1152">
        <w:t xml:space="preserve"> </w:t>
      </w:r>
      <w:proofErr w:type="spellStart"/>
      <w:r w:rsidRPr="00AD1152">
        <w:t>việc</w:t>
      </w:r>
      <w:proofErr w:type="spellEnd"/>
      <w:r w:rsidRPr="00AD1152">
        <w:t xml:space="preserve"> </w:t>
      </w:r>
      <w:proofErr w:type="spellStart"/>
      <w:r w:rsidRPr="00AD1152">
        <w:t>với</w:t>
      </w:r>
      <w:proofErr w:type="spellEnd"/>
      <w:r w:rsidRPr="00AD1152">
        <w:t xml:space="preserve"> </w:t>
      </w:r>
      <w:proofErr w:type="spellStart"/>
      <w:r w:rsidRPr="00AD1152">
        <w:t>tệp</w:t>
      </w:r>
      <w:proofErr w:type="spellEnd"/>
      <w:r w:rsidRPr="00AD1152">
        <w:t xml:space="preserve"> Excel</w:t>
      </w:r>
      <w:r w:rsidR="003A16CF">
        <w:rPr>
          <w:lang w:val="vi-VN"/>
        </w:rPr>
        <w:t xml:space="preserve"> như</w:t>
      </w:r>
      <w:r w:rsidRPr="00AD1152">
        <w:t xml:space="preserve"> </w:t>
      </w:r>
      <w:proofErr w:type="spellStart"/>
      <w:r w:rsidRPr="00AD1152">
        <w:t>cho</w:t>
      </w:r>
      <w:proofErr w:type="spellEnd"/>
      <w:r w:rsidRPr="00AD1152">
        <w:t xml:space="preserve"> </w:t>
      </w:r>
      <w:proofErr w:type="spellStart"/>
      <w:r w:rsidRPr="00AD1152">
        <w:t>phép</w:t>
      </w:r>
      <w:proofErr w:type="spellEnd"/>
      <w:r w:rsidRPr="00AD1152">
        <w:t xml:space="preserve"> </w:t>
      </w:r>
      <w:proofErr w:type="spellStart"/>
      <w:r w:rsidRPr="00AD1152">
        <w:t>thêm</w:t>
      </w:r>
      <w:proofErr w:type="spellEnd"/>
      <w:r w:rsidRPr="00AD1152">
        <w:t xml:space="preserve"> </w:t>
      </w:r>
      <w:proofErr w:type="spellStart"/>
      <w:r w:rsidRPr="00AD1152">
        <w:t>và</w:t>
      </w:r>
      <w:proofErr w:type="spellEnd"/>
      <w:r w:rsidRPr="00AD1152">
        <w:t xml:space="preserve"> </w:t>
      </w:r>
      <w:proofErr w:type="spellStart"/>
      <w:r w:rsidRPr="00AD1152">
        <w:t>xóa</w:t>
      </w:r>
      <w:proofErr w:type="spellEnd"/>
      <w:r w:rsidRPr="00AD1152">
        <w:t xml:space="preserve"> </w:t>
      </w:r>
      <w:proofErr w:type="spellStart"/>
      <w:r w:rsidRPr="00AD1152">
        <w:t>các</w:t>
      </w:r>
      <w:proofErr w:type="spellEnd"/>
      <w:r w:rsidRPr="00AD1152">
        <w:t xml:space="preserve"> ô, </w:t>
      </w:r>
      <w:proofErr w:type="spellStart"/>
      <w:r w:rsidRPr="00AD1152">
        <w:t>hàng</w:t>
      </w:r>
      <w:proofErr w:type="spellEnd"/>
      <w:r w:rsidRPr="00AD1152">
        <w:t xml:space="preserve"> </w:t>
      </w:r>
      <w:proofErr w:type="spellStart"/>
      <w:r w:rsidRPr="00AD1152">
        <w:t>và</w:t>
      </w:r>
      <w:proofErr w:type="spellEnd"/>
      <w:r w:rsidRPr="00AD1152">
        <w:t xml:space="preserve"> </w:t>
      </w:r>
      <w:proofErr w:type="spellStart"/>
      <w:r w:rsidRPr="00AD1152">
        <w:t>cột</w:t>
      </w:r>
      <w:proofErr w:type="spellEnd"/>
      <w:r w:rsidRPr="00AD1152">
        <w:t xml:space="preserve"> </w:t>
      </w:r>
      <w:proofErr w:type="spellStart"/>
      <w:r w:rsidRPr="00AD1152">
        <w:t>trong</w:t>
      </w:r>
      <w:proofErr w:type="spellEnd"/>
      <w:r w:rsidRPr="00AD1152">
        <w:t xml:space="preserve"> </w:t>
      </w:r>
      <w:proofErr w:type="spellStart"/>
      <w:r w:rsidRPr="00AD1152">
        <w:t>tệp</w:t>
      </w:r>
      <w:proofErr w:type="spellEnd"/>
      <w:r w:rsidRPr="00AD1152">
        <w:t xml:space="preserve"> Excel </w:t>
      </w:r>
      <w:proofErr w:type="spellStart"/>
      <w:r w:rsidRPr="00AD1152">
        <w:t>một</w:t>
      </w:r>
      <w:proofErr w:type="spellEnd"/>
      <w:r w:rsidRPr="00AD1152">
        <w:t xml:space="preserve"> </w:t>
      </w:r>
      <w:proofErr w:type="spellStart"/>
      <w:r w:rsidRPr="00AD1152">
        <w:t>cách</w:t>
      </w:r>
      <w:proofErr w:type="spellEnd"/>
      <w:r w:rsidRPr="00AD1152">
        <w:t xml:space="preserve"> </w:t>
      </w:r>
      <w:proofErr w:type="spellStart"/>
      <w:r w:rsidRPr="00AD1152">
        <w:t>dễ</w:t>
      </w:r>
      <w:proofErr w:type="spellEnd"/>
      <w:r w:rsidRPr="00AD1152">
        <w:t xml:space="preserve"> </w:t>
      </w:r>
      <w:proofErr w:type="spellStart"/>
      <w:r w:rsidRPr="00AD1152">
        <w:t>dàng</w:t>
      </w:r>
      <w:proofErr w:type="spellEnd"/>
      <w:r w:rsidRPr="00AD1152">
        <w:t xml:space="preserve">, </w:t>
      </w:r>
      <w:proofErr w:type="spellStart"/>
      <w:r w:rsidRPr="00AD1152">
        <w:t>giúp</w:t>
      </w:r>
      <w:proofErr w:type="spellEnd"/>
      <w:r w:rsidRPr="00AD1152">
        <w:t xml:space="preserve"> </w:t>
      </w:r>
      <w:proofErr w:type="spellStart"/>
      <w:r w:rsidRPr="00AD1152">
        <w:t>điều</w:t>
      </w:r>
      <w:proofErr w:type="spellEnd"/>
      <w:r w:rsidRPr="00AD1152">
        <w:t xml:space="preserve"> </w:t>
      </w:r>
      <w:proofErr w:type="spellStart"/>
      <w:r w:rsidRPr="00AD1152">
        <w:t>chỉnh</w:t>
      </w:r>
      <w:proofErr w:type="spellEnd"/>
      <w:r w:rsidRPr="00AD1152">
        <w:t xml:space="preserve"> </w:t>
      </w:r>
      <w:proofErr w:type="spellStart"/>
      <w:r w:rsidRPr="00AD1152">
        <w:t>cấu</w:t>
      </w:r>
      <w:proofErr w:type="spellEnd"/>
      <w:r w:rsidRPr="00AD1152">
        <w:t xml:space="preserve"> </w:t>
      </w:r>
      <w:proofErr w:type="spellStart"/>
      <w:r w:rsidRPr="00AD1152">
        <w:t>trúc</w:t>
      </w:r>
      <w:proofErr w:type="spellEnd"/>
      <w:r w:rsidRPr="00AD1152">
        <w:t xml:space="preserve"> </w:t>
      </w:r>
      <w:proofErr w:type="spellStart"/>
      <w:r w:rsidRPr="00AD1152">
        <w:t>bảng</w:t>
      </w:r>
      <w:proofErr w:type="spellEnd"/>
      <w:r w:rsidRPr="00AD1152">
        <w:t xml:space="preserve"> </w:t>
      </w:r>
      <w:proofErr w:type="spellStart"/>
      <w:r w:rsidRPr="00AD1152">
        <w:t>một</w:t>
      </w:r>
      <w:proofErr w:type="spellEnd"/>
      <w:r w:rsidRPr="00AD1152">
        <w:t xml:space="preserve"> </w:t>
      </w:r>
      <w:proofErr w:type="spellStart"/>
      <w:r w:rsidRPr="00AD1152">
        <w:t>cách</w:t>
      </w:r>
      <w:proofErr w:type="spellEnd"/>
      <w:r w:rsidRPr="00AD1152">
        <w:t xml:space="preserve"> </w:t>
      </w:r>
      <w:proofErr w:type="spellStart"/>
      <w:r w:rsidRPr="00AD1152">
        <w:t>linh</w:t>
      </w:r>
      <w:proofErr w:type="spellEnd"/>
      <w:r w:rsidRPr="00AD1152">
        <w:t xml:space="preserve"> </w:t>
      </w:r>
      <w:proofErr w:type="spellStart"/>
      <w:r w:rsidRPr="00AD1152">
        <w:t>hoạt</w:t>
      </w:r>
      <w:proofErr w:type="spellEnd"/>
      <w:r w:rsidRPr="00AD1152">
        <w:t>.</w:t>
      </w:r>
      <w:r w:rsidR="00037B3F">
        <w:rPr>
          <w:lang w:val="vi-VN"/>
        </w:rPr>
        <w:t xml:space="preserve"> </w:t>
      </w:r>
      <w:proofErr w:type="spellStart"/>
      <w:r w:rsidRPr="00AD1152">
        <w:t>Openpyxl</w:t>
      </w:r>
      <w:proofErr w:type="spellEnd"/>
      <w:r w:rsidRPr="00AD1152">
        <w:t xml:space="preserve"> </w:t>
      </w:r>
      <w:proofErr w:type="spellStart"/>
      <w:r w:rsidRPr="00AD1152">
        <w:t>cũng</w:t>
      </w:r>
      <w:proofErr w:type="spellEnd"/>
      <w:r w:rsidRPr="00AD1152">
        <w:t xml:space="preserve"> </w:t>
      </w:r>
      <w:proofErr w:type="spellStart"/>
      <w:r w:rsidRPr="00AD1152">
        <w:t>hỗ</w:t>
      </w:r>
      <w:proofErr w:type="spellEnd"/>
      <w:r w:rsidRPr="00AD1152">
        <w:t xml:space="preserve"> </w:t>
      </w:r>
      <w:proofErr w:type="spellStart"/>
      <w:r w:rsidRPr="00AD1152">
        <w:t>trợ</w:t>
      </w:r>
      <w:proofErr w:type="spellEnd"/>
      <w:r w:rsidRPr="00AD1152">
        <w:t xml:space="preserve"> </w:t>
      </w:r>
      <w:proofErr w:type="spellStart"/>
      <w:r w:rsidRPr="00AD1152">
        <w:t>đa</w:t>
      </w:r>
      <w:proofErr w:type="spellEnd"/>
      <w:r w:rsidRPr="00AD1152">
        <w:t xml:space="preserve"> </w:t>
      </w:r>
      <w:proofErr w:type="spellStart"/>
      <w:r w:rsidRPr="00AD1152">
        <w:t>luồng</w:t>
      </w:r>
      <w:proofErr w:type="spellEnd"/>
      <w:r w:rsidRPr="00AD1152">
        <w:t xml:space="preserve"> (multithreading) </w:t>
      </w:r>
      <w:proofErr w:type="spellStart"/>
      <w:r w:rsidRPr="00AD1152">
        <w:t>và</w:t>
      </w:r>
      <w:proofErr w:type="spellEnd"/>
      <w:r w:rsidRPr="00AD1152">
        <w:t xml:space="preserve"> </w:t>
      </w:r>
      <w:proofErr w:type="spellStart"/>
      <w:r w:rsidRPr="00AD1152">
        <w:t>tiến</w:t>
      </w:r>
      <w:proofErr w:type="spellEnd"/>
      <w:r w:rsidRPr="00AD1152">
        <w:t xml:space="preserve"> </w:t>
      </w:r>
      <w:proofErr w:type="spellStart"/>
      <w:r w:rsidRPr="00AD1152">
        <w:t>trình</w:t>
      </w:r>
      <w:proofErr w:type="spellEnd"/>
      <w:r w:rsidRPr="00AD1152">
        <w:t xml:space="preserve"> (multiprocessing), </w:t>
      </w:r>
      <w:proofErr w:type="spellStart"/>
      <w:r w:rsidRPr="00AD1152">
        <w:t>cho</w:t>
      </w:r>
      <w:proofErr w:type="spellEnd"/>
      <w:r w:rsidRPr="00AD1152">
        <w:t xml:space="preserve"> </w:t>
      </w:r>
      <w:proofErr w:type="spellStart"/>
      <w:r w:rsidRPr="00AD1152">
        <w:t>phép</w:t>
      </w:r>
      <w:proofErr w:type="spellEnd"/>
      <w:r w:rsidRPr="00AD1152">
        <w:t xml:space="preserve"> </w:t>
      </w:r>
      <w:proofErr w:type="spellStart"/>
      <w:r w:rsidRPr="00AD1152">
        <w:t>xử</w:t>
      </w:r>
      <w:proofErr w:type="spellEnd"/>
      <w:r w:rsidRPr="00AD1152">
        <w:t xml:space="preserve"> </w:t>
      </w:r>
      <w:proofErr w:type="spellStart"/>
      <w:r w:rsidRPr="00AD1152">
        <w:t>lý</w:t>
      </w:r>
      <w:proofErr w:type="spellEnd"/>
      <w:r w:rsidRPr="00AD1152">
        <w:t xml:space="preserve"> </w:t>
      </w:r>
      <w:proofErr w:type="spellStart"/>
      <w:r w:rsidRPr="00AD1152">
        <w:t>đồng</w:t>
      </w:r>
      <w:proofErr w:type="spellEnd"/>
      <w:r w:rsidRPr="00AD1152">
        <w:t xml:space="preserve"> </w:t>
      </w:r>
      <w:proofErr w:type="spellStart"/>
      <w:r w:rsidRPr="00AD1152">
        <w:t>thời</w:t>
      </w:r>
      <w:proofErr w:type="spellEnd"/>
      <w:r w:rsidRPr="00AD1152">
        <w:t xml:space="preserve"> </w:t>
      </w:r>
      <w:proofErr w:type="spellStart"/>
      <w:r w:rsidRPr="00AD1152">
        <w:t>nhiều</w:t>
      </w:r>
      <w:proofErr w:type="spellEnd"/>
      <w:r w:rsidRPr="00AD1152">
        <w:t xml:space="preserve"> </w:t>
      </w:r>
      <w:proofErr w:type="spellStart"/>
      <w:r w:rsidRPr="00AD1152">
        <w:t>tệp</w:t>
      </w:r>
      <w:proofErr w:type="spellEnd"/>
      <w:r w:rsidRPr="00AD1152">
        <w:t xml:space="preserve"> Excel </w:t>
      </w:r>
      <w:proofErr w:type="spellStart"/>
      <w:r w:rsidRPr="00AD1152">
        <w:t>mà</w:t>
      </w:r>
      <w:proofErr w:type="spellEnd"/>
      <w:r w:rsidRPr="00AD1152">
        <w:t xml:space="preserve"> </w:t>
      </w:r>
      <w:proofErr w:type="spellStart"/>
      <w:r w:rsidRPr="00AD1152">
        <w:t>không</w:t>
      </w:r>
      <w:proofErr w:type="spellEnd"/>
      <w:r w:rsidRPr="00AD1152">
        <w:t xml:space="preserve"> </w:t>
      </w:r>
      <w:proofErr w:type="spellStart"/>
      <w:r w:rsidRPr="00AD1152">
        <w:t>gây</w:t>
      </w:r>
      <w:proofErr w:type="spellEnd"/>
      <w:r w:rsidRPr="00AD1152">
        <w:t xml:space="preserve"> </w:t>
      </w:r>
      <w:proofErr w:type="spellStart"/>
      <w:r w:rsidRPr="00AD1152">
        <w:t>tắc</w:t>
      </w:r>
      <w:proofErr w:type="spellEnd"/>
      <w:r w:rsidRPr="00AD1152">
        <w:t xml:space="preserve"> </w:t>
      </w:r>
      <w:proofErr w:type="spellStart"/>
      <w:r w:rsidRPr="00AD1152">
        <w:t>nghẽn</w:t>
      </w:r>
      <w:proofErr w:type="spellEnd"/>
      <w:r w:rsidRPr="00AD1152">
        <w:t xml:space="preserve">. </w:t>
      </w:r>
      <w:proofErr w:type="spellStart"/>
      <w:r w:rsidRPr="00AD1152">
        <w:t>Điều</w:t>
      </w:r>
      <w:proofErr w:type="spellEnd"/>
      <w:r w:rsidRPr="00AD1152">
        <w:t xml:space="preserve"> </w:t>
      </w:r>
      <w:proofErr w:type="spellStart"/>
      <w:r w:rsidRPr="00AD1152">
        <w:t>này</w:t>
      </w:r>
      <w:proofErr w:type="spellEnd"/>
      <w:r w:rsidRPr="00AD1152">
        <w:t xml:space="preserve"> </w:t>
      </w:r>
      <w:proofErr w:type="spellStart"/>
      <w:r w:rsidRPr="00AD1152">
        <w:t>rất</w:t>
      </w:r>
      <w:proofErr w:type="spellEnd"/>
      <w:r w:rsidRPr="00AD1152">
        <w:t xml:space="preserve"> </w:t>
      </w:r>
      <w:proofErr w:type="spellStart"/>
      <w:r w:rsidRPr="00AD1152">
        <w:t>hữu</w:t>
      </w:r>
      <w:proofErr w:type="spellEnd"/>
      <w:r w:rsidRPr="00AD1152">
        <w:t xml:space="preserve"> </w:t>
      </w:r>
      <w:proofErr w:type="spellStart"/>
      <w:r w:rsidRPr="00AD1152">
        <w:t>ích</w:t>
      </w:r>
      <w:proofErr w:type="spellEnd"/>
      <w:r w:rsidRPr="00AD1152">
        <w:t xml:space="preserve"> </w:t>
      </w:r>
      <w:proofErr w:type="spellStart"/>
      <w:r w:rsidRPr="00AD1152">
        <w:t>khi</w:t>
      </w:r>
      <w:proofErr w:type="spellEnd"/>
      <w:r w:rsidRPr="00AD1152">
        <w:t xml:space="preserve"> </w:t>
      </w:r>
      <w:proofErr w:type="spellStart"/>
      <w:r w:rsidR="00037B3F">
        <w:t>chúng</w:t>
      </w:r>
      <w:proofErr w:type="spellEnd"/>
      <w:r w:rsidR="00037B3F">
        <w:rPr>
          <w:lang w:val="vi-VN"/>
        </w:rPr>
        <w:t xml:space="preserve"> ta </w:t>
      </w:r>
      <w:proofErr w:type="spellStart"/>
      <w:r w:rsidRPr="00AD1152">
        <w:t>có</w:t>
      </w:r>
      <w:proofErr w:type="spellEnd"/>
      <w:r w:rsidRPr="00AD1152">
        <w:t xml:space="preserve"> </w:t>
      </w:r>
      <w:proofErr w:type="spellStart"/>
      <w:r w:rsidRPr="00AD1152">
        <w:t>các</w:t>
      </w:r>
      <w:proofErr w:type="spellEnd"/>
      <w:r w:rsidRPr="00AD1152">
        <w:t xml:space="preserve"> </w:t>
      </w:r>
      <w:proofErr w:type="spellStart"/>
      <w:r w:rsidRPr="00AD1152">
        <w:t>tệp</w:t>
      </w:r>
      <w:proofErr w:type="spellEnd"/>
      <w:r w:rsidRPr="00AD1152">
        <w:t xml:space="preserve"> </w:t>
      </w:r>
      <w:proofErr w:type="spellStart"/>
      <w:r w:rsidRPr="00AD1152">
        <w:t>lớn</w:t>
      </w:r>
      <w:proofErr w:type="spellEnd"/>
      <w:r w:rsidRPr="00AD1152">
        <w:t xml:space="preserve"> </w:t>
      </w:r>
      <w:proofErr w:type="spellStart"/>
      <w:r w:rsidRPr="00AD1152">
        <w:t>hoặc</w:t>
      </w:r>
      <w:proofErr w:type="spellEnd"/>
      <w:r w:rsidRPr="00AD1152">
        <w:t xml:space="preserve"> </w:t>
      </w:r>
      <w:proofErr w:type="spellStart"/>
      <w:r w:rsidRPr="00AD1152">
        <w:t>muốn</w:t>
      </w:r>
      <w:proofErr w:type="spellEnd"/>
      <w:r w:rsidRPr="00AD1152">
        <w:t xml:space="preserve"> </w:t>
      </w:r>
      <w:proofErr w:type="spellStart"/>
      <w:r w:rsidRPr="00AD1152">
        <w:t>tăng</w:t>
      </w:r>
      <w:proofErr w:type="spellEnd"/>
      <w:r w:rsidRPr="00AD1152">
        <w:t xml:space="preserve"> </w:t>
      </w:r>
      <w:proofErr w:type="spellStart"/>
      <w:r w:rsidRPr="00AD1152">
        <w:t>hiệu</w:t>
      </w:r>
      <w:proofErr w:type="spellEnd"/>
      <w:r w:rsidRPr="00AD1152">
        <w:t xml:space="preserve"> </w:t>
      </w:r>
      <w:proofErr w:type="spellStart"/>
      <w:r w:rsidRPr="00AD1152">
        <w:t>suất</w:t>
      </w:r>
      <w:proofErr w:type="spellEnd"/>
      <w:r w:rsidRPr="00AD1152">
        <w:t xml:space="preserve"> </w:t>
      </w:r>
      <w:proofErr w:type="spellStart"/>
      <w:r w:rsidRPr="00AD1152">
        <w:t>xử</w:t>
      </w:r>
      <w:proofErr w:type="spellEnd"/>
      <w:r w:rsidRPr="00AD1152">
        <w:t xml:space="preserve"> </w:t>
      </w:r>
      <w:proofErr w:type="spellStart"/>
      <w:r w:rsidRPr="00AD1152">
        <w:t>lý</w:t>
      </w:r>
      <w:proofErr w:type="spellEnd"/>
      <w:r w:rsidRPr="00AD1152">
        <w:t xml:space="preserve"> </w:t>
      </w:r>
      <w:proofErr w:type="spellStart"/>
      <w:r w:rsidRPr="00AD1152">
        <w:t>dữ</w:t>
      </w:r>
      <w:proofErr w:type="spellEnd"/>
      <w:r w:rsidRPr="00AD1152">
        <w:t xml:space="preserve"> </w:t>
      </w:r>
      <w:proofErr w:type="spellStart"/>
      <w:r w:rsidRPr="00AD1152">
        <w:t>liệu</w:t>
      </w:r>
      <w:proofErr w:type="spellEnd"/>
      <w:r w:rsidR="00C0198F">
        <w:rPr>
          <w:lang w:val="vi-VN"/>
        </w:rPr>
        <w:t xml:space="preserve"> về sau</w:t>
      </w:r>
      <w:r w:rsidR="00037B3F">
        <w:rPr>
          <w:lang w:val="vi-VN"/>
        </w:rPr>
        <w:t>.</w:t>
      </w:r>
    </w:p>
    <w:p w14:paraId="1AEF0962" w14:textId="77777777" w:rsidR="005E6A67" w:rsidRDefault="00EA50FC" w:rsidP="007D2A5C">
      <w:pPr>
        <w:pStyle w:val="NormalText"/>
        <w:jc w:val="both"/>
      </w:pPr>
      <w:proofErr w:type="spellStart"/>
      <w:r>
        <w:t>Chúng</w:t>
      </w:r>
      <w:proofErr w:type="spellEnd"/>
      <w:r>
        <w:rPr>
          <w:lang w:val="vi-VN"/>
        </w:rPr>
        <w:t xml:space="preserve"> em tiến hành tạo các tệp excel tương ứng cho từng tác phẩm văn học được thu thập (ở đây là 35 tác phẩm văn học kinh điển được thu thập từ trang web </w:t>
      </w:r>
      <w:r>
        <w:fldChar w:fldCharType="begin"/>
      </w:r>
      <w:r>
        <w:instrText>HYPERLINK "https://www.scribd.com/lists/21643875/Th%C6%A1-V%C4%83n-Han-Nom"</w:instrText>
      </w:r>
      <w:r>
        <w:fldChar w:fldCharType="separate"/>
      </w:r>
      <w:r w:rsidR="00133775" w:rsidRPr="00F17FF5">
        <w:rPr>
          <w:rStyle w:val="Hyperlink"/>
        </w:rPr>
        <w:t>https://www.scribd.com/lists/21643875/Th%C6%A1-V%C4%83n-Han-Nom</w:t>
      </w:r>
      <w:r>
        <w:rPr>
          <w:rStyle w:val="Hyperlink"/>
        </w:rPr>
        <w:fldChar w:fldCharType="end"/>
      </w:r>
      <w:r>
        <w:rPr>
          <w:lang w:val="vi-VN"/>
        </w:rPr>
        <w:t>)</w:t>
      </w:r>
      <w:r w:rsidR="00133775">
        <w:rPr>
          <w:lang w:val="vi-VN"/>
        </w:rPr>
        <w:t xml:space="preserve">. Trong đó, mỗi tệp excel </w:t>
      </w:r>
      <w:r w:rsidR="0040157D">
        <w:rPr>
          <w:lang w:val="vi-VN"/>
        </w:rPr>
        <w:t xml:space="preserve">có 6 cột bao gồm: Top, </w:t>
      </w:r>
      <w:r w:rsidR="00E55E77">
        <w:rPr>
          <w:lang w:val="vi-VN"/>
        </w:rPr>
        <w:t xml:space="preserve">Left, Start_top, </w:t>
      </w:r>
      <w:r w:rsidR="001A119F">
        <w:rPr>
          <w:lang w:val="vi-VN"/>
        </w:rPr>
        <w:t xml:space="preserve">Text, Translated by Document, </w:t>
      </w:r>
      <w:r w:rsidR="004D7E57">
        <w:rPr>
          <w:lang w:val="vi-VN"/>
        </w:rPr>
        <w:t>Translated by Dictionary.</w:t>
      </w:r>
      <w:r w:rsidR="00042860">
        <w:rPr>
          <w:lang w:val="vi-VN"/>
        </w:rPr>
        <w:t xml:space="preserve"> </w:t>
      </w:r>
      <w:proofErr w:type="spellStart"/>
      <w:r w:rsidR="00AF554F" w:rsidRPr="00AF554F">
        <w:t>Lưu</w:t>
      </w:r>
      <w:proofErr w:type="spellEnd"/>
      <w:r w:rsidR="00AF554F" w:rsidRPr="00AF554F">
        <w:t xml:space="preserve"> </w:t>
      </w:r>
      <w:proofErr w:type="spellStart"/>
      <w:r w:rsidR="00AF554F" w:rsidRPr="00AF554F">
        <w:t>trữ</w:t>
      </w:r>
      <w:proofErr w:type="spellEnd"/>
      <w:r w:rsidR="00AF554F" w:rsidRPr="00AF554F">
        <w:t xml:space="preserve"> </w:t>
      </w:r>
      <w:proofErr w:type="spellStart"/>
      <w:r w:rsidR="00AF554F" w:rsidRPr="00AF554F">
        <w:t>các</w:t>
      </w:r>
      <w:proofErr w:type="spellEnd"/>
      <w:r w:rsidR="00AF554F" w:rsidRPr="00AF554F">
        <w:t xml:space="preserve"> </w:t>
      </w:r>
      <w:proofErr w:type="spellStart"/>
      <w:r w:rsidR="00AF554F" w:rsidRPr="00AF554F">
        <w:t>cặp</w:t>
      </w:r>
      <w:proofErr w:type="spellEnd"/>
      <w:r w:rsidR="00AF554F" w:rsidRPr="00AF554F">
        <w:t xml:space="preserve"> </w:t>
      </w:r>
      <w:proofErr w:type="spellStart"/>
      <w:r w:rsidR="00AF554F" w:rsidRPr="00AF554F">
        <w:t>câu</w:t>
      </w:r>
      <w:proofErr w:type="spellEnd"/>
      <w:r w:rsidR="00AF554F" w:rsidRPr="00AF554F">
        <w:t xml:space="preserve"> song </w:t>
      </w:r>
      <w:proofErr w:type="spellStart"/>
      <w:r w:rsidR="00AF554F" w:rsidRPr="00AF554F">
        <w:t>ngữ</w:t>
      </w:r>
      <w:proofErr w:type="spellEnd"/>
      <w:r w:rsidR="00AF554F" w:rsidRPr="00AF554F">
        <w:t xml:space="preserve"> </w:t>
      </w:r>
      <w:proofErr w:type="spellStart"/>
      <w:r w:rsidR="00AF554F" w:rsidRPr="00AF554F">
        <w:t>và</w:t>
      </w:r>
      <w:proofErr w:type="spellEnd"/>
      <w:r w:rsidR="00AF554F" w:rsidRPr="00AF554F">
        <w:t xml:space="preserve"> </w:t>
      </w:r>
      <w:proofErr w:type="spellStart"/>
      <w:r w:rsidR="00AF554F" w:rsidRPr="00AF554F">
        <w:t>thông</w:t>
      </w:r>
      <w:proofErr w:type="spellEnd"/>
      <w:r w:rsidR="00AF554F" w:rsidRPr="00AF554F">
        <w:t xml:space="preserve"> tin </w:t>
      </w:r>
      <w:proofErr w:type="spellStart"/>
      <w:r w:rsidR="00AF554F" w:rsidRPr="00AF554F">
        <w:t>liên</w:t>
      </w:r>
      <w:proofErr w:type="spellEnd"/>
      <w:r w:rsidR="00AF554F" w:rsidRPr="00AF554F">
        <w:t xml:space="preserve"> </w:t>
      </w:r>
      <w:proofErr w:type="spellStart"/>
      <w:r w:rsidR="00AF554F" w:rsidRPr="00AF554F">
        <w:t>quan</w:t>
      </w:r>
      <w:proofErr w:type="spellEnd"/>
      <w:r w:rsidR="00AF554F" w:rsidRPr="00AF554F">
        <w:t xml:space="preserve"> </w:t>
      </w:r>
      <w:proofErr w:type="spellStart"/>
      <w:r w:rsidR="00AF554F" w:rsidRPr="00AF554F">
        <w:t>vào</w:t>
      </w:r>
      <w:proofErr w:type="spellEnd"/>
      <w:r w:rsidR="00AF554F" w:rsidRPr="00AF554F">
        <w:t xml:space="preserve"> </w:t>
      </w:r>
      <w:proofErr w:type="spellStart"/>
      <w:r w:rsidR="00AF554F" w:rsidRPr="00AF554F">
        <w:t>một</w:t>
      </w:r>
      <w:proofErr w:type="spellEnd"/>
      <w:r w:rsidR="00AF554F" w:rsidRPr="00AF554F">
        <w:t xml:space="preserve"> </w:t>
      </w:r>
      <w:proofErr w:type="spellStart"/>
      <w:r w:rsidR="00AF554F" w:rsidRPr="00AF554F">
        <w:t>tệp</w:t>
      </w:r>
      <w:proofErr w:type="spellEnd"/>
      <w:r w:rsidR="00AF554F" w:rsidRPr="00AF554F">
        <w:t xml:space="preserve"> Excel </w:t>
      </w:r>
      <w:proofErr w:type="spellStart"/>
      <w:r w:rsidR="00AF554F" w:rsidRPr="00AF554F">
        <w:t>để</w:t>
      </w:r>
      <w:proofErr w:type="spellEnd"/>
      <w:r w:rsidR="00AF554F" w:rsidRPr="00AF554F">
        <w:t xml:space="preserve"> </w:t>
      </w:r>
      <w:proofErr w:type="spellStart"/>
      <w:r w:rsidR="00AF554F" w:rsidRPr="00AF554F">
        <w:t>dễ</w:t>
      </w:r>
      <w:proofErr w:type="spellEnd"/>
      <w:r w:rsidR="00AF554F" w:rsidRPr="00AF554F">
        <w:t xml:space="preserve"> </w:t>
      </w:r>
      <w:proofErr w:type="spellStart"/>
      <w:r w:rsidR="00AF554F" w:rsidRPr="00AF554F">
        <w:t>dàng</w:t>
      </w:r>
      <w:proofErr w:type="spellEnd"/>
      <w:r w:rsidR="00AF554F" w:rsidRPr="00AF554F">
        <w:t xml:space="preserve"> </w:t>
      </w:r>
      <w:proofErr w:type="spellStart"/>
      <w:r w:rsidR="00AF554F" w:rsidRPr="00AF554F">
        <w:t>quản</w:t>
      </w:r>
      <w:proofErr w:type="spellEnd"/>
      <w:r w:rsidR="00AF554F" w:rsidRPr="00AF554F">
        <w:t xml:space="preserve"> </w:t>
      </w:r>
      <w:proofErr w:type="spellStart"/>
      <w:r w:rsidR="00AF554F" w:rsidRPr="00AF554F">
        <w:t>lý</w:t>
      </w:r>
      <w:proofErr w:type="spellEnd"/>
      <w:r w:rsidR="00AF554F" w:rsidRPr="00AF554F">
        <w:t xml:space="preserve"> </w:t>
      </w:r>
      <w:proofErr w:type="spellStart"/>
      <w:r w:rsidR="00AF554F" w:rsidRPr="00AF554F">
        <w:t>và</w:t>
      </w:r>
      <w:proofErr w:type="spellEnd"/>
      <w:r w:rsidR="00AF554F" w:rsidRPr="00AF554F">
        <w:t xml:space="preserve"> </w:t>
      </w:r>
      <w:proofErr w:type="spellStart"/>
      <w:r w:rsidR="00AF554F" w:rsidRPr="00AF554F">
        <w:t>sử</w:t>
      </w:r>
      <w:proofErr w:type="spellEnd"/>
      <w:r w:rsidR="00AF554F" w:rsidRPr="00AF554F">
        <w:t xml:space="preserve"> </w:t>
      </w:r>
      <w:proofErr w:type="spellStart"/>
      <w:r w:rsidR="00AF554F" w:rsidRPr="00AF554F">
        <w:t>dụng</w:t>
      </w:r>
      <w:proofErr w:type="spellEnd"/>
      <w:r w:rsidR="00AF554F" w:rsidRPr="00AF554F">
        <w:t xml:space="preserve"> </w:t>
      </w:r>
      <w:proofErr w:type="spellStart"/>
      <w:r w:rsidR="00AF554F" w:rsidRPr="00AF554F">
        <w:t>cho</w:t>
      </w:r>
      <w:proofErr w:type="spellEnd"/>
      <w:r w:rsidR="00AF554F" w:rsidRPr="00AF554F">
        <w:t xml:space="preserve"> </w:t>
      </w:r>
      <w:proofErr w:type="spellStart"/>
      <w:r w:rsidR="00AF554F" w:rsidRPr="00AF554F">
        <w:t>các</w:t>
      </w:r>
      <w:proofErr w:type="spellEnd"/>
      <w:r w:rsidR="00AF554F" w:rsidRPr="00AF554F">
        <w:t xml:space="preserve"> </w:t>
      </w:r>
      <w:proofErr w:type="spellStart"/>
      <w:r w:rsidR="00AF554F" w:rsidRPr="00AF554F">
        <w:t>nghiên</w:t>
      </w:r>
      <w:proofErr w:type="spellEnd"/>
      <w:r w:rsidR="00AF554F" w:rsidRPr="00AF554F">
        <w:t xml:space="preserve"> </w:t>
      </w:r>
      <w:proofErr w:type="spellStart"/>
      <w:r w:rsidR="00AF554F" w:rsidRPr="00AF554F">
        <w:t>cứu</w:t>
      </w:r>
      <w:proofErr w:type="spellEnd"/>
      <w:r w:rsidR="00AF554F" w:rsidRPr="00AF554F">
        <w:t xml:space="preserve"> </w:t>
      </w:r>
      <w:proofErr w:type="spellStart"/>
      <w:r w:rsidR="00AF554F" w:rsidRPr="00AF554F">
        <w:t>và</w:t>
      </w:r>
      <w:proofErr w:type="spellEnd"/>
      <w:r w:rsidR="00AF554F" w:rsidRPr="00AF554F">
        <w:t xml:space="preserve"> </w:t>
      </w:r>
      <w:proofErr w:type="spellStart"/>
      <w:r w:rsidR="00AF554F" w:rsidRPr="00AF554F">
        <w:t>ứng</w:t>
      </w:r>
      <w:proofErr w:type="spellEnd"/>
      <w:r w:rsidR="00AF554F" w:rsidRPr="00AF554F">
        <w:t xml:space="preserve"> </w:t>
      </w:r>
      <w:proofErr w:type="spellStart"/>
      <w:r w:rsidR="00AF554F" w:rsidRPr="00AF554F">
        <w:t>dụng</w:t>
      </w:r>
      <w:proofErr w:type="spellEnd"/>
      <w:r w:rsidR="00AF554F" w:rsidRPr="00AF554F">
        <w:t xml:space="preserve"> </w:t>
      </w:r>
      <w:proofErr w:type="spellStart"/>
      <w:r w:rsidR="00AF554F" w:rsidRPr="00AF554F">
        <w:t>tiếp</w:t>
      </w:r>
      <w:proofErr w:type="spellEnd"/>
      <w:r w:rsidR="00AF554F" w:rsidRPr="00AF554F">
        <w:t xml:space="preserve"> </w:t>
      </w:r>
      <w:proofErr w:type="spellStart"/>
      <w:r w:rsidR="00AF554F" w:rsidRPr="00AF554F">
        <w:t>theo.</w:t>
      </w:r>
      <w:proofErr w:type="spellEnd"/>
    </w:p>
    <w:p w14:paraId="5F47BF4E" w14:textId="2998F5E7" w:rsidR="005E6A67" w:rsidRPr="007D2A5C" w:rsidRDefault="00116C81" w:rsidP="00925C67">
      <w:pPr>
        <w:pStyle w:val="Heading03"/>
        <w:numPr>
          <w:ilvl w:val="0"/>
          <w:numId w:val="0"/>
        </w:numPr>
        <w:ind w:left="720"/>
      </w:pPr>
      <w:bookmarkStart w:id="68" w:name="_Toc142345547"/>
      <w:bookmarkStart w:id="69" w:name="_Toc142345912"/>
      <w:bookmarkStart w:id="70" w:name="_Toc142736588"/>
      <w:r w:rsidRPr="007D2A5C">
        <w:t>3.7.1</w:t>
      </w:r>
      <w:r w:rsidRPr="007D2A5C">
        <w:tab/>
      </w:r>
      <w:proofErr w:type="spellStart"/>
      <w:r w:rsidR="005E6A67" w:rsidRPr="007D2A5C">
        <w:t>Tách</w:t>
      </w:r>
      <w:proofErr w:type="spellEnd"/>
      <w:r w:rsidR="005E6A67" w:rsidRPr="007D2A5C">
        <w:t xml:space="preserve"> </w:t>
      </w:r>
      <w:proofErr w:type="spellStart"/>
      <w:r w:rsidR="005E6A67" w:rsidRPr="007D2A5C">
        <w:t>dữ</w:t>
      </w:r>
      <w:proofErr w:type="spellEnd"/>
      <w:r w:rsidR="005E6A67" w:rsidRPr="007D2A5C">
        <w:t xml:space="preserve"> </w:t>
      </w:r>
      <w:proofErr w:type="spellStart"/>
      <w:r w:rsidR="005E6A67" w:rsidRPr="007D2A5C">
        <w:t>liệu</w:t>
      </w:r>
      <w:proofErr w:type="spellEnd"/>
      <w:r w:rsidR="005E6A67" w:rsidRPr="007D2A5C">
        <w:t xml:space="preserve"> </w:t>
      </w:r>
      <w:proofErr w:type="spellStart"/>
      <w:r w:rsidR="005E6A67" w:rsidRPr="007D2A5C">
        <w:t>thu</w:t>
      </w:r>
      <w:proofErr w:type="spellEnd"/>
      <w:r w:rsidR="005E6A67" w:rsidRPr="007D2A5C">
        <w:t xml:space="preserve"> </w:t>
      </w:r>
      <w:proofErr w:type="spellStart"/>
      <w:r w:rsidR="005E6A67" w:rsidRPr="007D2A5C">
        <w:t>thập</w:t>
      </w:r>
      <w:proofErr w:type="spellEnd"/>
      <w:r w:rsidR="005E6A67" w:rsidRPr="007D2A5C">
        <w:t xml:space="preserve"> </w:t>
      </w:r>
      <w:proofErr w:type="spellStart"/>
      <w:r w:rsidR="005E6A67" w:rsidRPr="007D2A5C">
        <w:t>từ</w:t>
      </w:r>
      <w:proofErr w:type="spellEnd"/>
      <w:r w:rsidR="005E6A67" w:rsidRPr="007D2A5C">
        <w:t xml:space="preserve"> file Text</w:t>
      </w:r>
      <w:bookmarkEnd w:id="68"/>
      <w:bookmarkEnd w:id="69"/>
      <w:bookmarkEnd w:id="70"/>
    </w:p>
    <w:p w14:paraId="5E82F0D8" w14:textId="77777777" w:rsidR="00A50580" w:rsidRPr="00FF3A15" w:rsidRDefault="005E6A67" w:rsidP="007D2A5C">
      <w:pPr>
        <w:pStyle w:val="NormalText"/>
        <w:jc w:val="both"/>
      </w:pPr>
      <w:proofErr w:type="spellStart"/>
      <w:r w:rsidRPr="00FF3A15">
        <w:t>Sử</w:t>
      </w:r>
      <w:proofErr w:type="spellEnd"/>
      <w:r w:rsidRPr="00FF3A15">
        <w:t xml:space="preserve"> </w:t>
      </w:r>
      <w:proofErr w:type="spellStart"/>
      <w:r w:rsidRPr="00FF3A15">
        <w:t>dụng</w:t>
      </w:r>
      <w:proofErr w:type="spellEnd"/>
      <w:r w:rsidRPr="00FF3A15">
        <w:t xml:space="preserve"> </w:t>
      </w:r>
      <w:proofErr w:type="spellStart"/>
      <w:r>
        <w:t>tệp</w:t>
      </w:r>
      <w:proofErr w:type="spellEnd"/>
      <w:r>
        <w:rPr>
          <w:lang w:val="vi-VN"/>
        </w:rPr>
        <w:t xml:space="preserve"> txt </w:t>
      </w:r>
      <w:proofErr w:type="spellStart"/>
      <w:r w:rsidRPr="00FF3A15">
        <w:t>đã</w:t>
      </w:r>
      <w:proofErr w:type="spellEnd"/>
      <w:r w:rsidRPr="00FF3A15">
        <w:t xml:space="preserve"> </w:t>
      </w:r>
      <w:proofErr w:type="spellStart"/>
      <w:r w:rsidRPr="00FF3A15">
        <w:t>lấy</w:t>
      </w:r>
      <w:proofErr w:type="spellEnd"/>
      <w:r w:rsidRPr="00FF3A15">
        <w:t xml:space="preserve"> </w:t>
      </w:r>
      <w:proofErr w:type="spellStart"/>
      <w:r w:rsidRPr="00FF3A15">
        <w:t>được</w:t>
      </w:r>
      <w:proofErr w:type="spellEnd"/>
      <w:r w:rsidRPr="00FF3A15">
        <w:t xml:space="preserve"> </w:t>
      </w:r>
      <w:proofErr w:type="spellStart"/>
      <w:r w:rsidRPr="00FF3A15">
        <w:t>từ</w:t>
      </w:r>
      <w:proofErr w:type="spellEnd"/>
      <w:r w:rsidRPr="00FF3A15">
        <w:t xml:space="preserve"> </w:t>
      </w:r>
      <w:proofErr w:type="spellStart"/>
      <w:r w:rsidRPr="00FF3A15">
        <w:t>các</w:t>
      </w:r>
      <w:proofErr w:type="spellEnd"/>
      <w:r w:rsidRPr="00FF3A15">
        <w:t xml:space="preserve"> </w:t>
      </w:r>
      <w:proofErr w:type="spellStart"/>
      <w:r w:rsidRPr="00FF3A15">
        <w:t>bước</w:t>
      </w:r>
      <w:proofErr w:type="spellEnd"/>
      <w:r w:rsidRPr="00FF3A15">
        <w:t xml:space="preserve"> </w:t>
      </w:r>
      <w:proofErr w:type="spellStart"/>
      <w:r w:rsidRPr="00FF3A15">
        <w:t>trên</w:t>
      </w:r>
      <w:proofErr w:type="spellEnd"/>
      <w:r w:rsidRPr="00FF3A15">
        <w:t xml:space="preserve">, chia </w:t>
      </w:r>
      <w:proofErr w:type="spellStart"/>
      <w:r w:rsidRPr="00FF3A15">
        <w:t>các</w:t>
      </w:r>
      <w:proofErr w:type="spellEnd"/>
      <w:r w:rsidRPr="00FF3A15">
        <w:t xml:space="preserve"> </w:t>
      </w:r>
      <w:proofErr w:type="spellStart"/>
      <w:r w:rsidRPr="00FF3A15">
        <w:t>thuộc</w:t>
      </w:r>
      <w:proofErr w:type="spellEnd"/>
      <w:r w:rsidRPr="00FF3A15">
        <w:t xml:space="preserve"> </w:t>
      </w:r>
      <w:proofErr w:type="spellStart"/>
      <w:r w:rsidRPr="00FF3A15">
        <w:t>tính</w:t>
      </w:r>
      <w:proofErr w:type="spellEnd"/>
      <w:r w:rsidRPr="00FF3A15">
        <w:t xml:space="preserve"> </w:t>
      </w:r>
      <w:proofErr w:type="spellStart"/>
      <w:r w:rsidRPr="00FF3A15">
        <w:t>đang</w:t>
      </w:r>
      <w:proofErr w:type="spellEnd"/>
      <w:r w:rsidRPr="00FF3A15">
        <w:t xml:space="preserve"> </w:t>
      </w:r>
      <w:proofErr w:type="spellStart"/>
      <w:r w:rsidRPr="00FF3A15">
        <w:t>được</w:t>
      </w:r>
      <w:proofErr w:type="spellEnd"/>
      <w:r w:rsidRPr="00FF3A15">
        <w:t xml:space="preserve"> </w:t>
      </w:r>
      <w:proofErr w:type="spellStart"/>
      <w:r w:rsidRPr="00FF3A15">
        <w:t>cách</w:t>
      </w:r>
      <w:proofErr w:type="spellEnd"/>
      <w:r w:rsidRPr="00FF3A15">
        <w:t xml:space="preserve"> </w:t>
      </w:r>
      <w:proofErr w:type="spellStart"/>
      <w:r w:rsidRPr="00FF3A15">
        <w:t>nhau</w:t>
      </w:r>
      <w:proofErr w:type="spellEnd"/>
      <w:r w:rsidRPr="00FF3A15">
        <w:t xml:space="preserve"> </w:t>
      </w:r>
      <w:proofErr w:type="spellStart"/>
      <w:r w:rsidRPr="00FF3A15">
        <w:t>bằng</w:t>
      </w:r>
      <w:proofErr w:type="spellEnd"/>
      <w:r w:rsidRPr="00FF3A15">
        <w:t xml:space="preserve"> </w:t>
      </w:r>
      <w:proofErr w:type="spellStart"/>
      <w:r w:rsidRPr="00FF3A15">
        <w:t>dấu</w:t>
      </w:r>
      <w:proofErr w:type="spellEnd"/>
      <w:r w:rsidRPr="00FF3A15">
        <w:t xml:space="preserve"> “;” </w:t>
      </w:r>
      <w:proofErr w:type="spellStart"/>
      <w:r w:rsidRPr="00FF3A15">
        <w:t>sau</w:t>
      </w:r>
      <w:proofErr w:type="spellEnd"/>
      <w:r w:rsidRPr="00FF3A15">
        <w:t xml:space="preserve"> </w:t>
      </w:r>
      <w:proofErr w:type="spellStart"/>
      <w:r w:rsidRPr="00FF3A15">
        <w:t>đó</w:t>
      </w:r>
      <w:proofErr w:type="spellEnd"/>
      <w:r w:rsidRPr="00FF3A15">
        <w:t xml:space="preserve"> </w:t>
      </w:r>
      <w:proofErr w:type="spellStart"/>
      <w:r w:rsidRPr="00FF3A15">
        <w:t>truyền</w:t>
      </w:r>
      <w:proofErr w:type="spellEnd"/>
      <w:r w:rsidRPr="00FF3A15">
        <w:t xml:space="preserve"> </w:t>
      </w:r>
      <w:proofErr w:type="spellStart"/>
      <w:r w:rsidRPr="00FF3A15">
        <w:t>vào</w:t>
      </w:r>
      <w:proofErr w:type="spellEnd"/>
      <w:r w:rsidRPr="00FF3A15">
        <w:t xml:space="preserve"> </w:t>
      </w:r>
      <w:proofErr w:type="spellStart"/>
      <w:r w:rsidRPr="00FF3A15">
        <w:t>từng</w:t>
      </w:r>
      <w:proofErr w:type="spellEnd"/>
      <w:r w:rsidRPr="00FF3A15">
        <w:t xml:space="preserve"> </w:t>
      </w:r>
      <w:proofErr w:type="spellStart"/>
      <w:r w:rsidRPr="00FF3A15">
        <w:t>cột</w:t>
      </w:r>
      <w:proofErr w:type="spellEnd"/>
      <w:r w:rsidRPr="00FF3A15">
        <w:t xml:space="preserve"> </w:t>
      </w:r>
      <w:proofErr w:type="spellStart"/>
      <w:r w:rsidRPr="00FF3A15">
        <w:t>tương</w:t>
      </w:r>
      <w:proofErr w:type="spellEnd"/>
      <w:r w:rsidRPr="00FF3A15">
        <w:t xml:space="preserve"> </w:t>
      </w:r>
      <w:proofErr w:type="spellStart"/>
      <w:r w:rsidRPr="00FF3A15">
        <w:t>ứng</w:t>
      </w:r>
      <w:proofErr w:type="spellEnd"/>
      <w:r w:rsidRPr="00FF3A15">
        <w:t xml:space="preserve"> </w:t>
      </w:r>
      <w:proofErr w:type="spellStart"/>
      <w:r w:rsidRPr="00FF3A15">
        <w:t>trong</w:t>
      </w:r>
      <w:proofErr w:type="spellEnd"/>
      <w:r w:rsidRPr="00FF3A15">
        <w:t xml:space="preserve"> Excel.</w:t>
      </w:r>
    </w:p>
    <w:p w14:paraId="605E82AE" w14:textId="523ABE5F" w:rsidR="005E6A67" w:rsidRPr="007D2A5C" w:rsidRDefault="00116C81" w:rsidP="00925C67">
      <w:pPr>
        <w:pStyle w:val="Heading03"/>
        <w:numPr>
          <w:ilvl w:val="0"/>
          <w:numId w:val="0"/>
        </w:numPr>
        <w:ind w:left="720"/>
      </w:pPr>
      <w:bookmarkStart w:id="71" w:name="_Toc142345548"/>
      <w:bookmarkStart w:id="72" w:name="_Toc142345913"/>
      <w:bookmarkStart w:id="73" w:name="_Toc142736589"/>
      <w:r w:rsidRPr="007D2A5C">
        <w:t>3.7.2</w:t>
      </w:r>
      <w:r w:rsidRPr="007D2A5C">
        <w:tab/>
      </w:r>
      <w:proofErr w:type="spellStart"/>
      <w:r w:rsidR="005E6A67" w:rsidRPr="007D2A5C">
        <w:t>Xử</w:t>
      </w:r>
      <w:proofErr w:type="spellEnd"/>
      <w:r w:rsidR="005E6A67" w:rsidRPr="007D2A5C">
        <w:t xml:space="preserve"> </w:t>
      </w:r>
      <w:proofErr w:type="spellStart"/>
      <w:r w:rsidR="005E6A67" w:rsidRPr="007D2A5C">
        <w:t>lý</w:t>
      </w:r>
      <w:proofErr w:type="spellEnd"/>
      <w:r w:rsidR="005E6A67" w:rsidRPr="007D2A5C">
        <w:t xml:space="preserve"> </w:t>
      </w:r>
      <w:proofErr w:type="spellStart"/>
      <w:r w:rsidR="005E6A67" w:rsidRPr="007D2A5C">
        <w:t>dữ</w:t>
      </w:r>
      <w:proofErr w:type="spellEnd"/>
      <w:r w:rsidR="005E6A67" w:rsidRPr="007D2A5C">
        <w:t xml:space="preserve"> </w:t>
      </w:r>
      <w:proofErr w:type="spellStart"/>
      <w:r w:rsidR="005E6A67" w:rsidRPr="007D2A5C">
        <w:t>liệu</w:t>
      </w:r>
      <w:proofErr w:type="spellEnd"/>
      <w:r w:rsidR="005E6A67" w:rsidRPr="007D2A5C">
        <w:t xml:space="preserve"> </w:t>
      </w:r>
      <w:proofErr w:type="spellStart"/>
      <w:r w:rsidR="005E6A67" w:rsidRPr="007D2A5C">
        <w:t>chữ</w:t>
      </w:r>
      <w:proofErr w:type="spellEnd"/>
      <w:r w:rsidR="005E6A67" w:rsidRPr="007D2A5C">
        <w:t xml:space="preserve"> </w:t>
      </w:r>
      <w:proofErr w:type="spellStart"/>
      <w:r w:rsidR="005E6A67" w:rsidRPr="007D2A5C">
        <w:t>lấy</w:t>
      </w:r>
      <w:proofErr w:type="spellEnd"/>
      <w:r w:rsidR="005E6A67" w:rsidRPr="007D2A5C">
        <w:t xml:space="preserve"> </w:t>
      </w:r>
      <w:proofErr w:type="spellStart"/>
      <w:r w:rsidR="005E6A67" w:rsidRPr="007D2A5C">
        <w:t>được</w:t>
      </w:r>
      <w:bookmarkEnd w:id="71"/>
      <w:bookmarkEnd w:id="72"/>
      <w:bookmarkEnd w:id="73"/>
      <w:proofErr w:type="spellEnd"/>
    </w:p>
    <w:p w14:paraId="24C842DA" w14:textId="77777777" w:rsidR="005E6A67" w:rsidRDefault="005E6A67" w:rsidP="007D2A5C">
      <w:pPr>
        <w:pStyle w:val="NormalText"/>
        <w:jc w:val="both"/>
      </w:pPr>
      <w:proofErr w:type="spellStart"/>
      <w:r>
        <w:t>Riêng</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text </w:t>
      </w:r>
      <w:proofErr w:type="spellStart"/>
      <w:r>
        <w:t>chúng</w:t>
      </w:r>
      <w:proofErr w:type="spellEnd"/>
      <w:r>
        <w:t xml:space="preserve"> </w:t>
      </w:r>
      <w:proofErr w:type="spellStart"/>
      <w:r>
        <w:t>em</w:t>
      </w:r>
      <w:proofErr w:type="spellEnd"/>
      <w:r>
        <w:t xml:space="preserve"> </w:t>
      </w:r>
      <w:proofErr w:type="spellStart"/>
      <w:r>
        <w:t>sẽ</w:t>
      </w:r>
      <w:proofErr w:type="spellEnd"/>
      <w:r>
        <w:t xml:space="preserve"> chia </w:t>
      </w:r>
      <w:proofErr w:type="spellStart"/>
      <w:r>
        <w:t>chung</w:t>
      </w:r>
      <w:proofErr w:type="spellEnd"/>
      <w:r>
        <w:t xml:space="preserve"> </w:t>
      </w:r>
      <w:proofErr w:type="spellStart"/>
      <w:r>
        <w:t>thành</w:t>
      </w:r>
      <w:proofErr w:type="spellEnd"/>
      <w:r>
        <w:t xml:space="preserve"> 2 </w:t>
      </w:r>
      <w:proofErr w:type="spellStart"/>
      <w:r>
        <w:t>kiểu</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sau</w:t>
      </w:r>
      <w:proofErr w:type="spellEnd"/>
      <w:r>
        <w:t>:</w:t>
      </w:r>
    </w:p>
    <w:p w14:paraId="31B95F6A" w14:textId="77777777" w:rsidR="005E6A67" w:rsidRDefault="005E6A67" w:rsidP="007D2A5C">
      <w:pPr>
        <w:pStyle w:val="NormalText"/>
        <w:numPr>
          <w:ilvl w:val="0"/>
          <w:numId w:val="8"/>
        </w:numPr>
        <w:jc w:val="both"/>
      </w:pPr>
      <w:proofErr w:type="spellStart"/>
      <w:r>
        <w:t>Diễn</w:t>
      </w:r>
      <w:proofErr w:type="spellEnd"/>
      <w:r>
        <w:t xml:space="preserve"> </w:t>
      </w:r>
      <w:proofErr w:type="spellStart"/>
      <w:r>
        <w:t>giải</w:t>
      </w:r>
      <w:proofErr w:type="spellEnd"/>
      <w:r>
        <w:t xml:space="preserve"> </w:t>
      </w:r>
      <w:proofErr w:type="spellStart"/>
      <w:r>
        <w:t>Nôm</w:t>
      </w:r>
      <w:proofErr w:type="spellEnd"/>
      <w:r>
        <w:t xml:space="preserve"> </w:t>
      </w:r>
      <w:proofErr w:type="spellStart"/>
      <w:r>
        <w:t>tự</w:t>
      </w:r>
      <w:proofErr w:type="spellEnd"/>
      <w:r>
        <w:t xml:space="preserve"> </w:t>
      </w:r>
      <w:proofErr w:type="spellStart"/>
      <w:r>
        <w:t>trên</w:t>
      </w:r>
      <w:proofErr w:type="spellEnd"/>
      <w:r>
        <w:t xml:space="preserve"> </w:t>
      </w:r>
      <w:proofErr w:type="spellStart"/>
      <w:r>
        <w:t>cùng</w:t>
      </w:r>
      <w:proofErr w:type="spellEnd"/>
      <w:r>
        <w:t xml:space="preserve"> </w:t>
      </w:r>
      <w:proofErr w:type="spellStart"/>
      <w:r>
        <w:t>một</w:t>
      </w:r>
      <w:proofErr w:type="spellEnd"/>
      <w:r>
        <w:t xml:space="preserve"> </w:t>
      </w:r>
      <w:proofErr w:type="spellStart"/>
      <w:r>
        <w:t>dòng</w:t>
      </w:r>
      <w:proofErr w:type="spellEnd"/>
      <w:r>
        <w:t xml:space="preserve"> </w:t>
      </w:r>
      <w:proofErr w:type="spellStart"/>
      <w:r>
        <w:t>với</w:t>
      </w:r>
      <w:proofErr w:type="spellEnd"/>
      <w:r>
        <w:t xml:space="preserve"> </w:t>
      </w:r>
      <w:proofErr w:type="spellStart"/>
      <w:r>
        <w:t>chữ</w:t>
      </w:r>
      <w:proofErr w:type="spellEnd"/>
      <w:r>
        <w:t xml:space="preserve"> </w:t>
      </w:r>
      <w:proofErr w:type="spellStart"/>
      <w:r>
        <w:t>Quốc</w:t>
      </w:r>
      <w:proofErr w:type="spellEnd"/>
      <w:r>
        <w:t xml:space="preserve"> </w:t>
      </w:r>
      <w:proofErr w:type="spellStart"/>
      <w:r>
        <w:t>ngữ</w:t>
      </w:r>
      <w:proofErr w:type="spellEnd"/>
      <w:r>
        <w:t xml:space="preserve"> (</w:t>
      </w:r>
      <w:proofErr w:type="spellStart"/>
      <w:r>
        <w:t>dòng</w:t>
      </w:r>
      <w:proofErr w:type="spellEnd"/>
      <w:r>
        <w:t xml:space="preserve"> </w:t>
      </w:r>
      <w:proofErr w:type="spellStart"/>
      <w:r>
        <w:t>sẽ</w:t>
      </w:r>
      <w:proofErr w:type="spellEnd"/>
      <w:r>
        <w:t xml:space="preserve"> bao </w:t>
      </w:r>
      <w:proofErr w:type="spellStart"/>
      <w:r>
        <w:t>gồm</w:t>
      </w:r>
      <w:proofErr w:type="spellEnd"/>
      <w:r>
        <w:t xml:space="preserve"> </w:t>
      </w:r>
      <w:proofErr w:type="spellStart"/>
      <w:r>
        <w:t>Nôm</w:t>
      </w:r>
      <w:proofErr w:type="spellEnd"/>
      <w:r>
        <w:t xml:space="preserve"> </w:t>
      </w:r>
      <w:proofErr w:type="spellStart"/>
      <w:r>
        <w:t>tự</w:t>
      </w:r>
      <w:proofErr w:type="spellEnd"/>
      <w:r>
        <w:t xml:space="preserve"> </w:t>
      </w:r>
      <w:proofErr w:type="spellStart"/>
      <w:r>
        <w:t>và</w:t>
      </w:r>
      <w:proofErr w:type="spellEnd"/>
      <w:r>
        <w:t xml:space="preserve"> </w:t>
      </w:r>
      <w:proofErr w:type="spellStart"/>
      <w:r>
        <w:t>chữ</w:t>
      </w:r>
      <w:proofErr w:type="spellEnd"/>
      <w:r>
        <w:t xml:space="preserve"> </w:t>
      </w:r>
      <w:proofErr w:type="spellStart"/>
      <w:r>
        <w:t>Quốc</w:t>
      </w:r>
      <w:proofErr w:type="spellEnd"/>
      <w:r>
        <w:t xml:space="preserve"> </w:t>
      </w:r>
      <w:proofErr w:type="spellStart"/>
      <w:r>
        <w:t>ngữ</w:t>
      </w:r>
      <w:proofErr w:type="spellEnd"/>
      <w:r>
        <w:t>)</w:t>
      </w:r>
    </w:p>
    <w:p w14:paraId="2F8E4485" w14:textId="77777777" w:rsidR="005E6A67" w:rsidRDefault="005E6A67" w:rsidP="007D2A5C">
      <w:pPr>
        <w:pStyle w:val="NormalText"/>
        <w:numPr>
          <w:ilvl w:val="0"/>
          <w:numId w:val="8"/>
        </w:numPr>
        <w:jc w:val="both"/>
      </w:pPr>
      <w:proofErr w:type="spellStart"/>
      <w:r>
        <w:t>Diễn</w:t>
      </w:r>
      <w:proofErr w:type="spellEnd"/>
      <w:r>
        <w:t xml:space="preserve"> </w:t>
      </w:r>
      <w:proofErr w:type="spellStart"/>
      <w:r>
        <w:t>giải</w:t>
      </w:r>
      <w:proofErr w:type="spellEnd"/>
      <w:r>
        <w:t xml:space="preserve"> </w:t>
      </w:r>
      <w:proofErr w:type="spellStart"/>
      <w:r>
        <w:t>Nôm</w:t>
      </w:r>
      <w:proofErr w:type="spellEnd"/>
      <w:r>
        <w:t xml:space="preserve"> </w:t>
      </w:r>
      <w:proofErr w:type="spellStart"/>
      <w:r>
        <w:t>tự</w:t>
      </w:r>
      <w:proofErr w:type="spellEnd"/>
      <w:r>
        <w:rPr>
          <w:lang w:val="vi-VN"/>
        </w:rPr>
        <w:t xml:space="preserve"> </w:t>
      </w:r>
      <w:r>
        <w:t xml:space="preserve">ở </w:t>
      </w:r>
      <w:proofErr w:type="spellStart"/>
      <w:r>
        <w:t>các</w:t>
      </w:r>
      <w:proofErr w:type="spellEnd"/>
      <w:r>
        <w:t xml:space="preserve"> </w:t>
      </w:r>
      <w:proofErr w:type="spellStart"/>
      <w:r>
        <w:t>dòng</w:t>
      </w:r>
      <w:proofErr w:type="spellEnd"/>
      <w:r>
        <w:t xml:space="preserve"> </w:t>
      </w:r>
      <w:proofErr w:type="spellStart"/>
      <w:r>
        <w:t>khác</w:t>
      </w:r>
      <w:proofErr w:type="spellEnd"/>
      <w:r>
        <w:t xml:space="preserve"> </w:t>
      </w:r>
      <w:proofErr w:type="spellStart"/>
      <w:r>
        <w:t>nhau</w:t>
      </w:r>
      <w:proofErr w:type="spellEnd"/>
      <w:r>
        <w:t xml:space="preserve"> (</w:t>
      </w:r>
      <w:proofErr w:type="spellStart"/>
      <w:r>
        <w:t>một</w:t>
      </w:r>
      <w:proofErr w:type="spellEnd"/>
      <w:r>
        <w:t xml:space="preserve"> </w:t>
      </w:r>
      <w:proofErr w:type="spellStart"/>
      <w:r>
        <w:t>dòng</w:t>
      </w:r>
      <w:proofErr w:type="spellEnd"/>
      <w:r>
        <w:t xml:space="preserve"> </w:t>
      </w:r>
      <w:proofErr w:type="spellStart"/>
      <w:r>
        <w:t>sẽ</w:t>
      </w:r>
      <w:proofErr w:type="spellEnd"/>
      <w:r>
        <w:t xml:space="preserve"> bao </w:t>
      </w:r>
      <w:proofErr w:type="spellStart"/>
      <w:r>
        <w:t>gồm</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chữ</w:t>
      </w:r>
      <w:proofErr w:type="spellEnd"/>
      <w:r>
        <w:t xml:space="preserve"> </w:t>
      </w:r>
      <w:proofErr w:type="spellStart"/>
      <w:r>
        <w:t>Nôm</w:t>
      </w:r>
      <w:proofErr w:type="spellEnd"/>
      <w:r>
        <w:t xml:space="preserve"> </w:t>
      </w:r>
      <w:proofErr w:type="spellStart"/>
      <w:r>
        <w:t>hoặc</w:t>
      </w:r>
      <w:proofErr w:type="spellEnd"/>
      <w:r>
        <w:t xml:space="preserve"> </w:t>
      </w:r>
      <w:proofErr w:type="spellStart"/>
      <w:r>
        <w:t>có</w:t>
      </w:r>
      <w:proofErr w:type="spellEnd"/>
      <w:r>
        <w:t xml:space="preserve"> </w:t>
      </w:r>
      <w:proofErr w:type="spellStart"/>
      <w:r>
        <w:t>rất</w:t>
      </w:r>
      <w:proofErr w:type="spellEnd"/>
      <w:r>
        <w:t xml:space="preserve"> </w:t>
      </w:r>
      <w:proofErr w:type="spellStart"/>
      <w:r>
        <w:t>ít</w:t>
      </w:r>
      <w:proofErr w:type="spellEnd"/>
      <w:r>
        <w:rPr>
          <w:lang w:val="vi-VN"/>
        </w:rPr>
        <w:t xml:space="preserve"> </w:t>
      </w:r>
      <w:proofErr w:type="spellStart"/>
      <w:r>
        <w:t>chữ</w:t>
      </w:r>
      <w:proofErr w:type="spellEnd"/>
      <w:r>
        <w:t xml:space="preserve"> </w:t>
      </w:r>
      <w:proofErr w:type="spellStart"/>
      <w:r>
        <w:t>Quốc</w:t>
      </w:r>
      <w:proofErr w:type="spellEnd"/>
      <w:r>
        <w:t xml:space="preserve"> </w:t>
      </w:r>
      <w:proofErr w:type="spellStart"/>
      <w:r>
        <w:t>ngữ</w:t>
      </w:r>
      <w:proofErr w:type="spellEnd"/>
      <w:r>
        <w:t xml:space="preserve">, </w:t>
      </w:r>
      <w:proofErr w:type="spellStart"/>
      <w:r>
        <w:t>và</w:t>
      </w:r>
      <w:proofErr w:type="spellEnd"/>
      <w:r>
        <w:t xml:space="preserve"> </w:t>
      </w:r>
      <w:proofErr w:type="spellStart"/>
      <w:r>
        <w:t>dòng</w:t>
      </w:r>
      <w:proofErr w:type="spellEnd"/>
      <w:r>
        <w:t xml:space="preserve"> </w:t>
      </w:r>
      <w:proofErr w:type="spellStart"/>
      <w:r>
        <w:t>Nôm</w:t>
      </w:r>
      <w:proofErr w:type="spellEnd"/>
      <w:r>
        <w:t xml:space="preserve"> </w:t>
      </w:r>
      <w:proofErr w:type="spellStart"/>
      <w:r>
        <w:t>tự</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giải</w:t>
      </w:r>
      <w:proofErr w:type="spellEnd"/>
      <w:r>
        <w:t xml:space="preserve"> </w:t>
      </w:r>
      <w:proofErr w:type="spellStart"/>
      <w:r>
        <w:t>nghĩa</w:t>
      </w:r>
      <w:proofErr w:type="spellEnd"/>
      <w:r>
        <w:t xml:space="preserve"> </w:t>
      </w:r>
      <w:proofErr w:type="spellStart"/>
      <w:r>
        <w:t>bằng</w:t>
      </w:r>
      <w:proofErr w:type="spellEnd"/>
      <w:r>
        <w:t xml:space="preserve"> </w:t>
      </w:r>
      <w:proofErr w:type="spellStart"/>
      <w:r>
        <w:t>chữ</w:t>
      </w:r>
      <w:proofErr w:type="spellEnd"/>
      <w:r>
        <w:t xml:space="preserve"> </w:t>
      </w:r>
      <w:proofErr w:type="spellStart"/>
      <w:r>
        <w:t>Quốc</w:t>
      </w:r>
      <w:proofErr w:type="spellEnd"/>
      <w:r>
        <w:t xml:space="preserve"> </w:t>
      </w:r>
      <w:proofErr w:type="spellStart"/>
      <w:r>
        <w:t>ngữ</w:t>
      </w:r>
      <w:proofErr w:type="spellEnd"/>
      <w:r>
        <w:t xml:space="preserve"> </w:t>
      </w:r>
      <w:proofErr w:type="spellStart"/>
      <w:r>
        <w:t>nhưng</w:t>
      </w:r>
      <w:proofErr w:type="spellEnd"/>
      <w:r>
        <w:t xml:space="preserve"> ở </w:t>
      </w:r>
      <w:proofErr w:type="spellStart"/>
      <w:r>
        <w:t>dòng</w:t>
      </w:r>
      <w:proofErr w:type="spellEnd"/>
      <w:r>
        <w:t xml:space="preserve"> </w:t>
      </w:r>
      <w:proofErr w:type="spellStart"/>
      <w:r>
        <w:t>khác</w:t>
      </w:r>
      <w:proofErr w:type="spellEnd"/>
      <w:r>
        <w:t xml:space="preserve"> </w:t>
      </w:r>
      <w:proofErr w:type="spellStart"/>
      <w:r>
        <w:t>trong</w:t>
      </w:r>
      <w:proofErr w:type="spellEnd"/>
      <w:r>
        <w:t xml:space="preserve"> </w:t>
      </w:r>
      <w:proofErr w:type="spellStart"/>
      <w:r>
        <w:t>văn</w:t>
      </w:r>
      <w:proofErr w:type="spellEnd"/>
      <w:r>
        <w:t xml:space="preserve"> </w:t>
      </w:r>
      <w:proofErr w:type="spellStart"/>
      <w:r>
        <w:t>bản</w:t>
      </w:r>
      <w:proofErr w:type="spellEnd"/>
      <w:r>
        <w:t>)</w:t>
      </w:r>
    </w:p>
    <w:p w14:paraId="4F105073" w14:textId="77777777" w:rsidR="00A92CD7" w:rsidRDefault="00A92CD7" w:rsidP="00A92CD7">
      <w:pPr>
        <w:pStyle w:val="NormalText"/>
        <w:jc w:val="both"/>
      </w:pPr>
    </w:p>
    <w:p w14:paraId="030E7C64" w14:textId="7B9CF282" w:rsidR="00072C8A" w:rsidRDefault="005E6A67" w:rsidP="00A92CD7">
      <w:pPr>
        <w:pStyle w:val="NormalText"/>
        <w:jc w:val="both"/>
      </w:pPr>
      <w:proofErr w:type="spellStart"/>
      <w:r>
        <w:t>Chúng</w:t>
      </w:r>
      <w:proofErr w:type="spellEnd"/>
      <w:r>
        <w:t xml:space="preserve"> </w:t>
      </w:r>
      <w:proofErr w:type="spellStart"/>
      <w:r>
        <w:t>em</w:t>
      </w:r>
      <w:proofErr w:type="spellEnd"/>
      <w:r>
        <w:t xml:space="preserve">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xử</w:t>
      </w:r>
      <w:proofErr w:type="spellEnd"/>
      <w:r>
        <w:t xml:space="preserve"> </w:t>
      </w:r>
      <w:proofErr w:type="spellStart"/>
      <w:r>
        <w:t>lý</w:t>
      </w:r>
      <w:proofErr w:type="spellEnd"/>
      <w:r>
        <w:t xml:space="preserve"> 2 </w:t>
      </w:r>
      <w:proofErr w:type="spellStart"/>
      <w:r>
        <w:t>kiểu</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theo</w:t>
      </w:r>
      <w:proofErr w:type="spellEnd"/>
      <w:r>
        <w:t xml:space="preserve"> 2 </w:t>
      </w:r>
      <w:proofErr w:type="spellStart"/>
      <w:r>
        <w:t>cách</w:t>
      </w:r>
      <w:proofErr w:type="spellEnd"/>
      <w:r>
        <w:t>:</w:t>
      </w:r>
    </w:p>
    <w:p w14:paraId="6AAA8935" w14:textId="5138973A" w:rsidR="005E6A67" w:rsidRDefault="005E6A67" w:rsidP="007D2A5C">
      <w:pPr>
        <w:pStyle w:val="NormalText"/>
        <w:numPr>
          <w:ilvl w:val="0"/>
          <w:numId w:val="8"/>
        </w:numPr>
        <w:jc w:val="both"/>
      </w:pPr>
      <w:proofErr w:type="spellStart"/>
      <w:r>
        <w:t>Nếu</w:t>
      </w:r>
      <w:proofErr w:type="spellEnd"/>
      <w:r>
        <w:t xml:space="preserve"> </w:t>
      </w:r>
      <w:proofErr w:type="spellStart"/>
      <w:r>
        <w:t>cùng</w:t>
      </w:r>
      <w:proofErr w:type="spellEnd"/>
      <w:r>
        <w:t xml:space="preserve"> </w:t>
      </w:r>
      <w:proofErr w:type="spellStart"/>
      <w:r>
        <w:t>một</w:t>
      </w:r>
      <w:proofErr w:type="spellEnd"/>
      <w:r>
        <w:t xml:space="preserve"> </w:t>
      </w:r>
      <w:proofErr w:type="spellStart"/>
      <w:r>
        <w:t>dòng</w:t>
      </w:r>
      <w:proofErr w:type="spellEnd"/>
      <w:r>
        <w:t xml:space="preserve"> </w:t>
      </w:r>
      <w:proofErr w:type="spellStart"/>
      <w:r>
        <w:t>chứa</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Nôm</w:t>
      </w:r>
      <w:proofErr w:type="spellEnd"/>
      <w:r>
        <w:t xml:space="preserve"> </w:t>
      </w:r>
      <w:proofErr w:type="spellStart"/>
      <w:r>
        <w:t>tự</w:t>
      </w:r>
      <w:proofErr w:type="spellEnd"/>
      <w:r>
        <w:t xml:space="preserve"> </w:t>
      </w:r>
      <w:proofErr w:type="spellStart"/>
      <w:r>
        <w:t>và</w:t>
      </w:r>
      <w:proofErr w:type="spellEnd"/>
      <w:r>
        <w:t xml:space="preserve"> </w:t>
      </w:r>
      <w:proofErr w:type="spellStart"/>
      <w:r>
        <w:t>chữ</w:t>
      </w:r>
      <w:proofErr w:type="spellEnd"/>
      <w:r>
        <w:t xml:space="preserve"> </w:t>
      </w:r>
      <w:proofErr w:type="spellStart"/>
      <w:r>
        <w:t>Quốc</w:t>
      </w:r>
      <w:proofErr w:type="spellEnd"/>
      <w:r>
        <w:t xml:space="preserve"> </w:t>
      </w:r>
      <w:proofErr w:type="spellStart"/>
      <w:r>
        <w:t>ngữ</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HVDict</w:t>
      </w:r>
      <w:proofErr w:type="spellEnd"/>
      <w:r>
        <w:rPr>
          <w:lang w:val="vi-VN"/>
        </w:rP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xem</w:t>
      </w:r>
      <w:proofErr w:type="spellEnd"/>
      <w:r>
        <w:t xml:space="preserve"> </w:t>
      </w:r>
      <w:proofErr w:type="spellStart"/>
      <w:r>
        <w:t>kí</w:t>
      </w:r>
      <w:proofErr w:type="spellEnd"/>
      <w:r>
        <w:rPr>
          <w:lang w:val="vi-VN"/>
        </w:rPr>
        <w:t xml:space="preserve"> tự đó </w:t>
      </w:r>
      <w:proofErr w:type="spellStart"/>
      <w:r>
        <w:t>có</w:t>
      </w:r>
      <w:proofErr w:type="spellEnd"/>
      <w:r>
        <w:t xml:space="preserve"> </w:t>
      </w:r>
      <w:proofErr w:type="spellStart"/>
      <w:r>
        <w:t>là</w:t>
      </w:r>
      <w:proofErr w:type="spellEnd"/>
      <w:r>
        <w:t xml:space="preserve"> </w:t>
      </w:r>
      <w:proofErr w:type="spellStart"/>
      <w:r>
        <w:t>Nôm</w:t>
      </w:r>
      <w:proofErr w:type="spellEnd"/>
      <w:r>
        <w:t xml:space="preserve"> </w:t>
      </w:r>
      <w:proofErr w:type="spellStart"/>
      <w:r>
        <w:t>tự</w:t>
      </w:r>
      <w:proofErr w:type="spellEnd"/>
      <w:r>
        <w:t xml:space="preserve"> hay </w:t>
      </w:r>
      <w:proofErr w:type="spellStart"/>
      <w:r>
        <w:t>không</w:t>
      </w:r>
      <w:proofErr w:type="spellEnd"/>
      <w:r>
        <w:rPr>
          <w:lang w:val="vi-VN"/>
        </w:rPr>
        <w:t>,</w:t>
      </w:r>
      <w:r>
        <w:t xml:space="preserve"> </w:t>
      </w:r>
      <w:proofErr w:type="spellStart"/>
      <w:r>
        <w:t>sau</w:t>
      </w:r>
      <w:proofErr w:type="spellEnd"/>
      <w:r>
        <w:t xml:space="preserve"> </w:t>
      </w:r>
      <w:proofErr w:type="spellStart"/>
      <w:r>
        <w:t>đó</w:t>
      </w:r>
      <w:proofErr w:type="spellEnd"/>
      <w:r>
        <w:t xml:space="preserve"> </w:t>
      </w:r>
      <w:proofErr w:type="spellStart"/>
      <w:r>
        <w:t>tách</w:t>
      </w:r>
      <w:proofErr w:type="spellEnd"/>
      <w:r>
        <w:t xml:space="preserve"> </w:t>
      </w:r>
      <w:proofErr w:type="spellStart"/>
      <w:r>
        <w:t>riêng</w:t>
      </w:r>
      <w:proofErr w:type="spellEnd"/>
      <w:r>
        <w:t xml:space="preserve"> </w:t>
      </w:r>
      <w:proofErr w:type="spellStart"/>
      <w:r>
        <w:t>chữ</w:t>
      </w:r>
      <w:proofErr w:type="spellEnd"/>
      <w:r>
        <w:t xml:space="preserve"> </w:t>
      </w:r>
      <w:proofErr w:type="spellStart"/>
      <w:r>
        <w:t>Nôm</w:t>
      </w:r>
      <w:proofErr w:type="spellEnd"/>
      <w:r>
        <w:t xml:space="preserve"> </w:t>
      </w:r>
      <w:proofErr w:type="spellStart"/>
      <w:r>
        <w:t>và</w:t>
      </w:r>
      <w:proofErr w:type="spellEnd"/>
      <w:r>
        <w:t xml:space="preserve"> </w:t>
      </w:r>
      <w:proofErr w:type="spellStart"/>
      <w:r>
        <w:t>chữ</w:t>
      </w:r>
      <w:proofErr w:type="spellEnd"/>
      <w:r>
        <w:t xml:space="preserve"> </w:t>
      </w:r>
      <w:proofErr w:type="spellStart"/>
      <w:r>
        <w:t>quốc</w:t>
      </w:r>
      <w:proofErr w:type="spellEnd"/>
      <w:r>
        <w:t xml:space="preserve"> </w:t>
      </w:r>
      <w:proofErr w:type="spellStart"/>
      <w:r>
        <w:t>ngữ</w:t>
      </w:r>
      <w:proofErr w:type="spellEnd"/>
      <w:r>
        <w:t xml:space="preserve"> </w:t>
      </w:r>
      <w:proofErr w:type="spellStart"/>
      <w:r>
        <w:t>ra.</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mang</w:t>
      </w:r>
      <w:proofErr w:type="spellEnd"/>
      <w:r>
        <w:t xml:space="preserve"> </w:t>
      </w:r>
      <w:proofErr w:type="spellStart"/>
      <w:r>
        <w:t>chữ</w:t>
      </w:r>
      <w:proofErr w:type="spellEnd"/>
      <w:r>
        <w:t xml:space="preserve"> </w:t>
      </w:r>
      <w:proofErr w:type="spellStart"/>
      <w:r>
        <w:t>Nôm</w:t>
      </w:r>
      <w:proofErr w:type="spellEnd"/>
      <w:r>
        <w:t xml:space="preserve"> </w:t>
      </w:r>
      <w:proofErr w:type="spellStart"/>
      <w:r>
        <w:t>tự</w:t>
      </w:r>
      <w:proofErr w:type="spellEnd"/>
      <w:r>
        <w:t xml:space="preserve"> </w:t>
      </w:r>
      <w:proofErr w:type="spellStart"/>
      <w:r>
        <w:t>đi</w:t>
      </w:r>
      <w:proofErr w:type="spellEnd"/>
      <w:r>
        <w:t xml:space="preserve"> </w:t>
      </w:r>
      <w:proofErr w:type="spellStart"/>
      <w:r>
        <w:t>dịch</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gọi</w:t>
      </w:r>
      <w:proofErr w:type="spellEnd"/>
      <w:r>
        <w:t xml:space="preserve"> API </w:t>
      </w:r>
      <w:proofErr w:type="spellStart"/>
      <w:r>
        <w:t>để</w:t>
      </w:r>
      <w:proofErr w:type="spellEnd"/>
      <w:r>
        <w:rPr>
          <w:lang w:val="vi-VN"/>
        </w:rPr>
        <w:t xml:space="preserve"> </w:t>
      </w:r>
      <w:proofErr w:type="spellStart"/>
      <w:r>
        <w:t>dịch</w:t>
      </w:r>
      <w:proofErr w:type="spellEnd"/>
      <w:r>
        <w:t xml:space="preserve"> </w:t>
      </w:r>
      <w:proofErr w:type="spellStart"/>
      <w:r>
        <w:t>chữ</w:t>
      </w:r>
      <w:proofErr w:type="spellEnd"/>
      <w:r>
        <w:t xml:space="preserve"> </w:t>
      </w:r>
      <w:proofErr w:type="spellStart"/>
      <w:r>
        <w:t>Nôm</w:t>
      </w:r>
      <w:proofErr w:type="spellEnd"/>
      <w:r>
        <w:t xml:space="preserve"> </w:t>
      </w:r>
      <w:proofErr w:type="spellStart"/>
      <w:r>
        <w:t>và</w:t>
      </w:r>
      <w:proofErr w:type="spellEnd"/>
      <w:r>
        <w:t xml:space="preserve"> so </w:t>
      </w:r>
      <w:proofErr w:type="spellStart"/>
      <w:r>
        <w:t>sánh</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với</w:t>
      </w:r>
      <w:proofErr w:type="spellEnd"/>
      <w:r>
        <w:t xml:space="preserve"> </w:t>
      </w:r>
      <w:proofErr w:type="spellStart"/>
      <w:r>
        <w:t>chữ</w:t>
      </w:r>
      <w:proofErr w:type="spellEnd"/>
      <w:r>
        <w:t xml:space="preserve"> </w:t>
      </w:r>
      <w:proofErr w:type="spellStart"/>
      <w:r>
        <w:t>Quốc</w:t>
      </w:r>
      <w:proofErr w:type="spellEnd"/>
      <w:r>
        <w:t xml:space="preserve"> </w:t>
      </w:r>
      <w:proofErr w:type="spellStart"/>
      <w:r>
        <w:t>ngữ</w:t>
      </w:r>
      <w:proofErr w:type="spellEnd"/>
      <w:r>
        <w:t xml:space="preserve"> </w:t>
      </w:r>
      <w:proofErr w:type="spellStart"/>
      <w:r>
        <w:t>cùng</w:t>
      </w:r>
      <w:proofErr w:type="spellEnd"/>
      <w:r>
        <w:t xml:space="preserve"> </w:t>
      </w:r>
      <w:proofErr w:type="spellStart"/>
      <w:r>
        <w:t>dòng</w:t>
      </w:r>
      <w:proofErr w:type="spellEnd"/>
    </w:p>
    <w:p w14:paraId="2B5E9E7B" w14:textId="77777777" w:rsidR="005E6A67" w:rsidRDefault="005E6A67" w:rsidP="007D2A5C">
      <w:pPr>
        <w:pStyle w:val="NormalText"/>
        <w:numPr>
          <w:ilvl w:val="0"/>
          <w:numId w:val="8"/>
        </w:numPr>
        <w:jc w:val="both"/>
      </w:pPr>
      <w:proofErr w:type="spellStart"/>
      <w:r>
        <w:t>Nếu</w:t>
      </w:r>
      <w:proofErr w:type="spellEnd"/>
      <w:r>
        <w:t xml:space="preserve"> </w:t>
      </w:r>
      <w:proofErr w:type="spellStart"/>
      <w:r>
        <w:t>việc</w:t>
      </w:r>
      <w:proofErr w:type="spellEnd"/>
      <w:r>
        <w:t xml:space="preserve"> </w:t>
      </w:r>
      <w:proofErr w:type="spellStart"/>
      <w:r>
        <w:t>diễn</w:t>
      </w:r>
      <w:proofErr w:type="spellEnd"/>
      <w:r>
        <w:t xml:space="preserve"> </w:t>
      </w:r>
      <w:proofErr w:type="spellStart"/>
      <w:r>
        <w:t>giải</w:t>
      </w:r>
      <w:proofErr w:type="spellEnd"/>
      <w:r>
        <w:t xml:space="preserve"> </w:t>
      </w:r>
      <w:proofErr w:type="spellStart"/>
      <w:r>
        <w:t>chữ</w:t>
      </w:r>
      <w:proofErr w:type="spellEnd"/>
      <w:r>
        <w:t xml:space="preserve"> </w:t>
      </w:r>
      <w:proofErr w:type="spellStart"/>
      <w:r>
        <w:t>Nôm</w:t>
      </w:r>
      <w:proofErr w:type="spellEnd"/>
      <w:r>
        <w:t xml:space="preserve"> </w:t>
      </w:r>
      <w:proofErr w:type="spellStart"/>
      <w:r>
        <w:t>sẽ</w:t>
      </w:r>
      <w:proofErr w:type="spellEnd"/>
      <w:r>
        <w:t xml:space="preserve"> ở </w:t>
      </w:r>
      <w:proofErr w:type="spellStart"/>
      <w:r>
        <w:t>một</w:t>
      </w:r>
      <w:proofErr w:type="spellEnd"/>
      <w:r>
        <w:t xml:space="preserve"> </w:t>
      </w:r>
      <w:proofErr w:type="spellStart"/>
      <w:r>
        <w:t>dòng</w:t>
      </w:r>
      <w:proofErr w:type="spellEnd"/>
      <w:r>
        <w:t xml:space="preserve"> </w:t>
      </w:r>
      <w:proofErr w:type="spellStart"/>
      <w:r>
        <w:t>khác</w:t>
      </w:r>
      <w:proofErr w:type="spellEnd"/>
      <w:r>
        <w:t xml:space="preserve"> (</w:t>
      </w:r>
      <w:proofErr w:type="spellStart"/>
      <w:r>
        <w:t>dạng</w:t>
      </w:r>
      <w:proofErr w:type="spellEnd"/>
      <w:r>
        <w:t xml:space="preserve"> </w:t>
      </w:r>
      <w:proofErr w:type="spellStart"/>
      <w:r>
        <w:t>thơ</w:t>
      </w:r>
      <w:proofErr w:type="spellEnd"/>
      <w:r>
        <w:t xml:space="preserve">), </w:t>
      </w:r>
      <w:proofErr w:type="spellStart"/>
      <w:r>
        <w:t>tức</w:t>
      </w:r>
      <w:proofErr w:type="spellEnd"/>
      <w:r>
        <w:t xml:space="preserve"> </w:t>
      </w:r>
      <w:proofErr w:type="spellStart"/>
      <w:r>
        <w:t>là</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dòng</w:t>
      </w:r>
      <w:proofErr w:type="spellEnd"/>
      <w:r>
        <w:t xml:space="preserve"> </w:t>
      </w:r>
      <w:proofErr w:type="spellStart"/>
      <w:r>
        <w:t>sẽ</w:t>
      </w:r>
      <w:proofErr w:type="spellEnd"/>
      <w:r>
        <w:t xml:space="preserve"> </w:t>
      </w:r>
      <w:proofErr w:type="spellStart"/>
      <w:r>
        <w:t>chứa</w:t>
      </w:r>
      <w:proofErr w:type="spellEnd"/>
      <w:r>
        <w:t xml:space="preserve"> </w:t>
      </w:r>
      <w:proofErr w:type="spellStart"/>
      <w:r>
        <w:t>phần</w:t>
      </w:r>
      <w:proofErr w:type="spellEnd"/>
      <w:r>
        <w:t xml:space="preserve"> </w:t>
      </w:r>
      <w:proofErr w:type="spellStart"/>
      <w:r>
        <w:t>lớn</w:t>
      </w:r>
      <w:proofErr w:type="spellEnd"/>
      <w:r>
        <w:t xml:space="preserve"> </w:t>
      </w:r>
      <w:proofErr w:type="spellStart"/>
      <w:r>
        <w:t>là</w:t>
      </w:r>
      <w:proofErr w:type="spellEnd"/>
      <w:r>
        <w:t xml:space="preserve"> </w:t>
      </w:r>
      <w:proofErr w:type="spellStart"/>
      <w:r>
        <w:t>chữ</w:t>
      </w:r>
      <w:proofErr w:type="spellEnd"/>
      <w:r>
        <w:t xml:space="preserve"> </w:t>
      </w:r>
      <w:proofErr w:type="spellStart"/>
      <w:r>
        <w:t>Nôm</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từ</w:t>
      </w:r>
      <w:proofErr w:type="spellEnd"/>
      <w:r>
        <w:t xml:space="preserve"> </w:t>
      </w:r>
      <w:proofErr w:type="spellStart"/>
      <w:r>
        <w:t>điển</w:t>
      </w:r>
      <w:proofErr w:type="spellEnd"/>
      <w:r>
        <w:t xml:space="preserve"> </w:t>
      </w:r>
      <w:r w:rsidRPr="00654F19">
        <w:t>Nom Transliteration HCMU</w:t>
      </w:r>
      <w:r>
        <w:t xml:space="preserve">S </w:t>
      </w:r>
      <w:proofErr w:type="spellStart"/>
      <w:r>
        <w:t>để</w:t>
      </w:r>
      <w:proofErr w:type="spellEnd"/>
      <w:r>
        <w:t xml:space="preserve"> </w:t>
      </w:r>
      <w:proofErr w:type="spellStart"/>
      <w:r>
        <w:t>dịch</w:t>
      </w:r>
      <w:proofErr w:type="spellEnd"/>
      <w:r>
        <w:t xml:space="preserve"> </w:t>
      </w:r>
      <w:proofErr w:type="spellStart"/>
      <w:r>
        <w:t>và</w:t>
      </w:r>
      <w:proofErr w:type="spellEnd"/>
      <w:r>
        <w:t xml:space="preserve"> </w:t>
      </w:r>
      <w:proofErr w:type="spellStart"/>
      <w:r>
        <w:t>lấy</w:t>
      </w:r>
      <w:proofErr w:type="spellEnd"/>
      <w:r>
        <w:t xml:space="preserve"> </w:t>
      </w:r>
      <w:proofErr w:type="spellStart"/>
      <w:r>
        <w:t>kết</w:t>
      </w:r>
      <w:proofErr w:type="spellEnd"/>
      <w:r>
        <w:t xml:space="preserve"> </w:t>
      </w:r>
      <w:proofErr w:type="spellStart"/>
      <w:r>
        <w:t>quả</w:t>
      </w:r>
      <w:proofErr w:type="spellEnd"/>
      <w:r>
        <w:t xml:space="preserve"> so </w:t>
      </w:r>
      <w:proofErr w:type="spellStart"/>
      <w:r>
        <w:t>khớp</w:t>
      </w:r>
      <w:proofErr w:type="spellEnd"/>
      <w:r>
        <w:t xml:space="preserve"> </w:t>
      </w:r>
      <w:proofErr w:type="spellStart"/>
      <w:r>
        <w:t>với</w:t>
      </w:r>
      <w:proofErr w:type="spellEnd"/>
      <w:r>
        <w:t xml:space="preserve"> </w:t>
      </w:r>
      <w:proofErr w:type="spellStart"/>
      <w:r>
        <w:t>dòng</w:t>
      </w:r>
      <w:proofErr w:type="spellEnd"/>
      <w:r>
        <w:t xml:space="preserve"> </w:t>
      </w:r>
      <w:proofErr w:type="spellStart"/>
      <w:r>
        <w:t>chữ</w:t>
      </w:r>
      <w:proofErr w:type="spellEnd"/>
      <w:r>
        <w:t xml:space="preserve"> </w:t>
      </w:r>
      <w:proofErr w:type="spellStart"/>
      <w:r>
        <w:t>quốc</w:t>
      </w:r>
      <w:proofErr w:type="spellEnd"/>
      <w:r>
        <w:t xml:space="preserve"> </w:t>
      </w:r>
      <w:proofErr w:type="spellStart"/>
      <w:r>
        <w:t>ngữ</w:t>
      </w:r>
      <w:proofErr w:type="spellEnd"/>
      <w:r>
        <w:t xml:space="preserve"> </w:t>
      </w:r>
      <w:proofErr w:type="spellStart"/>
      <w:r>
        <w:t>có</w:t>
      </w:r>
      <w:proofErr w:type="spellEnd"/>
      <w:r>
        <w:t xml:space="preserve"> </w:t>
      </w:r>
      <w:proofErr w:type="spellStart"/>
      <w:r>
        <w:t>trong</w:t>
      </w:r>
      <w:proofErr w:type="spellEnd"/>
      <w:r>
        <w:t xml:space="preserve"> </w:t>
      </w:r>
      <w:proofErr w:type="spellStart"/>
      <w:r>
        <w:t>bài</w:t>
      </w:r>
      <w:proofErr w:type="spellEnd"/>
      <w:r>
        <w:t xml:space="preserve">. </w:t>
      </w:r>
      <w:proofErr w:type="spellStart"/>
      <w:r>
        <w:t>Đôi</w:t>
      </w:r>
      <w:proofErr w:type="spellEnd"/>
      <w:r>
        <w:t xml:space="preserve"> </w:t>
      </w:r>
      <w:proofErr w:type="spellStart"/>
      <w:r>
        <w:t>khi</w:t>
      </w:r>
      <w:proofErr w:type="spellEnd"/>
      <w:r>
        <w:t xml:space="preserve"> </w:t>
      </w:r>
      <w:proofErr w:type="spellStart"/>
      <w:r>
        <w:t>sẽ</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dòng</w:t>
      </w:r>
      <w:proofErr w:type="spellEnd"/>
      <w:r>
        <w:t xml:space="preserve"> </w:t>
      </w:r>
      <w:proofErr w:type="spellStart"/>
      <w:r>
        <w:t>Nôm</w:t>
      </w:r>
      <w:proofErr w:type="spellEnd"/>
      <w:r>
        <w:t xml:space="preserve"> </w:t>
      </w:r>
      <w:proofErr w:type="spellStart"/>
      <w:r>
        <w:t>tự</w:t>
      </w:r>
      <w:proofErr w:type="spellEnd"/>
      <w:r>
        <w:t xml:space="preserve"> </w:t>
      </w:r>
      <w:proofErr w:type="spellStart"/>
      <w:r>
        <w:t>được</w:t>
      </w:r>
      <w:proofErr w:type="spellEnd"/>
      <w:r>
        <w:t xml:space="preserve"> </w:t>
      </w:r>
      <w:proofErr w:type="spellStart"/>
      <w:r>
        <w:t>giải</w:t>
      </w:r>
      <w:proofErr w:type="spellEnd"/>
      <w:r>
        <w:t xml:space="preserve"> </w:t>
      </w:r>
      <w:proofErr w:type="spellStart"/>
      <w:r>
        <w:t>nghĩa</w:t>
      </w:r>
      <w:proofErr w:type="spellEnd"/>
      <w:r>
        <w:t xml:space="preserve"> </w:t>
      </w:r>
      <w:proofErr w:type="spellStart"/>
      <w:r>
        <w:t>bởi</w:t>
      </w:r>
      <w:proofErr w:type="spellEnd"/>
      <w:r>
        <w:t xml:space="preserve"> </w:t>
      </w:r>
      <w:proofErr w:type="spellStart"/>
      <w:r>
        <w:t>nhiều</w:t>
      </w:r>
      <w:proofErr w:type="spellEnd"/>
      <w:r>
        <w:t xml:space="preserve"> </w:t>
      </w:r>
      <w:proofErr w:type="spellStart"/>
      <w:r>
        <w:t>dòng</w:t>
      </w:r>
      <w:proofErr w:type="spellEnd"/>
      <w:r>
        <w:t xml:space="preserve"> </w:t>
      </w:r>
      <w:proofErr w:type="spellStart"/>
      <w:r>
        <w:t>chữ</w:t>
      </w:r>
      <w:proofErr w:type="spellEnd"/>
      <w:r>
        <w:t xml:space="preserve"> </w:t>
      </w:r>
      <w:proofErr w:type="spellStart"/>
      <w:r>
        <w:t>quốc</w:t>
      </w:r>
      <w:proofErr w:type="spellEnd"/>
      <w:r>
        <w:t xml:space="preserve"> </w:t>
      </w:r>
      <w:proofErr w:type="spellStart"/>
      <w:r>
        <w:t>ngữ</w:t>
      </w:r>
      <w:proofErr w:type="spellEnd"/>
      <w:r>
        <w:t xml:space="preserve"> ta </w:t>
      </w:r>
      <w:proofErr w:type="spellStart"/>
      <w:r>
        <w:t>sẽ</w:t>
      </w:r>
      <w:proofErr w:type="spellEnd"/>
      <w:r>
        <w:t xml:space="preserve"> </w:t>
      </w:r>
      <w:proofErr w:type="spellStart"/>
      <w:r>
        <w:t>linh</w:t>
      </w:r>
      <w:proofErr w:type="spellEnd"/>
      <w:r>
        <w:t xml:space="preserve"> </w:t>
      </w:r>
      <w:proofErr w:type="spellStart"/>
      <w:r>
        <w:t>hoạt</w:t>
      </w:r>
      <w:proofErr w:type="spellEnd"/>
      <w:r>
        <w:t xml:space="preserve"> so </w:t>
      </w:r>
      <w:proofErr w:type="spellStart"/>
      <w:r>
        <w:t>sánh</w:t>
      </w:r>
      <w:proofErr w:type="spellEnd"/>
      <w:r>
        <w:t xml:space="preserve"> </w:t>
      </w:r>
      <w:proofErr w:type="spellStart"/>
      <w:r>
        <w:t>chữ</w:t>
      </w:r>
      <w:proofErr w:type="spellEnd"/>
      <w:r>
        <w:t xml:space="preserve"> </w:t>
      </w:r>
      <w:proofErr w:type="spellStart"/>
      <w:r>
        <w:t>quốc</w:t>
      </w:r>
      <w:proofErr w:type="spellEnd"/>
      <w:r>
        <w:t xml:space="preserve"> </w:t>
      </w:r>
      <w:proofErr w:type="spellStart"/>
      <w:r>
        <w:t>ngữ</w:t>
      </w:r>
      <w:proofErr w:type="spellEnd"/>
      <w:r>
        <w:t xml:space="preserve"> </w:t>
      </w:r>
      <w:proofErr w:type="spellStart"/>
      <w:r>
        <w:t>có</w:t>
      </w:r>
      <w:proofErr w:type="spellEnd"/>
      <w:r>
        <w:t xml:space="preserve"> </w:t>
      </w:r>
      <w:proofErr w:type="spellStart"/>
      <w:r>
        <w:t>nằm</w:t>
      </w:r>
      <w:proofErr w:type="spellEnd"/>
      <w:r>
        <w:t xml:space="preserve"> </w:t>
      </w:r>
      <w:proofErr w:type="spellStart"/>
      <w:r>
        <w:t>trong</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lấy</w:t>
      </w:r>
      <w:proofErr w:type="spellEnd"/>
      <w:r>
        <w:t xml:space="preserve"> </w:t>
      </w:r>
      <w:proofErr w:type="spellStart"/>
      <w:r>
        <w:t>được</w:t>
      </w:r>
      <w:proofErr w:type="spellEnd"/>
      <w:r>
        <w:t xml:space="preserve"> </w:t>
      </w:r>
      <w:proofErr w:type="spellStart"/>
      <w:r>
        <w:t>việc</w:t>
      </w:r>
      <w:proofErr w:type="spellEnd"/>
      <w:r>
        <w:t xml:space="preserve"> </w:t>
      </w:r>
      <w:proofErr w:type="spellStart"/>
      <w:r>
        <w:t>dịch</w:t>
      </w:r>
      <w:proofErr w:type="spellEnd"/>
      <w:r>
        <w:t xml:space="preserve"> </w:t>
      </w:r>
      <w:proofErr w:type="spellStart"/>
      <w:r>
        <w:t>chữ</w:t>
      </w:r>
      <w:proofErr w:type="spellEnd"/>
      <w:r>
        <w:t xml:space="preserve"> </w:t>
      </w:r>
      <w:proofErr w:type="spellStart"/>
      <w:r>
        <w:t>Nôm</w:t>
      </w:r>
      <w:proofErr w:type="spellEnd"/>
      <w:r>
        <w:t xml:space="preserve"> hay </w:t>
      </w:r>
      <w:proofErr w:type="spellStart"/>
      <w:r>
        <w:t>không</w:t>
      </w:r>
      <w:proofErr w:type="spellEnd"/>
      <w:r>
        <w:t xml:space="preserve">, </w:t>
      </w:r>
      <w:proofErr w:type="spellStart"/>
      <w:r>
        <w:t>sau</w:t>
      </w:r>
      <w:proofErr w:type="spellEnd"/>
      <w:r>
        <w:t xml:space="preserve"> </w:t>
      </w:r>
      <w:proofErr w:type="spellStart"/>
      <w:r>
        <w:t>đó</w:t>
      </w:r>
      <w:proofErr w:type="spellEnd"/>
      <w:r>
        <w:t xml:space="preserve"> </w:t>
      </w:r>
      <w:proofErr w:type="spellStart"/>
      <w:r>
        <w:t>ghép</w:t>
      </w:r>
      <w:proofErr w:type="spellEnd"/>
      <w:r>
        <w:t xml:space="preserve"> </w:t>
      </w:r>
      <w:proofErr w:type="spellStart"/>
      <w:r>
        <w:t>các</w:t>
      </w:r>
      <w:proofErr w:type="spellEnd"/>
      <w:r>
        <w:t xml:space="preserve"> </w:t>
      </w:r>
      <w:proofErr w:type="spellStart"/>
      <w:r>
        <w:t>dòng</w:t>
      </w:r>
      <w:proofErr w:type="spellEnd"/>
      <w:r>
        <w:t xml:space="preserve"> </w:t>
      </w:r>
      <w:proofErr w:type="spellStart"/>
      <w:r>
        <w:t>lại</w:t>
      </w:r>
      <w:proofErr w:type="spellEnd"/>
      <w:r>
        <w:t xml:space="preserve"> </w:t>
      </w:r>
      <w:proofErr w:type="spellStart"/>
      <w:r>
        <w:t>với</w:t>
      </w:r>
      <w:proofErr w:type="spellEnd"/>
      <w:r>
        <w:t xml:space="preserve"> </w:t>
      </w:r>
      <w:proofErr w:type="spellStart"/>
      <w:r>
        <w:t>nhau</w:t>
      </w:r>
      <w:proofErr w:type="spellEnd"/>
      <w:r>
        <w:t xml:space="preserve"> (</w:t>
      </w:r>
      <w:proofErr w:type="spellStart"/>
      <w:r>
        <w:t>lấy</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dịch</w:t>
      </w:r>
      <w:proofErr w:type="spellEnd"/>
      <w:r>
        <w:t xml:space="preserve"> </w:t>
      </w:r>
      <w:proofErr w:type="spellStart"/>
      <w:r>
        <w:t>làm</w:t>
      </w:r>
      <w:proofErr w:type="spellEnd"/>
      <w:r>
        <w:t xml:space="preserve"> </w:t>
      </w:r>
      <w:proofErr w:type="spellStart"/>
      <w:r>
        <w:t>mốc</w:t>
      </w:r>
      <w:proofErr w:type="spellEnd"/>
      <w:r>
        <w:t>)</w:t>
      </w:r>
    </w:p>
    <w:p w14:paraId="704B74CA" w14:textId="4096BDA7" w:rsidR="007D2A5C" w:rsidRPr="007D2A5C" w:rsidRDefault="005E6A67" w:rsidP="005A2CC2">
      <w:pPr>
        <w:pStyle w:val="NormalText"/>
        <w:jc w:val="both"/>
      </w:pPr>
      <w:proofErr w:type="spellStart"/>
      <w:r>
        <w:rPr>
          <w:i/>
          <w:iCs/>
        </w:rPr>
        <w:t>Lưu</w:t>
      </w:r>
      <w:proofErr w:type="spellEnd"/>
      <w:r>
        <w:rPr>
          <w:i/>
          <w:iCs/>
          <w:lang w:val="vi-VN"/>
        </w:rPr>
        <w:t xml:space="preserve"> ý: </w:t>
      </w:r>
      <w:proofErr w:type="spellStart"/>
      <w:r w:rsidRPr="001D04B9">
        <w:t>Việc</w:t>
      </w:r>
      <w:proofErr w:type="spellEnd"/>
      <w:r w:rsidRPr="001D04B9">
        <w:t xml:space="preserve"> </w:t>
      </w:r>
      <w:proofErr w:type="spellStart"/>
      <w:r w:rsidRPr="001D04B9">
        <w:t>nhận</w:t>
      </w:r>
      <w:proofErr w:type="spellEnd"/>
      <w:r w:rsidRPr="001D04B9">
        <w:t xml:space="preserve"> </w:t>
      </w:r>
      <w:proofErr w:type="spellStart"/>
      <w:r w:rsidRPr="001D04B9">
        <w:t>định</w:t>
      </w:r>
      <w:proofErr w:type="spellEnd"/>
      <w:r w:rsidRPr="001D04B9">
        <w:t xml:space="preserve"> </w:t>
      </w:r>
      <w:proofErr w:type="spellStart"/>
      <w:r w:rsidRPr="001D04B9">
        <w:t>một</w:t>
      </w:r>
      <w:proofErr w:type="spellEnd"/>
      <w:r w:rsidRPr="001D04B9">
        <w:t xml:space="preserve"> </w:t>
      </w:r>
      <w:proofErr w:type="spellStart"/>
      <w:r w:rsidRPr="001D04B9">
        <w:t>dòng</w:t>
      </w:r>
      <w:proofErr w:type="spellEnd"/>
      <w:r w:rsidRPr="001D04B9">
        <w:t xml:space="preserve"> </w:t>
      </w:r>
      <w:proofErr w:type="spellStart"/>
      <w:r w:rsidRPr="001D04B9">
        <w:t>sẽ</w:t>
      </w:r>
      <w:proofErr w:type="spellEnd"/>
      <w:r w:rsidRPr="001D04B9">
        <w:t xml:space="preserve"> </w:t>
      </w:r>
      <w:proofErr w:type="spellStart"/>
      <w:r w:rsidRPr="001D04B9">
        <w:t>sử</w:t>
      </w:r>
      <w:proofErr w:type="spellEnd"/>
      <w:r w:rsidRPr="001D04B9">
        <w:t xml:space="preserve"> </w:t>
      </w:r>
      <w:proofErr w:type="spellStart"/>
      <w:r w:rsidRPr="001D04B9">
        <w:t>dụng</w:t>
      </w:r>
      <w:proofErr w:type="spellEnd"/>
      <w:r w:rsidRPr="001D04B9">
        <w:t xml:space="preserve"> </w:t>
      </w:r>
      <w:proofErr w:type="spellStart"/>
      <w:r w:rsidRPr="001D04B9">
        <w:t>cách</w:t>
      </w:r>
      <w:proofErr w:type="spellEnd"/>
      <w:r w:rsidRPr="001D04B9">
        <w:t xml:space="preserve"> </w:t>
      </w:r>
      <w:proofErr w:type="spellStart"/>
      <w:r w:rsidRPr="001D04B9">
        <w:t>xử</w:t>
      </w:r>
      <w:proofErr w:type="spellEnd"/>
      <w:r w:rsidRPr="001D04B9">
        <w:t xml:space="preserve"> </w:t>
      </w:r>
      <w:proofErr w:type="spellStart"/>
      <w:r w:rsidRPr="001D04B9">
        <w:t>lý</w:t>
      </w:r>
      <w:proofErr w:type="spellEnd"/>
      <w:r w:rsidRPr="001D04B9">
        <w:t xml:space="preserve"> 1 hay 2 </w:t>
      </w:r>
      <w:proofErr w:type="spellStart"/>
      <w:r w:rsidRPr="001D04B9">
        <w:t>sẽ</w:t>
      </w:r>
      <w:proofErr w:type="spellEnd"/>
      <w:r w:rsidRPr="001D04B9">
        <w:t xml:space="preserve"> </w:t>
      </w:r>
      <w:proofErr w:type="spellStart"/>
      <w:r w:rsidRPr="001D04B9">
        <w:t>dựa</w:t>
      </w:r>
      <w:proofErr w:type="spellEnd"/>
      <w:r w:rsidRPr="001D04B9">
        <w:t xml:space="preserve"> </w:t>
      </w:r>
      <w:proofErr w:type="spellStart"/>
      <w:r w:rsidRPr="001D04B9">
        <w:t>vào</w:t>
      </w:r>
      <w:proofErr w:type="spellEnd"/>
      <w:r w:rsidRPr="001D04B9">
        <w:t xml:space="preserve"> </w:t>
      </w:r>
      <w:proofErr w:type="spellStart"/>
      <w:r w:rsidRPr="001D04B9">
        <w:t>tổng</w:t>
      </w:r>
      <w:proofErr w:type="spellEnd"/>
      <w:r w:rsidRPr="001D04B9">
        <w:t xml:space="preserve"> </w:t>
      </w:r>
      <w:proofErr w:type="spellStart"/>
      <w:r w:rsidRPr="001D04B9">
        <w:t>số</w:t>
      </w:r>
      <w:proofErr w:type="spellEnd"/>
      <w:r w:rsidRPr="001D04B9">
        <w:t xml:space="preserve"> </w:t>
      </w:r>
      <w:proofErr w:type="spellStart"/>
      <w:r w:rsidRPr="001D04B9">
        <w:t>kí</w:t>
      </w:r>
      <w:proofErr w:type="spellEnd"/>
      <w:r w:rsidRPr="001D04B9">
        <w:t xml:space="preserve"> </w:t>
      </w:r>
      <w:proofErr w:type="spellStart"/>
      <w:r w:rsidRPr="001D04B9">
        <w:t>tự</w:t>
      </w:r>
      <w:proofErr w:type="spellEnd"/>
      <w:r w:rsidRPr="001D04B9">
        <w:t xml:space="preserve"> </w:t>
      </w:r>
      <w:proofErr w:type="spellStart"/>
      <w:r w:rsidRPr="001D04B9">
        <w:t>Nôm</w:t>
      </w:r>
      <w:proofErr w:type="spellEnd"/>
      <w:r w:rsidRPr="001D04B9">
        <w:t xml:space="preserve"> </w:t>
      </w:r>
      <w:proofErr w:type="spellStart"/>
      <w:r w:rsidRPr="001D04B9">
        <w:t>chứa</w:t>
      </w:r>
      <w:proofErr w:type="spellEnd"/>
      <w:r w:rsidRPr="001D04B9">
        <w:t xml:space="preserve"> </w:t>
      </w:r>
      <w:proofErr w:type="spellStart"/>
      <w:r w:rsidRPr="001D04B9">
        <w:t>trong</w:t>
      </w:r>
      <w:proofErr w:type="spellEnd"/>
      <w:r w:rsidRPr="001D04B9">
        <w:t xml:space="preserve"> </w:t>
      </w:r>
      <w:proofErr w:type="spellStart"/>
      <w:r w:rsidRPr="001D04B9">
        <w:t>dòng</w:t>
      </w:r>
      <w:proofErr w:type="spellEnd"/>
      <w:r w:rsidRPr="001D04B9">
        <w:t xml:space="preserve"> </w:t>
      </w:r>
      <w:proofErr w:type="spellStart"/>
      <w:r w:rsidRPr="001D04B9">
        <w:t>đó</w:t>
      </w:r>
      <w:proofErr w:type="spellEnd"/>
      <w:r w:rsidRPr="001D04B9">
        <w:t xml:space="preserve"> </w:t>
      </w:r>
      <w:proofErr w:type="spellStart"/>
      <w:r w:rsidRPr="001D04B9">
        <w:t>với</w:t>
      </w:r>
      <w:proofErr w:type="spellEnd"/>
      <w:r w:rsidRPr="001D04B9">
        <w:t xml:space="preserve"> </w:t>
      </w:r>
      <w:proofErr w:type="spellStart"/>
      <w:r w:rsidRPr="001D04B9">
        <w:t>tổng</w:t>
      </w:r>
      <w:proofErr w:type="spellEnd"/>
      <w:r w:rsidRPr="001D04B9">
        <w:t xml:space="preserve"> </w:t>
      </w:r>
      <w:proofErr w:type="spellStart"/>
      <w:r w:rsidRPr="001D04B9">
        <w:t>số</w:t>
      </w:r>
      <w:proofErr w:type="spellEnd"/>
      <w:r w:rsidRPr="001D04B9">
        <w:t xml:space="preserve"> </w:t>
      </w:r>
      <w:proofErr w:type="spellStart"/>
      <w:r w:rsidRPr="001D04B9">
        <w:t>từ</w:t>
      </w:r>
      <w:proofErr w:type="spellEnd"/>
      <w:r w:rsidRPr="001D04B9">
        <w:t xml:space="preserve"> </w:t>
      </w:r>
      <w:proofErr w:type="spellStart"/>
      <w:r w:rsidRPr="001D04B9">
        <w:t>quốc</w:t>
      </w:r>
      <w:proofErr w:type="spellEnd"/>
      <w:r w:rsidRPr="001D04B9">
        <w:t xml:space="preserve"> </w:t>
      </w:r>
      <w:proofErr w:type="spellStart"/>
      <w:r w:rsidRPr="001D04B9">
        <w:t>ngữ</w:t>
      </w:r>
      <w:proofErr w:type="spellEnd"/>
    </w:p>
    <w:p w14:paraId="622CD2B9" w14:textId="22F9E415" w:rsidR="005E6A67" w:rsidRPr="007D2A5C" w:rsidRDefault="00116C81" w:rsidP="00925C67">
      <w:pPr>
        <w:pStyle w:val="Heading03"/>
        <w:numPr>
          <w:ilvl w:val="0"/>
          <w:numId w:val="0"/>
        </w:numPr>
        <w:ind w:left="720"/>
      </w:pPr>
      <w:bookmarkStart w:id="74" w:name="_Toc142345549"/>
      <w:bookmarkStart w:id="75" w:name="_Toc142345914"/>
      <w:bookmarkStart w:id="76" w:name="_Toc142736590"/>
      <w:r w:rsidRPr="007D2A5C">
        <w:t>3.7.3</w:t>
      </w:r>
      <w:r w:rsidRPr="007D2A5C">
        <w:tab/>
      </w:r>
      <w:proofErr w:type="spellStart"/>
      <w:r w:rsidR="005E6A67" w:rsidRPr="007D2A5C">
        <w:t>Loại</w:t>
      </w:r>
      <w:proofErr w:type="spellEnd"/>
      <w:r w:rsidR="005E6A67" w:rsidRPr="007D2A5C">
        <w:t xml:space="preserve"> </w:t>
      </w:r>
      <w:proofErr w:type="spellStart"/>
      <w:r w:rsidR="005E6A67" w:rsidRPr="007D2A5C">
        <w:t>bỏ</w:t>
      </w:r>
      <w:proofErr w:type="spellEnd"/>
      <w:r w:rsidR="005E6A67" w:rsidRPr="007D2A5C">
        <w:t xml:space="preserve"> </w:t>
      </w:r>
      <w:proofErr w:type="spellStart"/>
      <w:r w:rsidR="005E6A67" w:rsidRPr="007D2A5C">
        <w:t>các</w:t>
      </w:r>
      <w:proofErr w:type="spellEnd"/>
      <w:r w:rsidR="005E6A67" w:rsidRPr="007D2A5C">
        <w:t xml:space="preserve"> </w:t>
      </w:r>
      <w:proofErr w:type="spellStart"/>
      <w:r w:rsidR="005E6A67" w:rsidRPr="007D2A5C">
        <w:t>kí</w:t>
      </w:r>
      <w:proofErr w:type="spellEnd"/>
      <w:r w:rsidR="005E6A67" w:rsidRPr="007D2A5C">
        <w:t xml:space="preserve"> </w:t>
      </w:r>
      <w:proofErr w:type="spellStart"/>
      <w:r w:rsidR="005E6A67" w:rsidRPr="007D2A5C">
        <w:t>tự</w:t>
      </w:r>
      <w:proofErr w:type="spellEnd"/>
      <w:r w:rsidR="005E6A67" w:rsidRPr="007D2A5C">
        <w:t xml:space="preserve"> </w:t>
      </w:r>
      <w:proofErr w:type="spellStart"/>
      <w:r w:rsidR="005E6A67" w:rsidRPr="007D2A5C">
        <w:t>vô</w:t>
      </w:r>
      <w:proofErr w:type="spellEnd"/>
      <w:r w:rsidR="005E6A67" w:rsidRPr="007D2A5C">
        <w:t xml:space="preserve"> </w:t>
      </w:r>
      <w:proofErr w:type="spellStart"/>
      <w:r w:rsidR="005E6A67" w:rsidRPr="007D2A5C">
        <w:t>nghĩa</w:t>
      </w:r>
      <w:bookmarkEnd w:id="74"/>
      <w:bookmarkEnd w:id="75"/>
      <w:bookmarkEnd w:id="76"/>
      <w:proofErr w:type="spellEnd"/>
    </w:p>
    <w:p w14:paraId="6C9CF2FF" w14:textId="2DA5B6FD" w:rsidR="005E6A67" w:rsidRDefault="005E6A67" w:rsidP="00886B46">
      <w:pPr>
        <w:pStyle w:val="NormalText"/>
        <w:rPr>
          <w:u w:val="single"/>
        </w:rPr>
      </w:pPr>
      <w:proofErr w:type="spellStart"/>
      <w:r w:rsidRPr="00A8318B">
        <w:rPr>
          <w:rStyle w:val="NormalTextChar"/>
        </w:rPr>
        <w:t>Sử</w:t>
      </w:r>
      <w:proofErr w:type="spellEnd"/>
      <w:r w:rsidRPr="00A8318B">
        <w:rPr>
          <w:rStyle w:val="NormalTextChar"/>
        </w:rPr>
        <w:t xml:space="preserve"> </w:t>
      </w:r>
      <w:proofErr w:type="spellStart"/>
      <w:r w:rsidRPr="00A8318B">
        <w:rPr>
          <w:rStyle w:val="NormalTextChar"/>
        </w:rPr>
        <w:t>dụng</w:t>
      </w:r>
      <w:proofErr w:type="spellEnd"/>
      <w:r w:rsidRPr="00A8318B">
        <w:rPr>
          <w:rStyle w:val="NormalTextChar"/>
        </w:rPr>
        <w:t xml:space="preserve"> </w:t>
      </w:r>
      <w:proofErr w:type="spellStart"/>
      <w:r w:rsidRPr="00A8318B">
        <w:rPr>
          <w:rStyle w:val="NormalTextChar"/>
        </w:rPr>
        <w:t>các</w:t>
      </w:r>
      <w:proofErr w:type="spellEnd"/>
      <w:r w:rsidRPr="00A8318B">
        <w:rPr>
          <w:rStyle w:val="NormalTextChar"/>
        </w:rPr>
        <w:t xml:space="preserve"> </w:t>
      </w:r>
      <w:proofErr w:type="spellStart"/>
      <w:r w:rsidRPr="00A8318B">
        <w:rPr>
          <w:rStyle w:val="NormalTextChar"/>
        </w:rPr>
        <w:t>hàm</w:t>
      </w:r>
      <w:proofErr w:type="spellEnd"/>
      <w:r w:rsidRPr="00A8318B">
        <w:rPr>
          <w:rStyle w:val="NormalTextChar"/>
        </w:rPr>
        <w:t xml:space="preserve"> </w:t>
      </w:r>
      <w:proofErr w:type="spellStart"/>
      <w:r w:rsidRPr="00A8318B">
        <w:rPr>
          <w:rStyle w:val="NormalTextChar"/>
        </w:rPr>
        <w:t>để</w:t>
      </w:r>
      <w:proofErr w:type="spellEnd"/>
      <w:r w:rsidRPr="00A8318B">
        <w:rPr>
          <w:rStyle w:val="NormalTextChar"/>
        </w:rPr>
        <w:t xml:space="preserve"> </w:t>
      </w:r>
      <w:proofErr w:type="spellStart"/>
      <w:r w:rsidRPr="00A8318B">
        <w:rPr>
          <w:rStyle w:val="NormalTextChar"/>
        </w:rPr>
        <w:t>xác</w:t>
      </w:r>
      <w:proofErr w:type="spellEnd"/>
      <w:r w:rsidRPr="00A8318B">
        <w:rPr>
          <w:rStyle w:val="NormalTextChar"/>
        </w:rPr>
        <w:t xml:space="preserve"> </w:t>
      </w:r>
      <w:proofErr w:type="spellStart"/>
      <w:r w:rsidRPr="00A8318B">
        <w:rPr>
          <w:rStyle w:val="NormalTextChar"/>
        </w:rPr>
        <w:t>định</w:t>
      </w:r>
      <w:proofErr w:type="spellEnd"/>
      <w:r w:rsidRPr="00A8318B">
        <w:rPr>
          <w:rStyle w:val="NormalTextChar"/>
        </w:rPr>
        <w:t xml:space="preserve"> </w:t>
      </w:r>
      <w:proofErr w:type="spellStart"/>
      <w:r w:rsidRPr="00A8318B">
        <w:rPr>
          <w:rStyle w:val="NormalTextChar"/>
        </w:rPr>
        <w:t>các</w:t>
      </w:r>
      <w:proofErr w:type="spellEnd"/>
      <w:r w:rsidRPr="00A8318B">
        <w:rPr>
          <w:rStyle w:val="NormalTextChar"/>
        </w:rPr>
        <w:t xml:space="preserve"> </w:t>
      </w:r>
      <w:proofErr w:type="spellStart"/>
      <w:r w:rsidRPr="00A8318B">
        <w:rPr>
          <w:rStyle w:val="NormalTextChar"/>
        </w:rPr>
        <w:t>từ</w:t>
      </w:r>
      <w:proofErr w:type="spellEnd"/>
      <w:r w:rsidRPr="00A8318B">
        <w:rPr>
          <w:rStyle w:val="NormalTextChar"/>
        </w:rPr>
        <w:t xml:space="preserve"> </w:t>
      </w:r>
      <w:proofErr w:type="spellStart"/>
      <w:r w:rsidRPr="00A8318B">
        <w:rPr>
          <w:rStyle w:val="NormalTextChar"/>
        </w:rPr>
        <w:t>vô</w:t>
      </w:r>
      <w:proofErr w:type="spellEnd"/>
      <w:r w:rsidRPr="00A8318B">
        <w:rPr>
          <w:rStyle w:val="NormalTextChar"/>
        </w:rPr>
        <w:t xml:space="preserve"> </w:t>
      </w:r>
      <w:proofErr w:type="spellStart"/>
      <w:r w:rsidRPr="00A8318B">
        <w:rPr>
          <w:rStyle w:val="NormalTextChar"/>
        </w:rPr>
        <w:t>nghĩa</w:t>
      </w:r>
      <w:proofErr w:type="spellEnd"/>
      <w:r w:rsidRPr="00A8318B">
        <w:rPr>
          <w:rStyle w:val="NormalTextChar"/>
        </w:rPr>
        <w:t xml:space="preserve"> (</w:t>
      </w:r>
      <w:proofErr w:type="spellStart"/>
      <w:r w:rsidRPr="00A8318B">
        <w:rPr>
          <w:rStyle w:val="NormalTextChar"/>
        </w:rPr>
        <w:t>không</w:t>
      </w:r>
      <w:proofErr w:type="spellEnd"/>
      <w:r w:rsidRPr="00A8318B">
        <w:rPr>
          <w:rStyle w:val="NormalTextChar"/>
        </w:rPr>
        <w:t xml:space="preserve"> </w:t>
      </w:r>
      <w:proofErr w:type="spellStart"/>
      <w:r w:rsidRPr="00A8318B">
        <w:rPr>
          <w:rStyle w:val="NormalTextChar"/>
        </w:rPr>
        <w:t>thể</w:t>
      </w:r>
      <w:proofErr w:type="spellEnd"/>
      <w:r w:rsidRPr="00A8318B">
        <w:rPr>
          <w:rStyle w:val="NormalTextChar"/>
        </w:rPr>
        <w:t xml:space="preserve"> in </w:t>
      </w:r>
      <w:proofErr w:type="spellStart"/>
      <w:r w:rsidRPr="00A8318B">
        <w:rPr>
          <w:rStyle w:val="NormalTextChar"/>
        </w:rPr>
        <w:t>ra</w:t>
      </w:r>
      <w:proofErr w:type="spellEnd"/>
      <w:r w:rsidRPr="00A8318B">
        <w:rPr>
          <w:rStyle w:val="NormalTextChar"/>
        </w:rPr>
        <w:t xml:space="preserve"> </w:t>
      </w:r>
      <w:proofErr w:type="spellStart"/>
      <w:r w:rsidRPr="00A8318B">
        <w:rPr>
          <w:rStyle w:val="NormalTextChar"/>
        </w:rPr>
        <w:t>được</w:t>
      </w:r>
      <w:proofErr w:type="spellEnd"/>
      <w:r w:rsidRPr="00A8318B">
        <w:rPr>
          <w:rStyle w:val="NormalTextChar"/>
        </w:rPr>
        <w:t xml:space="preserve"> </w:t>
      </w:r>
      <w:proofErr w:type="spellStart"/>
      <w:r w:rsidRPr="00A8318B">
        <w:rPr>
          <w:rStyle w:val="NormalTextChar"/>
        </w:rPr>
        <w:t>màn</w:t>
      </w:r>
      <w:proofErr w:type="spellEnd"/>
      <w:r w:rsidRPr="00A8318B">
        <w:rPr>
          <w:rStyle w:val="NormalTextChar"/>
        </w:rPr>
        <w:t xml:space="preserve"> </w:t>
      </w:r>
      <w:proofErr w:type="spellStart"/>
      <w:r w:rsidRPr="00A8318B">
        <w:rPr>
          <w:rStyle w:val="NormalTextChar"/>
        </w:rPr>
        <w:t>hình</w:t>
      </w:r>
      <w:proofErr w:type="spellEnd"/>
      <w:r>
        <w:rPr>
          <w:u w:val="single"/>
        </w:rPr>
        <w:t>)</w:t>
      </w:r>
      <w:r w:rsidR="00A5190E">
        <w:rPr>
          <w:u w:val="single"/>
        </w:rPr>
        <w:t>.</w:t>
      </w:r>
    </w:p>
    <w:p w14:paraId="66FEBEC6" w14:textId="77777777" w:rsidR="00A50580" w:rsidRPr="00A5190E" w:rsidRDefault="00A50580" w:rsidP="005E6A67">
      <w:pPr>
        <w:pStyle w:val="Heading04"/>
        <w:rPr>
          <w:u w:val="single"/>
        </w:rPr>
      </w:pPr>
    </w:p>
    <w:p w14:paraId="5C232123" w14:textId="3DB9DDB0" w:rsidR="005E6A67" w:rsidRPr="007D2A5C" w:rsidRDefault="00116C81" w:rsidP="00925C67">
      <w:pPr>
        <w:pStyle w:val="Heading03"/>
        <w:numPr>
          <w:ilvl w:val="0"/>
          <w:numId w:val="0"/>
        </w:numPr>
        <w:ind w:left="720"/>
      </w:pPr>
      <w:bookmarkStart w:id="77" w:name="_Toc142345550"/>
      <w:bookmarkStart w:id="78" w:name="_Toc142345915"/>
      <w:bookmarkStart w:id="79" w:name="_Toc142736591"/>
      <w:r w:rsidRPr="007D2A5C">
        <w:t>3.7.4</w:t>
      </w:r>
      <w:r w:rsidRPr="007D2A5C">
        <w:tab/>
      </w:r>
      <w:r w:rsidR="005E6A67" w:rsidRPr="007D2A5C">
        <w:t xml:space="preserve">So </w:t>
      </w:r>
      <w:proofErr w:type="spellStart"/>
      <w:r w:rsidR="005E6A67" w:rsidRPr="007D2A5C">
        <w:t>khớp</w:t>
      </w:r>
      <w:proofErr w:type="spellEnd"/>
      <w:r w:rsidR="005E6A67" w:rsidRPr="007D2A5C">
        <w:t xml:space="preserve"> </w:t>
      </w:r>
      <w:proofErr w:type="spellStart"/>
      <w:r w:rsidR="005E6A67" w:rsidRPr="007D2A5C">
        <w:t>bản</w:t>
      </w:r>
      <w:proofErr w:type="spellEnd"/>
      <w:r w:rsidR="005E6A67" w:rsidRPr="007D2A5C">
        <w:t xml:space="preserve"> </w:t>
      </w:r>
      <w:proofErr w:type="spellStart"/>
      <w:r w:rsidR="005E6A67" w:rsidRPr="007D2A5C">
        <w:t>dịch</w:t>
      </w:r>
      <w:proofErr w:type="spellEnd"/>
      <w:r w:rsidR="005E6A67" w:rsidRPr="007D2A5C">
        <w:t xml:space="preserve"> </w:t>
      </w:r>
      <w:proofErr w:type="spellStart"/>
      <w:r w:rsidR="005E6A67" w:rsidRPr="007D2A5C">
        <w:t>bởi</w:t>
      </w:r>
      <w:proofErr w:type="spellEnd"/>
      <w:r w:rsidR="005E6A67" w:rsidRPr="007D2A5C">
        <w:t xml:space="preserve"> </w:t>
      </w:r>
      <w:proofErr w:type="spellStart"/>
      <w:r w:rsidR="005E6A67" w:rsidRPr="007D2A5C">
        <w:t>các</w:t>
      </w:r>
      <w:proofErr w:type="spellEnd"/>
      <w:r w:rsidR="005E6A67" w:rsidRPr="007D2A5C">
        <w:t xml:space="preserve"> API </w:t>
      </w:r>
      <w:proofErr w:type="spellStart"/>
      <w:r w:rsidR="005E6A67" w:rsidRPr="007D2A5C">
        <w:t>từ</w:t>
      </w:r>
      <w:proofErr w:type="spellEnd"/>
      <w:r w:rsidR="005E6A67" w:rsidRPr="007D2A5C">
        <w:t xml:space="preserve"> </w:t>
      </w:r>
      <w:proofErr w:type="spellStart"/>
      <w:r w:rsidR="005E6A67" w:rsidRPr="007D2A5C">
        <w:t>điển</w:t>
      </w:r>
      <w:proofErr w:type="spellEnd"/>
      <w:r w:rsidR="005E6A67" w:rsidRPr="007D2A5C">
        <w:t xml:space="preserve"> </w:t>
      </w:r>
      <w:proofErr w:type="spellStart"/>
      <w:r w:rsidR="005E6A67" w:rsidRPr="007D2A5C">
        <w:t>với</w:t>
      </w:r>
      <w:proofErr w:type="spellEnd"/>
      <w:r w:rsidR="005E6A67" w:rsidRPr="007D2A5C">
        <w:t xml:space="preserve"> </w:t>
      </w:r>
      <w:proofErr w:type="spellStart"/>
      <w:r w:rsidR="005E6A67" w:rsidRPr="007D2A5C">
        <w:t>bản</w:t>
      </w:r>
      <w:proofErr w:type="spellEnd"/>
      <w:r w:rsidR="005E6A67" w:rsidRPr="007D2A5C">
        <w:t xml:space="preserve"> </w:t>
      </w:r>
      <w:proofErr w:type="spellStart"/>
      <w:r w:rsidR="005E6A67" w:rsidRPr="007D2A5C">
        <w:t>dịch</w:t>
      </w:r>
      <w:proofErr w:type="spellEnd"/>
      <w:r w:rsidR="005E6A67" w:rsidRPr="007D2A5C">
        <w:t xml:space="preserve"> </w:t>
      </w:r>
      <w:proofErr w:type="spellStart"/>
      <w:r w:rsidR="005E6A67" w:rsidRPr="007D2A5C">
        <w:t>có</w:t>
      </w:r>
      <w:proofErr w:type="spellEnd"/>
      <w:r w:rsidR="005E6A67" w:rsidRPr="007D2A5C">
        <w:t xml:space="preserve"> </w:t>
      </w:r>
      <w:proofErr w:type="spellStart"/>
      <w:r w:rsidR="005E6A67" w:rsidRPr="007D2A5C">
        <w:t>trong</w:t>
      </w:r>
      <w:proofErr w:type="spellEnd"/>
      <w:r w:rsidR="005E6A67" w:rsidRPr="007D2A5C">
        <w:t xml:space="preserve"> </w:t>
      </w:r>
      <w:proofErr w:type="spellStart"/>
      <w:r w:rsidR="005E6A67" w:rsidRPr="007D2A5C">
        <w:t>dữ</w:t>
      </w:r>
      <w:proofErr w:type="spellEnd"/>
      <w:r w:rsidR="005E6A67" w:rsidRPr="007D2A5C">
        <w:t xml:space="preserve"> </w:t>
      </w:r>
      <w:proofErr w:type="spellStart"/>
      <w:r w:rsidR="005E6A67" w:rsidRPr="007D2A5C">
        <w:t>liệu</w:t>
      </w:r>
      <w:bookmarkEnd w:id="77"/>
      <w:bookmarkEnd w:id="78"/>
      <w:bookmarkEnd w:id="79"/>
      <w:proofErr w:type="spellEnd"/>
    </w:p>
    <w:p w14:paraId="4E5C30C4" w14:textId="3172DFC1" w:rsidR="005E6A67" w:rsidRPr="00CA2850" w:rsidRDefault="005E6A67" w:rsidP="007D2A5C">
      <w:pPr>
        <w:pStyle w:val="NormalText"/>
        <w:jc w:val="both"/>
        <w:rPr>
          <w:bCs w:val="0"/>
          <w:lang w:val="vi-VN"/>
        </w:rPr>
      </w:pPr>
      <w:proofErr w:type="spellStart"/>
      <w:r>
        <w:t>Sử</w:t>
      </w:r>
      <w:proofErr w:type="spellEnd"/>
      <w:r>
        <w:t xml:space="preserve"> </w:t>
      </w:r>
      <w:proofErr w:type="spellStart"/>
      <w:r>
        <w:t>dụng</w:t>
      </w:r>
      <w:proofErr w:type="spellEnd"/>
      <w:r>
        <w:t xml:space="preserve"> </w:t>
      </w:r>
      <w:proofErr w:type="spellStart"/>
      <w:r w:rsidR="00E23D3A">
        <w:t>các</w:t>
      </w:r>
      <w:proofErr w:type="spellEnd"/>
      <w:r w:rsidR="00E23D3A">
        <w:t xml:space="preserve"> </w:t>
      </w:r>
      <w:proofErr w:type="spellStart"/>
      <w:r w:rsidR="00E23D3A">
        <w:t>hàm</w:t>
      </w:r>
      <w:proofErr w:type="spellEnd"/>
      <w:r w:rsidR="00E23D3A">
        <w:t xml:space="preserve"> </w:t>
      </w:r>
      <w:proofErr w:type="spellStart"/>
      <w:r w:rsidR="00E23D3A">
        <w:t>nói</w:t>
      </w:r>
      <w:proofErr w:type="spellEnd"/>
      <w:r w:rsidR="00E23D3A">
        <w:t xml:space="preserve"> </w:t>
      </w:r>
      <w:proofErr w:type="spellStart"/>
      <w:r w:rsidR="00E23D3A">
        <w:t>trên</w:t>
      </w:r>
      <w:proofErr w:type="spellEnd"/>
      <w:r w:rsidR="00E23D3A">
        <w:t xml:space="preserve"> </w:t>
      </w:r>
      <w:proofErr w:type="spellStart"/>
      <w:r w:rsidR="00E23D3A">
        <w:t>để</w:t>
      </w:r>
      <w:proofErr w:type="spellEnd"/>
      <w:r w:rsidR="00E23D3A">
        <w:t xml:space="preserve"> so </w:t>
      </w:r>
      <w:proofErr w:type="spellStart"/>
      <w:r w:rsidR="00E23D3A">
        <w:t>độ</w:t>
      </w:r>
      <w:proofErr w:type="spellEnd"/>
      <w:r w:rsidR="00E23D3A">
        <w:t xml:space="preserve"> </w:t>
      </w:r>
      <w:proofErr w:type="spellStart"/>
      <w:r w:rsidR="00E23D3A">
        <w:t>tương</w:t>
      </w:r>
      <w:proofErr w:type="spellEnd"/>
      <w:r w:rsidR="00E23D3A">
        <w:t xml:space="preserve"> </w:t>
      </w:r>
      <w:proofErr w:type="spellStart"/>
      <w:r w:rsidR="00E23D3A">
        <w:t>đồng</w:t>
      </w:r>
      <w:proofErr w:type="spellEnd"/>
      <w:r w:rsidR="00E23D3A">
        <w:t xml:space="preserve"> </w:t>
      </w:r>
      <w:proofErr w:type="spellStart"/>
      <w:r w:rsidR="00E23D3A">
        <w:t>giữa</w:t>
      </w:r>
      <w:proofErr w:type="spellEnd"/>
      <w:r w:rsidR="00E23D3A">
        <w:t xml:space="preserve"> </w:t>
      </w:r>
      <w:proofErr w:type="spellStart"/>
      <w:r w:rsidR="00E23D3A">
        <w:t>và</w:t>
      </w:r>
      <w:proofErr w:type="spellEnd"/>
      <w:r>
        <w:t xml:space="preserve"> ở </w:t>
      </w:r>
      <w:proofErr w:type="spellStart"/>
      <w:r>
        <w:t>từng</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sẽ</w:t>
      </w:r>
      <w:proofErr w:type="spellEnd"/>
      <w:r>
        <w:t xml:space="preserve"> </w:t>
      </w:r>
      <w:proofErr w:type="spellStart"/>
      <w:r>
        <w:t>lưu</w:t>
      </w:r>
      <w:proofErr w:type="spellEnd"/>
      <w:r>
        <w:t xml:space="preserve"> </w:t>
      </w:r>
      <w:proofErr w:type="spellStart"/>
      <w:r>
        <w:rPr>
          <w:bCs w:val="0"/>
        </w:rPr>
        <w:t>bản</w:t>
      </w:r>
      <w:proofErr w:type="spellEnd"/>
      <w:r>
        <w:rPr>
          <w:bCs w:val="0"/>
        </w:rPr>
        <w:t xml:space="preserve"> </w:t>
      </w:r>
      <w:proofErr w:type="spellStart"/>
      <w:r>
        <w:rPr>
          <w:bCs w:val="0"/>
        </w:rPr>
        <w:t>dịch</w:t>
      </w:r>
      <w:proofErr w:type="spellEnd"/>
      <w:r>
        <w:rPr>
          <w:bCs w:val="0"/>
        </w:rPr>
        <w:t xml:space="preserve"> </w:t>
      </w:r>
      <w:proofErr w:type="spellStart"/>
      <w:r>
        <w:rPr>
          <w:bCs w:val="0"/>
        </w:rPr>
        <w:t>của</w:t>
      </w:r>
      <w:proofErr w:type="spellEnd"/>
      <w:r>
        <w:rPr>
          <w:bCs w:val="0"/>
        </w:rPr>
        <w:t xml:space="preserve"> </w:t>
      </w:r>
      <w:proofErr w:type="spellStart"/>
      <w:r>
        <w:rPr>
          <w:bCs w:val="0"/>
        </w:rPr>
        <w:t>trang</w:t>
      </w:r>
      <w:proofErr w:type="spellEnd"/>
      <w:r>
        <w:rPr>
          <w:bCs w:val="0"/>
        </w:rPr>
        <w:t xml:space="preserve"> web </w:t>
      </w:r>
      <w:proofErr w:type="spellStart"/>
      <w:r>
        <w:rPr>
          <w:bCs w:val="0"/>
        </w:rPr>
        <w:t>với</w:t>
      </w:r>
      <w:proofErr w:type="spellEnd"/>
      <w:r>
        <w:rPr>
          <w:bCs w:val="0"/>
        </w:rPr>
        <w:t xml:space="preserve"> </w:t>
      </w:r>
      <w:proofErr w:type="spellStart"/>
      <w:r>
        <w:rPr>
          <w:bCs w:val="0"/>
        </w:rPr>
        <w:t>từng</w:t>
      </w:r>
      <w:proofErr w:type="spellEnd"/>
      <w:r>
        <w:rPr>
          <w:bCs w:val="0"/>
        </w:rPr>
        <w:t xml:space="preserve"> </w:t>
      </w:r>
      <w:proofErr w:type="spellStart"/>
      <w:r>
        <w:rPr>
          <w:bCs w:val="0"/>
        </w:rPr>
        <w:t>màu</w:t>
      </w:r>
      <w:proofErr w:type="spellEnd"/>
      <w:r>
        <w:rPr>
          <w:bCs w:val="0"/>
        </w:rPr>
        <w:t xml:space="preserve"> </w:t>
      </w:r>
      <w:proofErr w:type="spellStart"/>
      <w:r>
        <w:rPr>
          <w:bCs w:val="0"/>
        </w:rPr>
        <w:t>khác</w:t>
      </w:r>
      <w:proofErr w:type="spellEnd"/>
      <w:r>
        <w:rPr>
          <w:bCs w:val="0"/>
        </w:rPr>
        <w:t xml:space="preserve"> </w:t>
      </w:r>
      <w:proofErr w:type="spellStart"/>
      <w:r>
        <w:rPr>
          <w:bCs w:val="0"/>
        </w:rPr>
        <w:t>nhau</w:t>
      </w:r>
      <w:proofErr w:type="spellEnd"/>
      <w:r>
        <w:rPr>
          <w:bCs w:val="0"/>
        </w:rPr>
        <w:t xml:space="preserve"> </w:t>
      </w:r>
      <w:proofErr w:type="spellStart"/>
      <w:r>
        <w:rPr>
          <w:bCs w:val="0"/>
        </w:rPr>
        <w:t>tương</w:t>
      </w:r>
      <w:proofErr w:type="spellEnd"/>
      <w:r>
        <w:rPr>
          <w:bCs w:val="0"/>
        </w:rPr>
        <w:t xml:space="preserve"> </w:t>
      </w:r>
      <w:proofErr w:type="spellStart"/>
      <w:r>
        <w:rPr>
          <w:bCs w:val="0"/>
        </w:rPr>
        <w:t>ứng</w:t>
      </w:r>
      <w:proofErr w:type="spellEnd"/>
      <w:r>
        <w:rPr>
          <w:bCs w:val="0"/>
        </w:rPr>
        <w:t xml:space="preserve"> </w:t>
      </w:r>
      <w:proofErr w:type="spellStart"/>
      <w:r>
        <w:rPr>
          <w:bCs w:val="0"/>
        </w:rPr>
        <w:t>với</w:t>
      </w:r>
      <w:proofErr w:type="spellEnd"/>
      <w:r>
        <w:rPr>
          <w:bCs w:val="0"/>
        </w:rPr>
        <w:t xml:space="preserve"> </w:t>
      </w:r>
      <w:proofErr w:type="spellStart"/>
      <w:r>
        <w:rPr>
          <w:bCs w:val="0"/>
        </w:rPr>
        <w:t>từng</w:t>
      </w:r>
      <w:proofErr w:type="spellEnd"/>
      <w:r>
        <w:rPr>
          <w:bCs w:val="0"/>
        </w:rPr>
        <w:t xml:space="preserve"> </w:t>
      </w:r>
      <w:proofErr w:type="spellStart"/>
      <w:r>
        <w:rPr>
          <w:bCs w:val="0"/>
        </w:rPr>
        <w:t>mức</w:t>
      </w:r>
      <w:proofErr w:type="spellEnd"/>
      <w:r>
        <w:rPr>
          <w:bCs w:val="0"/>
        </w:rPr>
        <w:t xml:space="preserve"> </w:t>
      </w:r>
      <w:proofErr w:type="spellStart"/>
      <w:r>
        <w:rPr>
          <w:bCs w:val="0"/>
        </w:rPr>
        <w:t>độ</w:t>
      </w:r>
      <w:proofErr w:type="spellEnd"/>
      <w:r>
        <w:rPr>
          <w:bCs w:val="0"/>
        </w:rPr>
        <w:t xml:space="preserve"> </w:t>
      </w:r>
      <w:proofErr w:type="spellStart"/>
      <w:r>
        <w:rPr>
          <w:bCs w:val="0"/>
        </w:rPr>
        <w:t>tương</w:t>
      </w:r>
      <w:proofErr w:type="spellEnd"/>
      <w:r>
        <w:rPr>
          <w:bCs w:val="0"/>
        </w:rPr>
        <w:t xml:space="preserve"> </w:t>
      </w:r>
      <w:proofErr w:type="spellStart"/>
      <w:r>
        <w:rPr>
          <w:bCs w:val="0"/>
        </w:rPr>
        <w:t>đồng</w:t>
      </w:r>
      <w:proofErr w:type="spellEnd"/>
      <w:r>
        <w:rPr>
          <w:bCs w:val="0"/>
        </w:rPr>
        <w:t xml:space="preserve"> </w:t>
      </w:r>
      <w:proofErr w:type="spellStart"/>
      <w:r>
        <w:rPr>
          <w:bCs w:val="0"/>
        </w:rPr>
        <w:t>với</w:t>
      </w:r>
      <w:proofErr w:type="spellEnd"/>
      <w:r>
        <w:rPr>
          <w:bCs w:val="0"/>
        </w:rPr>
        <w:t xml:space="preserve"> </w:t>
      </w:r>
      <w:proofErr w:type="spellStart"/>
      <w:r>
        <w:rPr>
          <w:bCs w:val="0"/>
        </w:rPr>
        <w:t>bản</w:t>
      </w:r>
      <w:proofErr w:type="spellEnd"/>
      <w:r>
        <w:rPr>
          <w:bCs w:val="0"/>
        </w:rPr>
        <w:t xml:space="preserve"> </w:t>
      </w:r>
      <w:proofErr w:type="spellStart"/>
      <w:r>
        <w:rPr>
          <w:bCs w:val="0"/>
        </w:rPr>
        <w:t>dịch</w:t>
      </w:r>
      <w:proofErr w:type="spellEnd"/>
      <w:r>
        <w:rPr>
          <w:bCs w:val="0"/>
        </w:rPr>
        <w:t xml:space="preserve"> </w:t>
      </w:r>
      <w:proofErr w:type="spellStart"/>
      <w:r>
        <w:rPr>
          <w:bCs w:val="0"/>
        </w:rPr>
        <w:t>bởi</w:t>
      </w:r>
      <w:proofErr w:type="spellEnd"/>
      <w:r>
        <w:rPr>
          <w:bCs w:val="0"/>
        </w:rPr>
        <w:t xml:space="preserve"> API</w:t>
      </w:r>
      <w:r>
        <w:rPr>
          <w:bCs w:val="0"/>
          <w:lang w:val="vi-VN"/>
        </w:rPr>
        <w:t xml:space="preserve"> từ điển </w:t>
      </w:r>
      <w:r>
        <w:rPr>
          <w:bCs w:val="0"/>
        </w:rPr>
        <w:t>(</w:t>
      </w:r>
      <w:proofErr w:type="spellStart"/>
      <w:r>
        <w:rPr>
          <w:bCs w:val="0"/>
        </w:rPr>
        <w:t>trong</w:t>
      </w:r>
      <w:proofErr w:type="spellEnd"/>
      <w:r>
        <w:rPr>
          <w:bCs w:val="0"/>
          <w:lang w:val="vi-VN"/>
        </w:rPr>
        <w:t xml:space="preserve"> báo cáo này, chúng em </w:t>
      </w:r>
      <w:proofErr w:type="spellStart"/>
      <w:r>
        <w:rPr>
          <w:bCs w:val="0"/>
        </w:rPr>
        <w:t>lấy</w:t>
      </w:r>
      <w:proofErr w:type="spellEnd"/>
      <w:r>
        <w:rPr>
          <w:bCs w:val="0"/>
        </w:rPr>
        <w:t xml:space="preserve"> </w:t>
      </w:r>
      <w:proofErr w:type="spellStart"/>
      <w:r>
        <w:rPr>
          <w:bCs w:val="0"/>
        </w:rPr>
        <w:t>bản</w:t>
      </w:r>
      <w:proofErr w:type="spellEnd"/>
      <w:r>
        <w:rPr>
          <w:bCs w:val="0"/>
        </w:rPr>
        <w:t xml:space="preserve"> </w:t>
      </w:r>
      <w:proofErr w:type="spellStart"/>
      <w:r>
        <w:rPr>
          <w:bCs w:val="0"/>
        </w:rPr>
        <w:t>dịch</w:t>
      </w:r>
      <w:proofErr w:type="spellEnd"/>
      <w:r>
        <w:rPr>
          <w:bCs w:val="0"/>
        </w:rPr>
        <w:t xml:space="preserve"> </w:t>
      </w:r>
      <w:proofErr w:type="spellStart"/>
      <w:r>
        <w:rPr>
          <w:bCs w:val="0"/>
        </w:rPr>
        <w:t>bởi</w:t>
      </w:r>
      <w:proofErr w:type="spellEnd"/>
      <w:r>
        <w:rPr>
          <w:bCs w:val="0"/>
        </w:rPr>
        <w:t xml:space="preserve"> Nom</w:t>
      </w:r>
      <w:r>
        <w:rPr>
          <w:bCs w:val="0"/>
          <w:lang w:val="vi-VN"/>
        </w:rPr>
        <w:t xml:space="preserve"> Transliteration </w:t>
      </w:r>
      <w:r>
        <w:rPr>
          <w:bCs w:val="0"/>
        </w:rPr>
        <w:t xml:space="preserve">HCMUS </w:t>
      </w:r>
      <w:proofErr w:type="spellStart"/>
      <w:r>
        <w:rPr>
          <w:bCs w:val="0"/>
        </w:rPr>
        <w:t>làm</w:t>
      </w:r>
      <w:proofErr w:type="spellEnd"/>
      <w:r>
        <w:rPr>
          <w:bCs w:val="0"/>
        </w:rPr>
        <w:t xml:space="preserve"> </w:t>
      </w:r>
      <w:proofErr w:type="spellStart"/>
      <w:r>
        <w:rPr>
          <w:bCs w:val="0"/>
        </w:rPr>
        <w:t>mốc</w:t>
      </w:r>
      <w:proofErr w:type="spellEnd"/>
      <w:r>
        <w:rPr>
          <w:bCs w:val="0"/>
        </w:rPr>
        <w:t xml:space="preserve">). </w:t>
      </w:r>
      <w:proofErr w:type="spellStart"/>
      <w:r>
        <w:rPr>
          <w:bCs w:val="0"/>
        </w:rPr>
        <w:t>Việc</w:t>
      </w:r>
      <w:proofErr w:type="spellEnd"/>
      <w:r>
        <w:rPr>
          <w:bCs w:val="0"/>
        </w:rPr>
        <w:t xml:space="preserve"> </w:t>
      </w:r>
      <w:proofErr w:type="spellStart"/>
      <w:r>
        <w:rPr>
          <w:bCs w:val="0"/>
        </w:rPr>
        <w:t>này</w:t>
      </w:r>
      <w:proofErr w:type="spellEnd"/>
      <w:r>
        <w:rPr>
          <w:bCs w:val="0"/>
        </w:rPr>
        <w:t xml:space="preserve"> </w:t>
      </w:r>
      <w:proofErr w:type="spellStart"/>
      <w:r>
        <w:rPr>
          <w:bCs w:val="0"/>
        </w:rPr>
        <w:t>giúp</w:t>
      </w:r>
      <w:proofErr w:type="spellEnd"/>
      <w:r>
        <w:rPr>
          <w:bCs w:val="0"/>
        </w:rPr>
        <w:t xml:space="preserve"> </w:t>
      </w:r>
      <w:proofErr w:type="spellStart"/>
      <w:r>
        <w:rPr>
          <w:bCs w:val="0"/>
        </w:rPr>
        <w:t>tăng</w:t>
      </w:r>
      <w:proofErr w:type="spellEnd"/>
      <w:r>
        <w:rPr>
          <w:bCs w:val="0"/>
          <w:lang w:val="vi-VN"/>
        </w:rPr>
        <w:t xml:space="preserve"> độ tin cậy đối với dữ liệu mà chúng em thu thập được</w:t>
      </w:r>
      <w:r>
        <w:rPr>
          <w:bCs w:val="0"/>
        </w:rPr>
        <w:t xml:space="preserve">. </w:t>
      </w:r>
      <w:proofErr w:type="spellStart"/>
      <w:r>
        <w:rPr>
          <w:bCs w:val="0"/>
        </w:rPr>
        <w:t>Ngoài</w:t>
      </w:r>
      <w:proofErr w:type="spellEnd"/>
      <w:r>
        <w:rPr>
          <w:bCs w:val="0"/>
        </w:rPr>
        <w:t xml:space="preserve"> </w:t>
      </w:r>
      <w:proofErr w:type="spellStart"/>
      <w:r>
        <w:rPr>
          <w:bCs w:val="0"/>
        </w:rPr>
        <w:t>ra</w:t>
      </w:r>
      <w:proofErr w:type="spellEnd"/>
      <w:r>
        <w:rPr>
          <w:bCs w:val="0"/>
        </w:rPr>
        <w:t xml:space="preserve">, </w:t>
      </w:r>
      <w:proofErr w:type="spellStart"/>
      <w:r>
        <w:rPr>
          <w:bCs w:val="0"/>
        </w:rPr>
        <w:t>với</w:t>
      </w:r>
      <w:proofErr w:type="spellEnd"/>
      <w:r>
        <w:rPr>
          <w:bCs w:val="0"/>
          <w:lang w:val="vi-VN"/>
        </w:rPr>
        <w:t xml:space="preserve"> đề xuất này, chúng em hi vọng có thể </w:t>
      </w:r>
      <w:proofErr w:type="spellStart"/>
      <w:r>
        <w:rPr>
          <w:bCs w:val="0"/>
        </w:rPr>
        <w:t>giảm</w:t>
      </w:r>
      <w:proofErr w:type="spellEnd"/>
      <w:r>
        <w:rPr>
          <w:bCs w:val="0"/>
        </w:rPr>
        <w:t xml:space="preserve"> </w:t>
      </w:r>
      <w:proofErr w:type="spellStart"/>
      <w:r>
        <w:rPr>
          <w:bCs w:val="0"/>
        </w:rPr>
        <w:t>bớt</w:t>
      </w:r>
      <w:proofErr w:type="spellEnd"/>
      <w:r>
        <w:rPr>
          <w:bCs w:val="0"/>
        </w:rPr>
        <w:t xml:space="preserve"> </w:t>
      </w:r>
      <w:proofErr w:type="spellStart"/>
      <w:r>
        <w:rPr>
          <w:bCs w:val="0"/>
        </w:rPr>
        <w:t>thời</w:t>
      </w:r>
      <w:proofErr w:type="spellEnd"/>
      <w:r>
        <w:rPr>
          <w:bCs w:val="0"/>
        </w:rPr>
        <w:t xml:space="preserve"> </w:t>
      </w:r>
      <w:proofErr w:type="spellStart"/>
      <w:r>
        <w:rPr>
          <w:bCs w:val="0"/>
        </w:rPr>
        <w:t>gian</w:t>
      </w:r>
      <w:proofErr w:type="spellEnd"/>
      <w:r>
        <w:rPr>
          <w:bCs w:val="0"/>
        </w:rPr>
        <w:t xml:space="preserve"> </w:t>
      </w:r>
      <w:proofErr w:type="spellStart"/>
      <w:r>
        <w:rPr>
          <w:bCs w:val="0"/>
        </w:rPr>
        <w:t>kiểm</w:t>
      </w:r>
      <w:proofErr w:type="spellEnd"/>
      <w:r>
        <w:rPr>
          <w:bCs w:val="0"/>
          <w:lang w:val="vi-VN"/>
        </w:rPr>
        <w:t xml:space="preserve"> tra lại </w:t>
      </w:r>
      <w:proofErr w:type="spellStart"/>
      <w:r>
        <w:rPr>
          <w:bCs w:val="0"/>
        </w:rPr>
        <w:t>dữ</w:t>
      </w:r>
      <w:proofErr w:type="spellEnd"/>
      <w:r>
        <w:rPr>
          <w:bCs w:val="0"/>
        </w:rPr>
        <w:t xml:space="preserve"> </w:t>
      </w:r>
      <w:proofErr w:type="spellStart"/>
      <w:r>
        <w:rPr>
          <w:bCs w:val="0"/>
        </w:rPr>
        <w:t>liệu</w:t>
      </w:r>
      <w:proofErr w:type="spellEnd"/>
      <w:r>
        <w:rPr>
          <w:bCs w:val="0"/>
        </w:rPr>
        <w:t xml:space="preserve"> </w:t>
      </w:r>
      <w:proofErr w:type="spellStart"/>
      <w:r>
        <w:rPr>
          <w:bCs w:val="0"/>
        </w:rPr>
        <w:t>thu</w:t>
      </w:r>
      <w:proofErr w:type="spellEnd"/>
      <w:r>
        <w:rPr>
          <w:bCs w:val="0"/>
        </w:rPr>
        <w:t xml:space="preserve"> </w:t>
      </w:r>
      <w:proofErr w:type="spellStart"/>
      <w:r>
        <w:rPr>
          <w:bCs w:val="0"/>
        </w:rPr>
        <w:t>được</w:t>
      </w:r>
      <w:proofErr w:type="spellEnd"/>
      <w:r>
        <w:rPr>
          <w:bCs w:val="0"/>
          <w:lang w:val="vi-VN"/>
        </w:rPr>
        <w:t>.</w:t>
      </w:r>
    </w:p>
    <w:p w14:paraId="41C7ABE4" w14:textId="6F027C30" w:rsidR="005E6A67" w:rsidRPr="007D2A5C" w:rsidRDefault="00116C81" w:rsidP="00925C67">
      <w:pPr>
        <w:pStyle w:val="Heading03"/>
        <w:numPr>
          <w:ilvl w:val="0"/>
          <w:numId w:val="0"/>
        </w:numPr>
        <w:ind w:left="720"/>
      </w:pPr>
      <w:bookmarkStart w:id="80" w:name="_Toc142345551"/>
      <w:bookmarkStart w:id="81" w:name="_Toc142345916"/>
      <w:bookmarkStart w:id="82" w:name="_Toc142736592"/>
      <w:r w:rsidRPr="007D2A5C">
        <w:t>3.7.5</w:t>
      </w:r>
      <w:r w:rsidRPr="007D2A5C">
        <w:tab/>
      </w:r>
      <w:proofErr w:type="spellStart"/>
      <w:r w:rsidR="005E6A67" w:rsidRPr="007D2A5C">
        <w:t>Lưu</w:t>
      </w:r>
      <w:proofErr w:type="spellEnd"/>
      <w:r w:rsidR="005E6A67" w:rsidRPr="007D2A5C">
        <w:t xml:space="preserve"> </w:t>
      </w:r>
      <w:proofErr w:type="spellStart"/>
      <w:r w:rsidR="005E6A67" w:rsidRPr="007D2A5C">
        <w:t>vào</w:t>
      </w:r>
      <w:proofErr w:type="spellEnd"/>
      <w:r w:rsidR="005E6A67" w:rsidRPr="007D2A5C">
        <w:t xml:space="preserve"> </w:t>
      </w:r>
      <w:proofErr w:type="spellStart"/>
      <w:r w:rsidR="005E6A67" w:rsidRPr="007D2A5C">
        <w:t>tệp</w:t>
      </w:r>
      <w:proofErr w:type="spellEnd"/>
      <w:r w:rsidR="005E6A67" w:rsidRPr="007D2A5C">
        <w:t xml:space="preserve"> Excel</w:t>
      </w:r>
      <w:bookmarkEnd w:id="80"/>
      <w:bookmarkEnd w:id="81"/>
      <w:bookmarkEnd w:id="82"/>
      <w:r w:rsidR="005E6A67" w:rsidRPr="007D2A5C">
        <w:t xml:space="preserve"> </w:t>
      </w:r>
    </w:p>
    <w:p w14:paraId="241A17C1" w14:textId="77777777" w:rsidR="005E6A67" w:rsidRDefault="005E6A67" w:rsidP="007D2A5C">
      <w:pPr>
        <w:pStyle w:val="NormalText"/>
        <w:jc w:val="both"/>
      </w:pPr>
      <w:r>
        <w:t xml:space="preserve">Sau </w:t>
      </w:r>
      <w:proofErr w:type="spellStart"/>
      <w:r>
        <w:t>khi</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qua </w:t>
      </w:r>
      <w:proofErr w:type="spellStart"/>
      <w:r>
        <w:t>các</w:t>
      </w:r>
      <w:proofErr w:type="spellEnd"/>
      <w:r>
        <w:t xml:space="preserve"> </w:t>
      </w:r>
      <w:proofErr w:type="spellStart"/>
      <w:r>
        <w:t>bước</w:t>
      </w:r>
      <w:proofErr w:type="spellEnd"/>
      <w:r>
        <w:t xml:space="preserve"> </w:t>
      </w:r>
      <w:proofErr w:type="spellStart"/>
      <w:r>
        <w:t>sẽ</w:t>
      </w:r>
      <w:proofErr w:type="spellEnd"/>
      <w:r>
        <w:t xml:space="preserve"> </w:t>
      </w:r>
      <w:proofErr w:type="spellStart"/>
      <w:r>
        <w:t>lưu</w:t>
      </w:r>
      <w:proofErr w:type="spellEnd"/>
      <w:r>
        <w:t xml:space="preserve"> </w:t>
      </w:r>
      <w:proofErr w:type="spellStart"/>
      <w:r>
        <w:t>lại</w:t>
      </w:r>
      <w:proofErr w:type="spellEnd"/>
      <w:r>
        <w:t xml:space="preserve"> </w:t>
      </w:r>
      <w:proofErr w:type="spellStart"/>
      <w:r>
        <w:t>bằng</w:t>
      </w:r>
      <w:proofErr w:type="spellEnd"/>
      <w:r>
        <w:t xml:space="preserve"> </w:t>
      </w:r>
      <w:proofErr w:type="spellStart"/>
      <w:r>
        <w:t>tệp</w:t>
      </w:r>
      <w:proofErr w:type="spellEnd"/>
      <w:r>
        <w:rPr>
          <w:lang w:val="vi-VN"/>
        </w:rPr>
        <w:t xml:space="preserve"> </w:t>
      </w:r>
      <w:r>
        <w:t xml:space="preserve">Excel </w:t>
      </w:r>
      <w:proofErr w:type="spellStart"/>
      <w:r>
        <w:t>với</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như</w:t>
      </w:r>
      <w:proofErr w:type="spellEnd"/>
      <w:r>
        <w:t xml:space="preserve"> </w:t>
      </w:r>
      <w:proofErr w:type="spellStart"/>
      <w:r>
        <w:t>sau</w:t>
      </w:r>
      <w:proofErr w:type="spellEnd"/>
      <w:r>
        <w:t>:</w:t>
      </w:r>
    </w:p>
    <w:p w14:paraId="180E1D5C" w14:textId="77777777" w:rsidR="005E6A67" w:rsidRPr="005435C7" w:rsidRDefault="005E6A67" w:rsidP="007D2A5C">
      <w:pPr>
        <w:pStyle w:val="NormalText"/>
        <w:numPr>
          <w:ilvl w:val="0"/>
          <w:numId w:val="3"/>
        </w:numPr>
        <w:jc w:val="both"/>
        <w:rPr>
          <w:i/>
          <w:iCs/>
        </w:rPr>
      </w:pPr>
      <w:r w:rsidRPr="005435C7">
        <w:rPr>
          <w:i/>
          <w:iCs/>
        </w:rPr>
        <w:t>Top</w:t>
      </w:r>
      <w:r>
        <w:rPr>
          <w:i/>
          <w:iCs/>
        </w:rPr>
        <w:t xml:space="preserve">: </w:t>
      </w:r>
      <w:proofErr w:type="spellStart"/>
      <w:r>
        <w:t>Thông</w:t>
      </w:r>
      <w:proofErr w:type="spellEnd"/>
      <w:r>
        <w:t xml:space="preserve"> </w:t>
      </w:r>
      <w:proofErr w:type="spellStart"/>
      <w:r>
        <w:t>số</w:t>
      </w:r>
      <w:proofErr w:type="spellEnd"/>
      <w:r>
        <w:t xml:space="preserve"> top </w:t>
      </w:r>
      <w:proofErr w:type="spellStart"/>
      <w:r>
        <w:t>được</w:t>
      </w:r>
      <w:proofErr w:type="spellEnd"/>
      <w:r>
        <w:t xml:space="preserve"> </w:t>
      </w:r>
      <w:proofErr w:type="spellStart"/>
      <w:r>
        <w:t>lấy</w:t>
      </w:r>
      <w:proofErr w:type="spellEnd"/>
      <w:r>
        <w:t xml:space="preserve"> </w:t>
      </w:r>
      <w:proofErr w:type="spellStart"/>
      <w:r>
        <w:t>trong</w:t>
      </w:r>
      <w:proofErr w:type="spellEnd"/>
      <w:r>
        <w:t xml:space="preserve"> style </w:t>
      </w:r>
      <w:proofErr w:type="spellStart"/>
      <w:r>
        <w:t>của</w:t>
      </w:r>
      <w:proofErr w:type="spellEnd"/>
      <w:r>
        <w:t xml:space="preserve"> </w:t>
      </w:r>
      <w:proofErr w:type="spellStart"/>
      <w:r>
        <w:t>kí</w:t>
      </w:r>
      <w:proofErr w:type="spellEnd"/>
      <w:r>
        <w:t xml:space="preserve"> </w:t>
      </w:r>
      <w:proofErr w:type="spellStart"/>
      <w:r>
        <w:t>tự</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trong</w:t>
      </w:r>
      <w:proofErr w:type="spellEnd"/>
      <w:r>
        <w:t xml:space="preserve"> </w:t>
      </w:r>
      <w:proofErr w:type="spellStart"/>
      <w:r>
        <w:t>hàng</w:t>
      </w:r>
      <w:proofErr w:type="spellEnd"/>
    </w:p>
    <w:p w14:paraId="70890884" w14:textId="77777777" w:rsidR="005E6A67" w:rsidRPr="005435C7" w:rsidRDefault="005E6A67" w:rsidP="007D2A5C">
      <w:pPr>
        <w:pStyle w:val="NormalText"/>
        <w:numPr>
          <w:ilvl w:val="0"/>
          <w:numId w:val="3"/>
        </w:numPr>
        <w:jc w:val="both"/>
        <w:rPr>
          <w:i/>
          <w:iCs/>
        </w:rPr>
      </w:pPr>
      <w:r w:rsidRPr="005435C7">
        <w:rPr>
          <w:i/>
          <w:iCs/>
        </w:rPr>
        <w:t>Left</w:t>
      </w:r>
      <w:r>
        <w:rPr>
          <w:i/>
          <w:iCs/>
        </w:rPr>
        <w:t>:</w:t>
      </w:r>
      <w:r>
        <w:t xml:space="preserve"> </w:t>
      </w:r>
      <w:proofErr w:type="spellStart"/>
      <w:r>
        <w:t>Thông</w:t>
      </w:r>
      <w:proofErr w:type="spellEnd"/>
      <w:r>
        <w:t xml:space="preserve"> </w:t>
      </w:r>
      <w:proofErr w:type="spellStart"/>
      <w:r>
        <w:t>số</w:t>
      </w:r>
      <w:proofErr w:type="spellEnd"/>
      <w:r>
        <w:t xml:space="preserve"> left </w:t>
      </w:r>
      <w:proofErr w:type="spellStart"/>
      <w:r>
        <w:t>được</w:t>
      </w:r>
      <w:proofErr w:type="spellEnd"/>
      <w:r>
        <w:t xml:space="preserve"> </w:t>
      </w:r>
      <w:proofErr w:type="spellStart"/>
      <w:r>
        <w:t>lấy</w:t>
      </w:r>
      <w:proofErr w:type="spellEnd"/>
      <w:r>
        <w:t xml:space="preserve"> </w:t>
      </w:r>
      <w:proofErr w:type="spellStart"/>
      <w:r>
        <w:t>trong</w:t>
      </w:r>
      <w:proofErr w:type="spellEnd"/>
      <w:r>
        <w:t xml:space="preserve"> style </w:t>
      </w:r>
      <w:proofErr w:type="spellStart"/>
      <w:r>
        <w:t>của</w:t>
      </w:r>
      <w:proofErr w:type="spellEnd"/>
      <w:r>
        <w:t xml:space="preserve"> </w:t>
      </w:r>
      <w:proofErr w:type="spellStart"/>
      <w:r>
        <w:t>kí</w:t>
      </w:r>
      <w:proofErr w:type="spellEnd"/>
      <w:r>
        <w:t xml:space="preserve"> </w:t>
      </w:r>
      <w:proofErr w:type="spellStart"/>
      <w:r>
        <w:t>tự</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trong</w:t>
      </w:r>
      <w:proofErr w:type="spellEnd"/>
      <w:r>
        <w:t xml:space="preserve"> </w:t>
      </w:r>
      <w:proofErr w:type="spellStart"/>
      <w:r>
        <w:t>hàng</w:t>
      </w:r>
      <w:proofErr w:type="spellEnd"/>
    </w:p>
    <w:p w14:paraId="5418B5B3" w14:textId="77777777" w:rsidR="005E6A67" w:rsidRPr="005435C7" w:rsidRDefault="005E6A67" w:rsidP="007D2A5C">
      <w:pPr>
        <w:pStyle w:val="NormalText"/>
        <w:numPr>
          <w:ilvl w:val="0"/>
          <w:numId w:val="3"/>
        </w:numPr>
        <w:jc w:val="both"/>
        <w:rPr>
          <w:i/>
          <w:iCs/>
        </w:rPr>
      </w:pPr>
      <w:proofErr w:type="spellStart"/>
      <w:r w:rsidRPr="005435C7">
        <w:rPr>
          <w:i/>
          <w:iCs/>
        </w:rPr>
        <w:t>start_top</w:t>
      </w:r>
      <w:proofErr w:type="spellEnd"/>
      <w:r>
        <w:rPr>
          <w:i/>
          <w:iCs/>
        </w:rPr>
        <w:t xml:space="preserve">: </w:t>
      </w:r>
      <w:proofErr w:type="spellStart"/>
      <w:r>
        <w:t>Thông</w:t>
      </w:r>
      <w:proofErr w:type="spellEnd"/>
      <w:r>
        <w:t xml:space="preserve"> </w:t>
      </w:r>
      <w:proofErr w:type="spellStart"/>
      <w:r>
        <w:t>số</w:t>
      </w:r>
      <w:proofErr w:type="spellEnd"/>
      <w:r>
        <w:t xml:space="preserve"> </w:t>
      </w:r>
      <w:proofErr w:type="spellStart"/>
      <w:r>
        <w:t>được</w:t>
      </w:r>
      <w:proofErr w:type="spellEnd"/>
      <w:r>
        <w:t xml:space="preserve"> </w:t>
      </w:r>
      <w:proofErr w:type="spellStart"/>
      <w:r>
        <w:t>lấy</w:t>
      </w:r>
      <w:proofErr w:type="spellEnd"/>
      <w:r>
        <w:t xml:space="preserve"> </w:t>
      </w:r>
      <w:proofErr w:type="spellStart"/>
      <w:r>
        <w:t>làm</w:t>
      </w:r>
      <w:proofErr w:type="spellEnd"/>
      <w:r>
        <w:t xml:space="preserve"> </w:t>
      </w:r>
      <w:proofErr w:type="spellStart"/>
      <w:r>
        <w:t>chuẩn</w:t>
      </w:r>
      <w:proofErr w:type="spellEnd"/>
      <w:r>
        <w:t xml:space="preserve"> </w:t>
      </w:r>
      <w:proofErr w:type="spellStart"/>
      <w:r>
        <w:t>để</w:t>
      </w:r>
      <w:proofErr w:type="spellEnd"/>
      <w:r>
        <w:t xml:space="preserve"> </w:t>
      </w:r>
      <w:proofErr w:type="spellStart"/>
      <w:r>
        <w:t>mốc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kí</w:t>
      </w:r>
      <w:proofErr w:type="spellEnd"/>
      <w:r>
        <w:t xml:space="preserve"> </w:t>
      </w:r>
      <w:proofErr w:type="spellStart"/>
      <w:r>
        <w:t>tự</w:t>
      </w:r>
      <w:proofErr w:type="spellEnd"/>
      <w:r>
        <w:t xml:space="preserve"> </w:t>
      </w:r>
      <w:proofErr w:type="spellStart"/>
      <w:r>
        <w:t>cùng</w:t>
      </w:r>
      <w:proofErr w:type="spellEnd"/>
      <w:r>
        <w:t xml:space="preserve"> </w:t>
      </w:r>
      <w:proofErr w:type="spellStart"/>
      <w:proofErr w:type="gramStart"/>
      <w:r>
        <w:t>hàng</w:t>
      </w:r>
      <w:proofErr w:type="spellEnd"/>
      <w:proofErr w:type="gramEnd"/>
    </w:p>
    <w:p w14:paraId="52FF76B5" w14:textId="77777777" w:rsidR="005E6A67" w:rsidRPr="005A0ED4" w:rsidRDefault="005E6A67" w:rsidP="007D2A5C">
      <w:pPr>
        <w:pStyle w:val="NormalText"/>
        <w:numPr>
          <w:ilvl w:val="0"/>
          <w:numId w:val="3"/>
        </w:numPr>
        <w:jc w:val="both"/>
        <w:rPr>
          <w:i/>
          <w:iCs/>
        </w:rPr>
      </w:pPr>
      <w:r w:rsidRPr="005435C7">
        <w:rPr>
          <w:i/>
          <w:iCs/>
        </w:rPr>
        <w:t>Text</w:t>
      </w:r>
      <w:r>
        <w:rPr>
          <w:i/>
          <w:iCs/>
        </w:rPr>
        <w:t xml:space="preserve">: </w:t>
      </w:r>
      <w:proofErr w:type="spellStart"/>
      <w:r>
        <w:t>Nôm</w:t>
      </w:r>
      <w:proofErr w:type="spellEnd"/>
      <w:r>
        <w:t xml:space="preserve"> </w:t>
      </w:r>
      <w:proofErr w:type="spellStart"/>
      <w:r>
        <w:t>tự</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sau</w:t>
      </w:r>
      <w:proofErr w:type="spellEnd"/>
      <w:r>
        <w:t xml:space="preserve"> </w:t>
      </w:r>
      <w:proofErr w:type="spellStart"/>
      <w:r>
        <w:t>khi</w:t>
      </w:r>
      <w:proofErr w:type="spellEnd"/>
      <w:r>
        <w:t xml:space="preserve"> </w:t>
      </w:r>
      <w:proofErr w:type="spellStart"/>
      <w:r>
        <w:t>tách</w:t>
      </w:r>
      <w:proofErr w:type="spellEnd"/>
      <w:r>
        <w:t xml:space="preserve"> </w:t>
      </w:r>
    </w:p>
    <w:p w14:paraId="3AA774BA" w14:textId="77777777" w:rsidR="00A92CD7" w:rsidRDefault="00A92CD7" w:rsidP="00A92CD7">
      <w:pPr>
        <w:pStyle w:val="NormalText"/>
        <w:ind w:left="720" w:firstLine="0"/>
        <w:jc w:val="both"/>
        <w:rPr>
          <w:i/>
          <w:iCs/>
        </w:rPr>
      </w:pPr>
    </w:p>
    <w:p w14:paraId="3DA72063" w14:textId="77777777" w:rsidR="00A92CD7" w:rsidRDefault="00A92CD7" w:rsidP="00A92CD7">
      <w:pPr>
        <w:pStyle w:val="NormalText"/>
        <w:ind w:left="720" w:firstLine="0"/>
        <w:jc w:val="both"/>
        <w:rPr>
          <w:i/>
          <w:iCs/>
        </w:rPr>
      </w:pPr>
    </w:p>
    <w:p w14:paraId="2D79E010" w14:textId="4535D7DD" w:rsidR="005E6A67" w:rsidRPr="005A0ED4" w:rsidRDefault="005E6A67" w:rsidP="007D2A5C">
      <w:pPr>
        <w:pStyle w:val="NormalText"/>
        <w:numPr>
          <w:ilvl w:val="0"/>
          <w:numId w:val="3"/>
        </w:numPr>
        <w:jc w:val="both"/>
        <w:rPr>
          <w:i/>
          <w:iCs/>
        </w:rPr>
      </w:pPr>
      <w:r w:rsidRPr="00EC7340">
        <w:rPr>
          <w:i/>
          <w:iCs/>
        </w:rPr>
        <w:t>Translated by Document</w:t>
      </w:r>
      <w:r>
        <w:rPr>
          <w:i/>
          <w:iCs/>
        </w:rPr>
        <w:t xml:space="preserve">: </w:t>
      </w:r>
      <w:proofErr w:type="spellStart"/>
      <w:r>
        <w:t>Chữ</w:t>
      </w:r>
      <w:proofErr w:type="spellEnd"/>
      <w:r>
        <w:rPr>
          <w:lang w:val="vi-VN"/>
        </w:rPr>
        <w:t xml:space="preserve"> Quốc ngữ </w:t>
      </w:r>
      <w:proofErr w:type="spellStart"/>
      <w:r>
        <w:t>diễn</w:t>
      </w:r>
      <w:proofErr w:type="spellEnd"/>
      <w:r>
        <w:t xml:space="preserve"> </w:t>
      </w:r>
      <w:proofErr w:type="spellStart"/>
      <w:r>
        <w:t>giải</w:t>
      </w:r>
      <w:proofErr w:type="spellEnd"/>
      <w:r>
        <w:t xml:space="preserve"> </w:t>
      </w:r>
      <w:proofErr w:type="spellStart"/>
      <w:r>
        <w:t>Nôm</w:t>
      </w:r>
      <w:proofErr w:type="spellEnd"/>
      <w:r>
        <w:t xml:space="preserve"> </w:t>
      </w:r>
      <w:proofErr w:type="spellStart"/>
      <w:r>
        <w:t>tự</w:t>
      </w:r>
      <w:proofErr w:type="spellEnd"/>
      <w:r>
        <w:t xml:space="preserve"> </w:t>
      </w:r>
      <w:proofErr w:type="spellStart"/>
      <w:r>
        <w:t>có</w:t>
      </w:r>
      <w:proofErr w:type="spellEnd"/>
      <w:r>
        <w:t xml:space="preserve"> </w:t>
      </w:r>
      <w:proofErr w:type="spellStart"/>
      <w:r>
        <w:t>trong</w:t>
      </w:r>
      <w:proofErr w:type="spellEnd"/>
      <w:r>
        <w:t xml:space="preserve"> </w:t>
      </w:r>
      <w:proofErr w:type="spellStart"/>
      <w:r>
        <w:t>trang</w:t>
      </w:r>
      <w:proofErr w:type="spellEnd"/>
      <w:r>
        <w:rPr>
          <w:lang w:val="vi-VN"/>
        </w:rPr>
        <w:t xml:space="preserve"> web đang thu thập</w:t>
      </w:r>
      <w:r>
        <w:t xml:space="preserve"> </w:t>
      </w:r>
      <w:proofErr w:type="spellStart"/>
      <w:r>
        <w:t>cùng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màu</w:t>
      </w:r>
      <w:proofErr w:type="spellEnd"/>
      <w:r>
        <w:t xml:space="preserve"> </w:t>
      </w:r>
      <w:proofErr w:type="spellStart"/>
      <w:r>
        <w:t>sắc</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độ</w:t>
      </w:r>
      <w:proofErr w:type="spellEnd"/>
      <w:r>
        <w:rPr>
          <w:lang w:val="vi-VN"/>
        </w:rPr>
        <w:t xml:space="preserve"> tương đồng giữa dữ liệu thu thập được so </w:t>
      </w:r>
      <w:proofErr w:type="spellStart"/>
      <w:r>
        <w:t>với</w:t>
      </w:r>
      <w:proofErr w:type="spellEnd"/>
      <w:r>
        <w:t xml:space="preserve"> </w:t>
      </w:r>
      <w:proofErr w:type="spellStart"/>
      <w:r>
        <w:t>bản</w:t>
      </w:r>
      <w:proofErr w:type="spellEnd"/>
      <w:r>
        <w:t xml:space="preserve"> </w:t>
      </w:r>
      <w:proofErr w:type="spellStart"/>
      <w:r>
        <w:t>dịch</w:t>
      </w:r>
      <w:proofErr w:type="spellEnd"/>
      <w:r>
        <w:t xml:space="preserve"> </w:t>
      </w:r>
      <w:proofErr w:type="spellStart"/>
      <w:r>
        <w:t>bằng</w:t>
      </w:r>
      <w:proofErr w:type="spellEnd"/>
      <w:r>
        <w:rPr>
          <w:lang w:val="vi-VN"/>
        </w:rPr>
        <w:t xml:space="preserve"> từ điển. </w:t>
      </w:r>
    </w:p>
    <w:p w14:paraId="2C531D29" w14:textId="16DF2F84" w:rsidR="00072C8A" w:rsidRDefault="005E6A67" w:rsidP="00A50580">
      <w:pPr>
        <w:pStyle w:val="NormalText"/>
        <w:numPr>
          <w:ilvl w:val="0"/>
          <w:numId w:val="3"/>
        </w:numPr>
        <w:jc w:val="both"/>
      </w:pPr>
      <w:r w:rsidRPr="00EC7340">
        <w:rPr>
          <w:i/>
          <w:iCs/>
        </w:rPr>
        <w:t>Translated by Dictionary</w:t>
      </w:r>
      <w:r>
        <w:rPr>
          <w:i/>
          <w:iCs/>
        </w:rPr>
        <w:t xml:space="preserve">: </w:t>
      </w:r>
      <w:proofErr w:type="spellStart"/>
      <w:r>
        <w:t>Nội</w:t>
      </w:r>
      <w:proofErr w:type="spellEnd"/>
      <w:r>
        <w:t xml:space="preserve"> </w:t>
      </w:r>
      <w:proofErr w:type="spellStart"/>
      <w:r>
        <w:t>dụng</w:t>
      </w:r>
      <w:proofErr w:type="spellEnd"/>
      <w:r>
        <w:t xml:space="preserve"> </w:t>
      </w:r>
      <w:proofErr w:type="spellStart"/>
      <w:r>
        <w:t>được</w:t>
      </w:r>
      <w:proofErr w:type="spellEnd"/>
      <w:r>
        <w:t xml:space="preserve"> </w:t>
      </w:r>
      <w:proofErr w:type="spellStart"/>
      <w:r>
        <w:t>diễn</w:t>
      </w:r>
      <w:proofErr w:type="spellEnd"/>
      <w:r>
        <w:t xml:space="preserve"> </w:t>
      </w:r>
      <w:proofErr w:type="spellStart"/>
      <w:r>
        <w:t>giải</w:t>
      </w:r>
      <w:proofErr w:type="spellEnd"/>
      <w:r>
        <w:t xml:space="preserve"> </w:t>
      </w:r>
      <w:proofErr w:type="spellStart"/>
      <w:r>
        <w:t>Nôm</w:t>
      </w:r>
      <w:proofErr w:type="spellEnd"/>
      <w:r>
        <w:t xml:space="preserve"> </w:t>
      </w:r>
      <w:proofErr w:type="spellStart"/>
      <w:r>
        <w:t>tự</w:t>
      </w:r>
      <w:proofErr w:type="spellEnd"/>
      <w:r>
        <w:t xml:space="preserve"> </w:t>
      </w:r>
      <w:proofErr w:type="spellStart"/>
      <w:r>
        <w:t>dựa</w:t>
      </w:r>
      <w:proofErr w:type="spellEnd"/>
      <w:r>
        <w:t xml:space="preserve"> </w:t>
      </w:r>
      <w:proofErr w:type="spellStart"/>
      <w:r>
        <w:t>theo</w:t>
      </w:r>
      <w:proofErr w:type="spellEnd"/>
      <w:r>
        <w:t xml:space="preserve"> </w:t>
      </w:r>
      <w:proofErr w:type="spellStart"/>
      <w:r>
        <w:t>bản</w:t>
      </w:r>
      <w:proofErr w:type="spellEnd"/>
      <w:r>
        <w:t xml:space="preserve"> </w:t>
      </w:r>
      <w:proofErr w:type="spellStart"/>
      <w:r>
        <w:t>dịch</w:t>
      </w:r>
      <w:proofErr w:type="spellEnd"/>
      <w:r>
        <w:t xml:space="preserve"> </w:t>
      </w:r>
      <w:proofErr w:type="spellStart"/>
      <w:r>
        <w:t>từ</w:t>
      </w:r>
      <w:proofErr w:type="spellEnd"/>
      <w:r>
        <w:t xml:space="preserve"> tool Nom </w:t>
      </w:r>
      <w:r w:rsidRPr="009F672B">
        <w:t>Transliteration HCMUS</w:t>
      </w:r>
    </w:p>
    <w:p w14:paraId="79F06853" w14:textId="16260C19" w:rsidR="00FC102A" w:rsidRDefault="00072C8A" w:rsidP="00072C8A">
      <w:r>
        <w:br w:type="page"/>
      </w:r>
    </w:p>
    <w:p w14:paraId="5246F8A7" w14:textId="77777777" w:rsidR="00072C8A" w:rsidRPr="00072C8A" w:rsidRDefault="00072C8A" w:rsidP="00072C8A">
      <w:pPr>
        <w:rPr>
          <w:rFonts w:ascii="Times New Roman" w:eastAsia="Times New Roman" w:hAnsi="Times New Roman" w:cs="Times New Roman"/>
          <w:bCs/>
          <w:sz w:val="26"/>
          <w:szCs w:val="26"/>
        </w:rPr>
      </w:pPr>
    </w:p>
    <w:p w14:paraId="5D10D7FB" w14:textId="675B2E06" w:rsidR="00FC102A" w:rsidRPr="00284314" w:rsidRDefault="00284314" w:rsidP="00A15366">
      <w:pPr>
        <w:pStyle w:val="Heading01"/>
        <w:jc w:val="center"/>
      </w:pPr>
      <w:bookmarkStart w:id="83" w:name="_Toc142345552"/>
      <w:bookmarkStart w:id="84" w:name="_Toc142345917"/>
      <w:bookmarkStart w:id="85" w:name="_Toc142736593"/>
      <w:r>
        <w:t>CHƯƠNG 4: KẾT QUẢ THỰC NGHIỆM</w:t>
      </w:r>
      <w:bookmarkEnd w:id="83"/>
      <w:bookmarkEnd w:id="84"/>
      <w:bookmarkEnd w:id="85"/>
    </w:p>
    <w:p w14:paraId="6A3A8FC6" w14:textId="77777777" w:rsidR="00FC102A" w:rsidRDefault="00FC102A">
      <w:pPr>
        <w:jc w:val="center"/>
        <w:rPr>
          <w:rFonts w:ascii="Times New Roman" w:eastAsia="Times New Roman" w:hAnsi="Times New Roman" w:cs="Times New Roman"/>
          <w:b/>
          <w:sz w:val="32"/>
          <w:szCs w:val="32"/>
        </w:rPr>
      </w:pPr>
    </w:p>
    <w:p w14:paraId="2E01AFAC" w14:textId="148CEA31" w:rsidR="002A70BD" w:rsidRPr="00040838" w:rsidRDefault="00A15366" w:rsidP="00040838">
      <w:pPr>
        <w:pStyle w:val="Heading02"/>
        <w:numPr>
          <w:ilvl w:val="0"/>
          <w:numId w:val="0"/>
        </w:numPr>
        <w:ind w:left="720" w:hanging="720"/>
      </w:pPr>
      <w:bookmarkStart w:id="86" w:name="_Toc142345553"/>
      <w:bookmarkStart w:id="87" w:name="_Toc142345918"/>
      <w:bookmarkStart w:id="88" w:name="_Toc142736594"/>
      <w:r>
        <w:t>4.1.</w:t>
      </w:r>
      <w:r>
        <w:tab/>
      </w:r>
      <w:r w:rsidR="001B24FB">
        <w:t>Mô tả nguồn dữ liệu</w:t>
      </w:r>
      <w:bookmarkEnd w:id="86"/>
      <w:bookmarkEnd w:id="87"/>
      <w:bookmarkEnd w:id="88"/>
    </w:p>
    <w:p w14:paraId="5B510AA4" w14:textId="5E21A148" w:rsidR="00F74EE7" w:rsidRDefault="00056899" w:rsidP="007D2A5C">
      <w:pPr>
        <w:pStyle w:val="NormalText"/>
        <w:jc w:val="both"/>
        <w:rPr>
          <w:lang w:val="vi-VN"/>
        </w:rPr>
      </w:pPr>
      <w:r>
        <w:rPr>
          <w:lang w:val="vi-VN"/>
        </w:rPr>
        <w:t xml:space="preserve">Trong khuôn khổ báo cáo này, chúng em </w:t>
      </w:r>
      <w:r w:rsidR="00DB3260">
        <w:rPr>
          <w:lang w:val="vi-VN"/>
        </w:rPr>
        <w:t xml:space="preserve">thu thập dữ liệu </w:t>
      </w:r>
      <w:r w:rsidR="006D489A">
        <w:rPr>
          <w:lang w:val="vi-VN"/>
        </w:rPr>
        <w:t xml:space="preserve">từ </w:t>
      </w:r>
      <w:r w:rsidR="00744F4C">
        <w:rPr>
          <w:lang w:val="vi-VN"/>
        </w:rPr>
        <w:t xml:space="preserve">trang web </w:t>
      </w:r>
      <w:r w:rsidR="002A70BD" w:rsidRPr="002A70BD">
        <w:rPr>
          <w:lang w:val="vi-VN"/>
        </w:rPr>
        <w:t>Scribd</w:t>
      </w:r>
      <w:r w:rsidR="00744F4C">
        <w:rPr>
          <w:lang w:val="vi-VN"/>
        </w:rPr>
        <w:t xml:space="preserve">. </w:t>
      </w:r>
      <w:r w:rsidR="009B389C">
        <w:rPr>
          <w:lang w:val="vi-VN"/>
        </w:rPr>
        <w:t xml:space="preserve">Đây </w:t>
      </w:r>
      <w:r w:rsidR="002A70BD" w:rsidRPr="002A70BD">
        <w:rPr>
          <w:lang w:val="vi-VN"/>
        </w:rPr>
        <w:t xml:space="preserve">là một nền tảng trực tuyến phổ biến, cho phép người dùng chia sẻ và truy cập hàng triệu tài liệu, sách, bài viết, tạp chí và nhiều tài liệu văn bản khác từ khắp nơi trên thế giới. Một trong những điểm hấp dẫn của Scribd là sự đa dạng của nội dung mà nó cung cấp. Người dùng có thể tìm thấy và đọc các tác phẩm từ nhiều lĩnh vực khác nhau như văn học, khoa học, lịch sử, công nghệ, nghệ thuật, thể thao và nhiều chủ đề khác. </w:t>
      </w:r>
    </w:p>
    <w:p w14:paraId="204354FD" w14:textId="042E9DBC" w:rsidR="009B389C" w:rsidRDefault="004177E3" w:rsidP="007D2A5C">
      <w:pPr>
        <w:pStyle w:val="NormalText"/>
        <w:jc w:val="both"/>
        <w:rPr>
          <w:lang w:val="vi-VN"/>
        </w:rPr>
      </w:pPr>
      <w:r>
        <w:rPr>
          <w:lang w:val="vi-VN"/>
        </w:rPr>
        <w:t>Bên cạnh đó</w:t>
      </w:r>
      <w:r w:rsidR="009B389C">
        <w:rPr>
          <w:lang w:val="vi-VN"/>
        </w:rPr>
        <w:t xml:space="preserve">, đáng chú ý là </w:t>
      </w:r>
      <w:r w:rsidR="000E23C8">
        <w:rPr>
          <w:lang w:val="vi-VN"/>
        </w:rPr>
        <w:t xml:space="preserve">trang web này hiện tại đang </w:t>
      </w:r>
      <w:r w:rsidR="00AF1EEF">
        <w:rPr>
          <w:lang w:val="vi-VN"/>
        </w:rPr>
        <w:t>cung cấp một khối lượng đáng kể các văn bản song ngữ chữ Nôm và chữ Quốc ngữ</w:t>
      </w:r>
      <w:r w:rsidR="00DF1B94">
        <w:rPr>
          <w:lang w:val="vi-VN"/>
        </w:rPr>
        <w:t xml:space="preserve">. Cụ thể, cho đến thời điểm </w:t>
      </w:r>
      <w:r w:rsidR="00E427D8">
        <w:rPr>
          <w:lang w:val="vi-VN"/>
        </w:rPr>
        <w:t xml:space="preserve">nghiên cứu báo cáo này của chúng em, trang web cung cấp </w:t>
      </w:r>
      <w:r w:rsidR="007D6EED">
        <w:rPr>
          <w:lang w:val="vi-VN"/>
        </w:rPr>
        <w:t>35 tác phẩm</w:t>
      </w:r>
      <w:r w:rsidR="00117760">
        <w:rPr>
          <w:lang w:val="vi-VN"/>
        </w:rPr>
        <w:t xml:space="preserve"> văn học kinh điển</w:t>
      </w:r>
      <w:r w:rsidR="00AF1EEF">
        <w:rPr>
          <w:lang w:val="vi-VN"/>
        </w:rPr>
        <w:t xml:space="preserve"> </w:t>
      </w:r>
      <w:r w:rsidR="007A7957">
        <w:rPr>
          <w:lang w:val="vi-VN"/>
        </w:rPr>
        <w:t xml:space="preserve">với khoảng 3585 trang </w:t>
      </w:r>
      <w:r w:rsidR="00AF1EEF">
        <w:rPr>
          <w:lang w:val="vi-VN"/>
        </w:rPr>
        <w:t xml:space="preserve">tại đường dẫn </w:t>
      </w:r>
      <w:hyperlink r:id="rId12" w:history="1">
        <w:r w:rsidR="00117760" w:rsidRPr="00F17FF5">
          <w:rPr>
            <w:rStyle w:val="Hyperlink"/>
          </w:rPr>
          <w:t>https://www.scribd.com/lists/21643875/Th%C6%A1-V%C4%83n-Han-Nom</w:t>
        </w:r>
      </w:hyperlink>
      <w:r w:rsidR="00AF1EEF">
        <w:rPr>
          <w:lang w:val="vi-VN"/>
        </w:rPr>
        <w:t>.</w:t>
      </w:r>
      <w:r w:rsidR="008267F6">
        <w:rPr>
          <w:lang w:val="vi-VN"/>
        </w:rPr>
        <w:t xml:space="preserve"> </w:t>
      </w:r>
      <w:r w:rsidR="00AF11FB">
        <w:rPr>
          <w:lang w:val="vi-VN"/>
        </w:rPr>
        <w:t xml:space="preserve">Điều này mở ra một cơ hội vô cùng to lớn trong nỗ lực thu thập dữ liệu song ngữ </w:t>
      </w:r>
      <w:r w:rsidR="00412E2F">
        <w:rPr>
          <w:lang w:val="vi-VN"/>
        </w:rPr>
        <w:t>chữ Nôm và chữ Quốc ngữ.</w:t>
      </w:r>
      <w:r w:rsidR="00296D0D">
        <w:rPr>
          <w:lang w:val="vi-VN"/>
        </w:rPr>
        <w:t xml:space="preserve"> </w:t>
      </w:r>
    </w:p>
    <w:p w14:paraId="7418D8E8" w14:textId="77777777" w:rsidR="005E3B57" w:rsidRDefault="005E3B57" w:rsidP="005E3B57">
      <w:pPr>
        <w:pStyle w:val="NormalText"/>
        <w:ind w:firstLine="0"/>
        <w:rPr>
          <w:lang w:val="vi-VN"/>
        </w:rPr>
      </w:pPr>
    </w:p>
    <w:p w14:paraId="77CCB286" w14:textId="3805C730" w:rsidR="00FC102A" w:rsidRDefault="00A15366" w:rsidP="00A15366">
      <w:pPr>
        <w:pStyle w:val="Heading02"/>
        <w:numPr>
          <w:ilvl w:val="0"/>
          <w:numId w:val="0"/>
        </w:numPr>
        <w:ind w:left="720" w:hanging="720"/>
      </w:pPr>
      <w:bookmarkStart w:id="89" w:name="_Toc142345554"/>
      <w:bookmarkStart w:id="90" w:name="_Toc142345919"/>
      <w:bookmarkStart w:id="91" w:name="_Toc142736595"/>
      <w:r>
        <w:t>4.</w:t>
      </w:r>
      <w:r w:rsidR="000A367F">
        <w:rPr>
          <w:lang w:val="en-US"/>
        </w:rPr>
        <w:t>2</w:t>
      </w:r>
      <w:r>
        <w:t>.</w:t>
      </w:r>
      <w:r>
        <w:tab/>
      </w:r>
      <w:r w:rsidR="001B24FB" w:rsidRPr="00A15366">
        <w:t>Kết quả thực nghiệm</w:t>
      </w:r>
      <w:bookmarkEnd w:id="89"/>
      <w:bookmarkEnd w:id="90"/>
      <w:bookmarkEnd w:id="91"/>
    </w:p>
    <w:p w14:paraId="6E5D6136" w14:textId="77777777" w:rsidR="00187918" w:rsidRPr="00A15366" w:rsidRDefault="00187918" w:rsidP="00A15366">
      <w:pPr>
        <w:pStyle w:val="Heading02"/>
        <w:numPr>
          <w:ilvl w:val="0"/>
          <w:numId w:val="0"/>
        </w:numPr>
        <w:ind w:left="720" w:hanging="720"/>
      </w:pPr>
    </w:p>
    <w:p w14:paraId="16F030BF" w14:textId="13A96F46" w:rsidR="00187918" w:rsidRPr="007D2A5C" w:rsidRDefault="00BB0577" w:rsidP="00753AA4">
      <w:pPr>
        <w:pStyle w:val="Heading03"/>
        <w:numPr>
          <w:ilvl w:val="0"/>
          <w:numId w:val="0"/>
        </w:numPr>
        <w:ind w:left="720"/>
      </w:pPr>
      <w:bookmarkStart w:id="92" w:name="_Toc142345555"/>
      <w:bookmarkStart w:id="93" w:name="_Toc142345920"/>
      <w:bookmarkStart w:id="94" w:name="_Toc142736596"/>
      <w:r w:rsidRPr="007D2A5C">
        <w:t>4.2.1.</w:t>
      </w:r>
      <w:r w:rsidRPr="007D2A5C">
        <w:tab/>
      </w:r>
      <w:r w:rsidR="00A94B0A" w:rsidRPr="007D2A5C">
        <w:t xml:space="preserve">Thu </w:t>
      </w:r>
      <w:proofErr w:type="spellStart"/>
      <w:r w:rsidR="00A94B0A" w:rsidRPr="007D2A5C">
        <w:t>thập</w:t>
      </w:r>
      <w:proofErr w:type="spellEnd"/>
      <w:r w:rsidR="00A94B0A" w:rsidRPr="007D2A5C">
        <w:t xml:space="preserve"> </w:t>
      </w:r>
      <w:proofErr w:type="spellStart"/>
      <w:r w:rsidR="00A94B0A" w:rsidRPr="007D2A5C">
        <w:t>các</w:t>
      </w:r>
      <w:proofErr w:type="spellEnd"/>
      <w:r w:rsidR="00A94B0A" w:rsidRPr="007D2A5C">
        <w:t xml:space="preserve"> </w:t>
      </w:r>
      <w:proofErr w:type="spellStart"/>
      <w:r w:rsidR="00A94B0A" w:rsidRPr="007D2A5C">
        <w:t>đường</w:t>
      </w:r>
      <w:proofErr w:type="spellEnd"/>
      <w:r w:rsidR="00A94B0A" w:rsidRPr="007D2A5C">
        <w:t xml:space="preserve"> </w:t>
      </w:r>
      <w:proofErr w:type="spellStart"/>
      <w:r w:rsidR="00A94B0A" w:rsidRPr="007D2A5C">
        <w:t>dẫn</w:t>
      </w:r>
      <w:proofErr w:type="spellEnd"/>
      <w:r w:rsidR="00A94B0A" w:rsidRPr="007D2A5C">
        <w:t xml:space="preserve"> </w:t>
      </w:r>
      <w:proofErr w:type="spellStart"/>
      <w:r w:rsidR="00A94B0A" w:rsidRPr="007D2A5C">
        <w:t>liên</w:t>
      </w:r>
      <w:proofErr w:type="spellEnd"/>
      <w:r w:rsidR="00A94B0A" w:rsidRPr="007D2A5C">
        <w:t xml:space="preserve"> </w:t>
      </w:r>
      <w:proofErr w:type="spellStart"/>
      <w:r w:rsidR="00A94B0A" w:rsidRPr="007D2A5C">
        <w:t>quan</w:t>
      </w:r>
      <w:bookmarkEnd w:id="92"/>
      <w:bookmarkEnd w:id="93"/>
      <w:bookmarkEnd w:id="94"/>
      <w:proofErr w:type="spellEnd"/>
    </w:p>
    <w:p w14:paraId="55A869E0" w14:textId="77777777" w:rsidR="005223E7" w:rsidRDefault="001506DA" w:rsidP="007D2A5C">
      <w:pPr>
        <w:pStyle w:val="NormalText"/>
        <w:jc w:val="both"/>
        <w:rPr>
          <w:lang w:val="vi-VN"/>
        </w:rPr>
      </w:pPr>
      <w:r>
        <w:rPr>
          <w:lang w:val="vi-VN"/>
        </w:rPr>
        <w:t>Đối với tác vụ thu thập các đường dẫn liên quan từ trang web đầu vào</w:t>
      </w:r>
      <w:r w:rsidR="0097225C">
        <w:rPr>
          <w:lang w:val="vi-VN"/>
        </w:rPr>
        <w:t xml:space="preserve">, chúng em đã hoàn thành tốt tác vụ này khi có thể thu thập hoàn toàn các đường dẫn liên quan, cụ thể là thu thập đủ 35 đường dẫn dẫn đến 35 tác phẩm văn học có trong đường dẫn đầu vào. </w:t>
      </w:r>
      <w:r w:rsidR="00ED2757">
        <w:rPr>
          <w:lang w:val="vi-VN"/>
        </w:rPr>
        <w:t>Các đường dẫn này bao gồm:</w:t>
      </w:r>
    </w:p>
    <w:p w14:paraId="5E3C4B8E" w14:textId="09D1AED1" w:rsidR="00ED2757" w:rsidRPr="00FA7DB4" w:rsidRDefault="00000000" w:rsidP="007D2A5C">
      <w:pPr>
        <w:pStyle w:val="ListParagraph"/>
        <w:numPr>
          <w:ilvl w:val="0"/>
          <w:numId w:val="7"/>
        </w:numPr>
        <w:pBdr>
          <w:top w:val="nil"/>
          <w:left w:val="nil"/>
          <w:bottom w:val="nil"/>
          <w:right w:val="nil"/>
          <w:between w:val="nil"/>
        </w:pBdr>
        <w:spacing w:after="0"/>
        <w:ind w:left="1440" w:hanging="450"/>
        <w:jc w:val="both"/>
        <w:rPr>
          <w:rFonts w:ascii="Times New Roman" w:eastAsia="Times New Roman" w:hAnsi="Times New Roman" w:cs="Times New Roman"/>
          <w:bCs/>
          <w:color w:val="000000"/>
          <w:sz w:val="26"/>
          <w:szCs w:val="26"/>
          <w:lang w:val="vi-VN"/>
        </w:rPr>
      </w:pPr>
      <w:hyperlink r:id="rId13" w:tgtFrame="_blank" w:history="1">
        <w:r w:rsidR="00ED2757" w:rsidRPr="00FA7DB4">
          <w:rPr>
            <w:rStyle w:val="Hyperlink"/>
            <w:rFonts w:asciiTheme="majorHAnsi" w:hAnsiTheme="majorHAnsi" w:cstheme="majorHAnsi"/>
            <w:sz w:val="26"/>
            <w:szCs w:val="26"/>
          </w:rPr>
          <w:t>https://www.scribd.com/document/354356904/Th</w:t>
        </w:r>
      </w:hyperlink>
      <w:r w:rsidR="00ED2757" w:rsidRPr="00FA7DB4">
        <w:rPr>
          <w:rFonts w:asciiTheme="majorHAnsi" w:hAnsiTheme="majorHAnsi" w:cstheme="majorHAnsi"/>
          <w:color w:val="212121"/>
          <w:sz w:val="26"/>
          <w:szCs w:val="26"/>
          <w:shd w:val="clear" w:color="auto" w:fill="FFFFFF"/>
        </w:rPr>
        <w:t>ập-Giới-Co-Hồn-Quốc-Ngữ-Văn-Le-Thanh-Tong</w:t>
      </w:r>
    </w:p>
    <w:p w14:paraId="4A2B6B24" w14:textId="77777777" w:rsidR="00ED2757" w:rsidRPr="00FA7DB4" w:rsidRDefault="00000000" w:rsidP="007D2A5C">
      <w:pPr>
        <w:pStyle w:val="ListParagraph"/>
        <w:numPr>
          <w:ilvl w:val="0"/>
          <w:numId w:val="7"/>
        </w:numPr>
        <w:ind w:left="1440" w:hanging="450"/>
        <w:jc w:val="both"/>
        <w:rPr>
          <w:rFonts w:asciiTheme="majorHAnsi" w:hAnsiTheme="majorHAnsi" w:cstheme="majorHAnsi"/>
          <w:color w:val="212121"/>
          <w:sz w:val="26"/>
          <w:szCs w:val="26"/>
          <w:shd w:val="clear" w:color="auto" w:fill="FFFFFF"/>
        </w:rPr>
      </w:pPr>
      <w:hyperlink r:id="rId14" w:tgtFrame="_blank" w:history="1">
        <w:r w:rsidR="00ED2757" w:rsidRPr="00FA7DB4">
          <w:rPr>
            <w:rStyle w:val="Hyperlink"/>
            <w:rFonts w:asciiTheme="majorHAnsi" w:hAnsiTheme="majorHAnsi" w:cstheme="majorHAnsi"/>
            <w:sz w:val="26"/>
            <w:szCs w:val="26"/>
          </w:rPr>
          <w:t>https://www.scribd.com/document/351003106/Thien-Nam-Ng</w:t>
        </w:r>
      </w:hyperlink>
      <w:r w:rsidR="00ED2757" w:rsidRPr="00FA7DB4">
        <w:rPr>
          <w:rFonts w:asciiTheme="majorHAnsi" w:hAnsiTheme="majorHAnsi" w:cstheme="majorHAnsi"/>
          <w:color w:val="212121"/>
          <w:sz w:val="26"/>
          <w:szCs w:val="26"/>
          <w:shd w:val="clear" w:color="auto" w:fill="FFFFFF"/>
        </w:rPr>
        <w:t>ữ-Lục-Thơ-Nom</w:t>
      </w:r>
    </w:p>
    <w:p w14:paraId="7EBA14C6" w14:textId="77777777" w:rsidR="00ED2757" w:rsidRPr="00FA7DB4" w:rsidRDefault="00000000" w:rsidP="007D2A5C">
      <w:pPr>
        <w:pStyle w:val="ListParagraph"/>
        <w:numPr>
          <w:ilvl w:val="0"/>
          <w:numId w:val="7"/>
        </w:numPr>
        <w:ind w:left="1440" w:hanging="450"/>
        <w:jc w:val="both"/>
        <w:rPr>
          <w:rFonts w:asciiTheme="majorHAnsi" w:hAnsiTheme="majorHAnsi" w:cstheme="majorHAnsi"/>
          <w:color w:val="212121"/>
          <w:sz w:val="26"/>
          <w:szCs w:val="26"/>
          <w:shd w:val="clear" w:color="auto" w:fill="FFFFFF"/>
        </w:rPr>
      </w:pPr>
      <w:hyperlink r:id="rId15" w:tgtFrame="_blank" w:history="1">
        <w:r w:rsidR="00ED2757" w:rsidRPr="00FA7DB4">
          <w:rPr>
            <w:rStyle w:val="Hyperlink"/>
            <w:rFonts w:asciiTheme="majorHAnsi" w:hAnsiTheme="majorHAnsi" w:cstheme="majorHAnsi"/>
            <w:sz w:val="26"/>
            <w:szCs w:val="26"/>
          </w:rPr>
          <w:t>https://www.scribd.com/document/354358928/Cung-Oan-Ngam-Khuc-Nguy</w:t>
        </w:r>
      </w:hyperlink>
      <w:r w:rsidR="00ED2757" w:rsidRPr="00FA7DB4">
        <w:rPr>
          <w:rFonts w:asciiTheme="majorHAnsi" w:hAnsiTheme="majorHAnsi" w:cstheme="majorHAnsi"/>
          <w:color w:val="212121"/>
          <w:sz w:val="26"/>
          <w:szCs w:val="26"/>
          <w:shd w:val="clear" w:color="auto" w:fill="FFFFFF"/>
        </w:rPr>
        <w:t>ễn-Gia-Thiều-Le-Văn-Đặng-Diễn-Nom</w:t>
      </w:r>
    </w:p>
    <w:p w14:paraId="43BBE1D2" w14:textId="77777777" w:rsidR="00ED2757" w:rsidRPr="00FA7DB4" w:rsidRDefault="00000000" w:rsidP="007D2A5C">
      <w:pPr>
        <w:pStyle w:val="ListParagraph"/>
        <w:numPr>
          <w:ilvl w:val="0"/>
          <w:numId w:val="7"/>
        </w:numPr>
        <w:ind w:left="1440" w:hanging="450"/>
        <w:jc w:val="both"/>
        <w:rPr>
          <w:rFonts w:asciiTheme="majorHAnsi" w:hAnsiTheme="majorHAnsi" w:cstheme="majorHAnsi"/>
          <w:color w:val="212121"/>
          <w:sz w:val="26"/>
          <w:szCs w:val="26"/>
          <w:shd w:val="clear" w:color="auto" w:fill="FFFFFF"/>
        </w:rPr>
      </w:pPr>
      <w:hyperlink r:id="rId16" w:tgtFrame="_blank" w:history="1">
        <w:r w:rsidR="00ED2757" w:rsidRPr="00FA7DB4">
          <w:rPr>
            <w:rStyle w:val="Hyperlink"/>
            <w:rFonts w:asciiTheme="majorHAnsi" w:hAnsiTheme="majorHAnsi" w:cstheme="majorHAnsi"/>
            <w:sz w:val="26"/>
            <w:szCs w:val="26"/>
          </w:rPr>
          <w:t>https://www.scribd.com/document/354358921/Chinh-Ph</w:t>
        </w:r>
      </w:hyperlink>
      <w:r w:rsidR="00ED2757" w:rsidRPr="00FA7DB4">
        <w:rPr>
          <w:rFonts w:asciiTheme="majorHAnsi" w:hAnsiTheme="majorHAnsi" w:cstheme="majorHAnsi"/>
          <w:color w:val="212121"/>
          <w:sz w:val="26"/>
          <w:szCs w:val="26"/>
          <w:shd w:val="clear" w:color="auto" w:fill="FFFFFF"/>
        </w:rPr>
        <w:t>ụ-Ngam-Diễn-Ca-Nguyễn-Văn-Xuan</w:t>
      </w:r>
    </w:p>
    <w:p w14:paraId="19D312BA" w14:textId="77777777" w:rsidR="00ED2757" w:rsidRPr="00FA7DB4" w:rsidRDefault="00000000" w:rsidP="007D2A5C">
      <w:pPr>
        <w:pStyle w:val="ListParagraph"/>
        <w:numPr>
          <w:ilvl w:val="0"/>
          <w:numId w:val="7"/>
        </w:numPr>
        <w:ind w:left="1440" w:hanging="450"/>
        <w:jc w:val="both"/>
        <w:rPr>
          <w:rFonts w:asciiTheme="majorHAnsi" w:hAnsiTheme="majorHAnsi" w:cstheme="majorHAnsi"/>
          <w:color w:val="212121"/>
          <w:sz w:val="26"/>
          <w:szCs w:val="26"/>
          <w:shd w:val="clear" w:color="auto" w:fill="FFFFFF"/>
        </w:rPr>
      </w:pPr>
      <w:hyperlink r:id="rId17" w:tgtFrame="_blank" w:history="1">
        <w:r w:rsidR="00ED2757" w:rsidRPr="00FA7DB4">
          <w:rPr>
            <w:rStyle w:val="Hyperlink"/>
            <w:rFonts w:asciiTheme="majorHAnsi" w:hAnsiTheme="majorHAnsi" w:cstheme="majorHAnsi"/>
            <w:sz w:val="26"/>
            <w:szCs w:val="26"/>
          </w:rPr>
          <w:t>https://www.scribd.com/document/354359286/Chinh-Ph</w:t>
        </w:r>
      </w:hyperlink>
      <w:r w:rsidR="00ED2757" w:rsidRPr="00FA7DB4">
        <w:rPr>
          <w:rFonts w:asciiTheme="majorHAnsi" w:hAnsiTheme="majorHAnsi" w:cstheme="majorHAnsi"/>
          <w:color w:val="212121"/>
          <w:sz w:val="26"/>
          <w:szCs w:val="26"/>
          <w:shd w:val="clear" w:color="auto" w:fill="FFFFFF"/>
        </w:rPr>
        <w:t>ụ-Ngam-Han-Việt</w:t>
      </w:r>
    </w:p>
    <w:p w14:paraId="54DABE6F" w14:textId="77777777" w:rsidR="00072C8A" w:rsidRPr="00072C8A" w:rsidRDefault="00072C8A" w:rsidP="00072C8A">
      <w:pPr>
        <w:pStyle w:val="ListParagraph"/>
        <w:ind w:left="1440"/>
        <w:jc w:val="both"/>
        <w:rPr>
          <w:rFonts w:asciiTheme="majorHAnsi" w:hAnsiTheme="majorHAnsi" w:cstheme="majorHAnsi"/>
          <w:color w:val="212121"/>
          <w:sz w:val="26"/>
          <w:szCs w:val="26"/>
          <w:shd w:val="clear" w:color="auto" w:fill="FFFFFF"/>
        </w:rPr>
      </w:pPr>
    </w:p>
    <w:p w14:paraId="35E88EEA" w14:textId="77777777" w:rsidR="00072C8A" w:rsidRPr="00072C8A" w:rsidRDefault="00072C8A" w:rsidP="00072C8A">
      <w:pPr>
        <w:pStyle w:val="ListParagraph"/>
        <w:ind w:left="1440"/>
        <w:jc w:val="both"/>
        <w:rPr>
          <w:rFonts w:asciiTheme="majorHAnsi" w:hAnsiTheme="majorHAnsi" w:cstheme="majorHAnsi"/>
          <w:color w:val="212121"/>
          <w:sz w:val="26"/>
          <w:szCs w:val="26"/>
          <w:shd w:val="clear" w:color="auto" w:fill="FFFFFF"/>
        </w:rPr>
      </w:pPr>
    </w:p>
    <w:p w14:paraId="51823074" w14:textId="66C886CF" w:rsidR="00ED2757" w:rsidRPr="00FA7DB4" w:rsidRDefault="00000000" w:rsidP="007D2A5C">
      <w:pPr>
        <w:pStyle w:val="ListParagraph"/>
        <w:numPr>
          <w:ilvl w:val="0"/>
          <w:numId w:val="7"/>
        </w:numPr>
        <w:ind w:left="1440" w:hanging="450"/>
        <w:jc w:val="both"/>
        <w:rPr>
          <w:rFonts w:asciiTheme="majorHAnsi" w:hAnsiTheme="majorHAnsi" w:cstheme="majorHAnsi"/>
          <w:color w:val="212121"/>
          <w:sz w:val="26"/>
          <w:szCs w:val="26"/>
          <w:shd w:val="clear" w:color="auto" w:fill="FFFFFF"/>
        </w:rPr>
      </w:pPr>
      <w:hyperlink r:id="rId18" w:tgtFrame="_blank" w:history="1">
        <w:r w:rsidR="00ED2757" w:rsidRPr="00FA7DB4">
          <w:rPr>
            <w:rStyle w:val="Hyperlink"/>
            <w:rFonts w:asciiTheme="majorHAnsi" w:hAnsiTheme="majorHAnsi" w:cstheme="majorHAnsi"/>
            <w:sz w:val="26"/>
            <w:szCs w:val="26"/>
          </w:rPr>
          <w:t>https://www.scribd.com/document/351002527/Ma-Thanh-Tan-Truy</w:t>
        </w:r>
      </w:hyperlink>
      <w:r w:rsidR="00ED2757" w:rsidRPr="00FA7DB4">
        <w:rPr>
          <w:rFonts w:asciiTheme="majorHAnsi" w:hAnsiTheme="majorHAnsi" w:cstheme="majorHAnsi"/>
          <w:color w:val="212121"/>
          <w:sz w:val="26"/>
          <w:szCs w:val="26"/>
          <w:shd w:val="clear" w:color="auto" w:fill="FFFFFF"/>
        </w:rPr>
        <w:t>ện-Lý-Hồng-Phượng</w:t>
      </w:r>
    </w:p>
    <w:p w14:paraId="0A89A58A" w14:textId="77777777" w:rsidR="00ED2757" w:rsidRPr="00FA7DB4" w:rsidRDefault="00000000" w:rsidP="007D2A5C">
      <w:pPr>
        <w:pStyle w:val="ListParagraph"/>
        <w:numPr>
          <w:ilvl w:val="0"/>
          <w:numId w:val="7"/>
        </w:numPr>
        <w:ind w:left="1440" w:hanging="450"/>
        <w:jc w:val="both"/>
        <w:rPr>
          <w:rFonts w:asciiTheme="majorHAnsi" w:hAnsiTheme="majorHAnsi" w:cstheme="majorHAnsi"/>
          <w:color w:val="212121"/>
          <w:sz w:val="26"/>
          <w:szCs w:val="26"/>
          <w:shd w:val="clear" w:color="auto" w:fill="FFFFFF"/>
        </w:rPr>
      </w:pPr>
      <w:hyperlink r:id="rId19" w:tgtFrame="_blank" w:history="1">
        <w:r w:rsidR="00ED2757" w:rsidRPr="00FA7DB4">
          <w:rPr>
            <w:rStyle w:val="Hyperlink"/>
            <w:rFonts w:asciiTheme="majorHAnsi" w:hAnsiTheme="majorHAnsi" w:cstheme="majorHAnsi"/>
            <w:sz w:val="26"/>
            <w:szCs w:val="26"/>
          </w:rPr>
          <w:t>https://www.scribd.com/document/354356908/B</w:t>
        </w:r>
      </w:hyperlink>
      <w:r w:rsidR="00ED2757" w:rsidRPr="00FA7DB4">
        <w:rPr>
          <w:rFonts w:asciiTheme="majorHAnsi" w:hAnsiTheme="majorHAnsi" w:cstheme="majorHAnsi"/>
          <w:color w:val="212121"/>
          <w:sz w:val="26"/>
          <w:szCs w:val="26"/>
          <w:shd w:val="clear" w:color="auto" w:fill="FFFFFF"/>
        </w:rPr>
        <w:t>ạch-Van-Am-Quốc-Ngữ-Nguyễn-Bỉnh-Khiem</w:t>
      </w:r>
    </w:p>
    <w:p w14:paraId="5DA058FA" w14:textId="77777777" w:rsidR="00ED2757" w:rsidRPr="00FA7DB4" w:rsidRDefault="00000000" w:rsidP="007D2A5C">
      <w:pPr>
        <w:pStyle w:val="ListParagraph"/>
        <w:numPr>
          <w:ilvl w:val="0"/>
          <w:numId w:val="7"/>
        </w:numPr>
        <w:ind w:left="1440" w:hanging="450"/>
        <w:jc w:val="both"/>
        <w:rPr>
          <w:rFonts w:asciiTheme="majorHAnsi" w:hAnsiTheme="majorHAnsi" w:cstheme="majorHAnsi"/>
          <w:color w:val="212121"/>
          <w:sz w:val="26"/>
          <w:szCs w:val="26"/>
          <w:shd w:val="clear" w:color="auto" w:fill="FFFFFF"/>
        </w:rPr>
      </w:pPr>
      <w:hyperlink r:id="rId20" w:tgtFrame="_blank" w:history="1">
        <w:r w:rsidR="00ED2757" w:rsidRPr="00FA7DB4">
          <w:rPr>
            <w:rStyle w:val="Hyperlink"/>
            <w:rFonts w:asciiTheme="majorHAnsi" w:hAnsiTheme="majorHAnsi" w:cstheme="majorHAnsi"/>
            <w:sz w:val="26"/>
            <w:szCs w:val="26"/>
          </w:rPr>
          <w:t>https://www.scribd.com/document/354356906/Bai-T</w:t>
        </w:r>
      </w:hyperlink>
      <w:r w:rsidR="00ED2757" w:rsidRPr="00FA7DB4">
        <w:rPr>
          <w:rFonts w:asciiTheme="majorHAnsi" w:hAnsiTheme="majorHAnsi" w:cstheme="majorHAnsi"/>
          <w:color w:val="212121"/>
          <w:sz w:val="26"/>
          <w:szCs w:val="26"/>
          <w:shd w:val="clear" w:color="auto" w:fill="FFFFFF"/>
        </w:rPr>
        <w:t>ựa-Đại-Nam-Quốc-Ngữ</w:t>
      </w:r>
    </w:p>
    <w:p w14:paraId="6B825159" w14:textId="77777777" w:rsidR="00ED2757" w:rsidRPr="00FA7DB4" w:rsidRDefault="00000000" w:rsidP="007D2A5C">
      <w:pPr>
        <w:pStyle w:val="ListParagraph"/>
        <w:numPr>
          <w:ilvl w:val="0"/>
          <w:numId w:val="7"/>
        </w:numPr>
        <w:ind w:left="1440" w:hanging="450"/>
        <w:jc w:val="both"/>
        <w:rPr>
          <w:rFonts w:asciiTheme="majorHAnsi" w:hAnsiTheme="majorHAnsi" w:cstheme="majorHAnsi"/>
          <w:color w:val="212121"/>
          <w:sz w:val="26"/>
          <w:szCs w:val="26"/>
          <w:shd w:val="clear" w:color="auto" w:fill="FFFFFF"/>
        </w:rPr>
      </w:pPr>
      <w:hyperlink r:id="rId21" w:tgtFrame="_blank" w:history="1">
        <w:r w:rsidR="00ED2757" w:rsidRPr="00FA7DB4">
          <w:rPr>
            <w:rStyle w:val="Hyperlink"/>
            <w:rFonts w:asciiTheme="majorHAnsi" w:hAnsiTheme="majorHAnsi" w:cstheme="majorHAnsi"/>
            <w:sz w:val="26"/>
            <w:szCs w:val="26"/>
          </w:rPr>
          <w:t>https://www.scribd.com/document/354361314/Minh-Tam-B</w:t>
        </w:r>
      </w:hyperlink>
      <w:r w:rsidR="00ED2757" w:rsidRPr="00FA7DB4">
        <w:rPr>
          <w:rFonts w:asciiTheme="majorHAnsi" w:hAnsiTheme="majorHAnsi" w:cstheme="majorHAnsi"/>
          <w:color w:val="212121"/>
          <w:sz w:val="26"/>
          <w:szCs w:val="26"/>
          <w:shd w:val="clear" w:color="auto" w:fill="FFFFFF"/>
        </w:rPr>
        <w:t>ửu-Giam-Diễn-Nom</w:t>
      </w:r>
    </w:p>
    <w:p w14:paraId="0177BE12" w14:textId="77777777" w:rsidR="00ED2757" w:rsidRPr="00FA7DB4" w:rsidRDefault="00000000" w:rsidP="007D2A5C">
      <w:pPr>
        <w:pStyle w:val="ListParagraph"/>
        <w:numPr>
          <w:ilvl w:val="0"/>
          <w:numId w:val="7"/>
        </w:numPr>
        <w:ind w:left="1440" w:hanging="450"/>
        <w:jc w:val="both"/>
        <w:rPr>
          <w:rFonts w:asciiTheme="majorHAnsi" w:hAnsiTheme="majorHAnsi" w:cstheme="majorHAnsi"/>
          <w:color w:val="212121"/>
          <w:sz w:val="26"/>
          <w:szCs w:val="26"/>
          <w:shd w:val="clear" w:color="auto" w:fill="FFFFFF"/>
        </w:rPr>
      </w:pPr>
      <w:hyperlink r:id="rId22" w:tgtFrame="_blank" w:history="1">
        <w:r w:rsidR="00ED2757" w:rsidRPr="00FA7DB4">
          <w:rPr>
            <w:rStyle w:val="Hyperlink"/>
            <w:rFonts w:asciiTheme="majorHAnsi" w:hAnsiTheme="majorHAnsi" w:cstheme="majorHAnsi"/>
            <w:sz w:val="26"/>
            <w:szCs w:val="26"/>
          </w:rPr>
          <w:t>https://www.scribd.com/document/354361116/N</w:t>
        </w:r>
      </w:hyperlink>
      <w:r w:rsidR="00ED2757" w:rsidRPr="00FA7DB4">
        <w:rPr>
          <w:rFonts w:asciiTheme="majorHAnsi" w:hAnsiTheme="majorHAnsi" w:cstheme="majorHAnsi"/>
          <w:color w:val="212121"/>
          <w:sz w:val="26"/>
          <w:szCs w:val="26"/>
          <w:shd w:val="clear" w:color="auto" w:fill="FFFFFF"/>
        </w:rPr>
        <w:t>ữ-Tử-Tu-Tri-Diễn-Nom</w:t>
      </w:r>
    </w:p>
    <w:p w14:paraId="69C359E1" w14:textId="77777777" w:rsidR="00ED2757" w:rsidRPr="00FA7DB4" w:rsidRDefault="00000000" w:rsidP="007D2A5C">
      <w:pPr>
        <w:pStyle w:val="ListParagraph"/>
        <w:numPr>
          <w:ilvl w:val="0"/>
          <w:numId w:val="7"/>
        </w:numPr>
        <w:ind w:left="1440" w:hanging="450"/>
        <w:jc w:val="both"/>
        <w:rPr>
          <w:rFonts w:asciiTheme="majorHAnsi" w:hAnsiTheme="majorHAnsi" w:cstheme="majorHAnsi"/>
          <w:color w:val="212121"/>
          <w:sz w:val="26"/>
          <w:szCs w:val="26"/>
          <w:shd w:val="clear" w:color="auto" w:fill="FFFFFF"/>
        </w:rPr>
      </w:pPr>
      <w:hyperlink r:id="rId23" w:tgtFrame="_blank" w:history="1">
        <w:r w:rsidR="00ED2757" w:rsidRPr="00FA7DB4">
          <w:rPr>
            <w:rStyle w:val="Hyperlink"/>
            <w:rFonts w:asciiTheme="majorHAnsi" w:hAnsiTheme="majorHAnsi" w:cstheme="majorHAnsi"/>
            <w:sz w:val="26"/>
            <w:szCs w:val="26"/>
          </w:rPr>
          <w:t>https://www.scribd.com/document/354361115/M</w:t>
        </w:r>
      </w:hyperlink>
      <w:r w:rsidR="00ED2757" w:rsidRPr="00FA7DB4">
        <w:rPr>
          <w:rFonts w:asciiTheme="majorHAnsi" w:hAnsiTheme="majorHAnsi" w:cstheme="majorHAnsi"/>
          <w:color w:val="212121"/>
          <w:sz w:val="26"/>
          <w:szCs w:val="26"/>
          <w:shd w:val="clear" w:color="auto" w:fill="FFFFFF"/>
        </w:rPr>
        <w:t>ộng-Lien-Đinh-Thi-Thảo-Nguyễn-Gia-Tuyển</w:t>
      </w:r>
    </w:p>
    <w:p w14:paraId="065C066D" w14:textId="77777777" w:rsidR="00ED2757" w:rsidRPr="00FA7DB4" w:rsidRDefault="00000000" w:rsidP="007D2A5C">
      <w:pPr>
        <w:pStyle w:val="ListParagraph"/>
        <w:numPr>
          <w:ilvl w:val="0"/>
          <w:numId w:val="7"/>
        </w:numPr>
        <w:ind w:left="1440" w:hanging="450"/>
        <w:jc w:val="both"/>
        <w:rPr>
          <w:rFonts w:asciiTheme="majorHAnsi" w:hAnsiTheme="majorHAnsi" w:cstheme="majorHAnsi"/>
          <w:color w:val="212121"/>
          <w:sz w:val="26"/>
          <w:szCs w:val="26"/>
          <w:shd w:val="clear" w:color="auto" w:fill="FFFFFF"/>
        </w:rPr>
      </w:pPr>
      <w:hyperlink r:id="rId24" w:tgtFrame="_blank" w:history="1">
        <w:r w:rsidR="00ED2757" w:rsidRPr="00FA7DB4">
          <w:rPr>
            <w:rStyle w:val="Hyperlink"/>
            <w:rFonts w:asciiTheme="majorHAnsi" w:hAnsiTheme="majorHAnsi" w:cstheme="majorHAnsi"/>
            <w:sz w:val="26"/>
            <w:szCs w:val="26"/>
          </w:rPr>
          <w:t>https://www.scribd.com/document/354359991/Giao-T</w:t>
        </w:r>
      </w:hyperlink>
      <w:r w:rsidR="00ED2757" w:rsidRPr="00FA7DB4">
        <w:rPr>
          <w:rFonts w:asciiTheme="majorHAnsi" w:hAnsiTheme="majorHAnsi" w:cstheme="majorHAnsi"/>
          <w:color w:val="212121"/>
          <w:sz w:val="26"/>
          <w:szCs w:val="26"/>
          <w:shd w:val="clear" w:color="auto" w:fill="FFFFFF"/>
        </w:rPr>
        <w:t>ử-Phu-Mạc-Đĩnh-Chi</w:t>
      </w:r>
    </w:p>
    <w:p w14:paraId="136F41F1" w14:textId="77777777" w:rsidR="00ED2757" w:rsidRPr="00FA7DB4" w:rsidRDefault="00000000" w:rsidP="007D2A5C">
      <w:pPr>
        <w:pStyle w:val="ListParagraph"/>
        <w:numPr>
          <w:ilvl w:val="0"/>
          <w:numId w:val="7"/>
        </w:numPr>
        <w:ind w:left="1440" w:hanging="450"/>
        <w:jc w:val="both"/>
        <w:rPr>
          <w:rFonts w:asciiTheme="majorHAnsi" w:hAnsiTheme="majorHAnsi" w:cstheme="majorHAnsi"/>
          <w:color w:val="212121"/>
          <w:sz w:val="26"/>
          <w:szCs w:val="26"/>
          <w:shd w:val="clear" w:color="auto" w:fill="FFFFFF"/>
        </w:rPr>
      </w:pPr>
      <w:hyperlink r:id="rId25" w:tgtFrame="_blank" w:history="1">
        <w:r w:rsidR="00ED2757" w:rsidRPr="00FA7DB4">
          <w:rPr>
            <w:rStyle w:val="Hyperlink"/>
            <w:rFonts w:asciiTheme="majorHAnsi" w:hAnsiTheme="majorHAnsi" w:cstheme="majorHAnsi"/>
            <w:sz w:val="26"/>
            <w:szCs w:val="26"/>
          </w:rPr>
          <w:t>https://www.scribd.com/document/354359995/H</w:t>
        </w:r>
      </w:hyperlink>
      <w:r w:rsidR="00ED2757" w:rsidRPr="00FA7DB4">
        <w:rPr>
          <w:rFonts w:asciiTheme="majorHAnsi" w:hAnsiTheme="majorHAnsi" w:cstheme="majorHAnsi"/>
          <w:color w:val="212121"/>
          <w:sz w:val="26"/>
          <w:szCs w:val="26"/>
          <w:shd w:val="clear" w:color="auto" w:fill="FFFFFF"/>
        </w:rPr>
        <w:t>ồ-Xuan-Hương-Thi-Tập-Le-Văn-Đặng-Diễn-Nom</w:t>
      </w:r>
    </w:p>
    <w:p w14:paraId="2E4172D3" w14:textId="77777777" w:rsidR="00ED2757" w:rsidRPr="00FA7DB4" w:rsidRDefault="00000000" w:rsidP="007D2A5C">
      <w:pPr>
        <w:pStyle w:val="ListParagraph"/>
        <w:numPr>
          <w:ilvl w:val="0"/>
          <w:numId w:val="7"/>
        </w:numPr>
        <w:ind w:left="1440" w:hanging="450"/>
        <w:jc w:val="both"/>
        <w:rPr>
          <w:rFonts w:asciiTheme="majorHAnsi" w:hAnsiTheme="majorHAnsi" w:cstheme="majorHAnsi"/>
          <w:color w:val="212121"/>
          <w:sz w:val="26"/>
          <w:szCs w:val="26"/>
          <w:shd w:val="clear" w:color="auto" w:fill="FFFFFF"/>
        </w:rPr>
      </w:pPr>
      <w:hyperlink r:id="rId26" w:tgtFrame="_blank" w:history="1">
        <w:r w:rsidR="00ED2757" w:rsidRPr="00FA7DB4">
          <w:rPr>
            <w:rStyle w:val="Hyperlink"/>
            <w:rFonts w:asciiTheme="majorHAnsi" w:hAnsiTheme="majorHAnsi" w:cstheme="majorHAnsi"/>
            <w:sz w:val="26"/>
            <w:szCs w:val="26"/>
          </w:rPr>
          <w:t>https://www.scribd.com/document/354358926/Cac-Bai-Tuy</w:t>
        </w:r>
      </w:hyperlink>
      <w:r w:rsidR="00ED2757" w:rsidRPr="00FA7DB4">
        <w:rPr>
          <w:rFonts w:asciiTheme="majorHAnsi" w:hAnsiTheme="majorHAnsi" w:cstheme="majorHAnsi"/>
          <w:color w:val="212121"/>
          <w:sz w:val="26"/>
          <w:szCs w:val="26"/>
          <w:shd w:val="clear" w:color="auto" w:fill="FFFFFF"/>
        </w:rPr>
        <w:t>ệt-Cu-Trong-Quốc-Am-Thi-Tập-Nguyễn-Đinh-Hoa-Le-Văn-</w:t>
      </w:r>
      <w:proofErr w:type="gramStart"/>
      <w:r w:rsidR="00ED2757" w:rsidRPr="00FA7DB4">
        <w:rPr>
          <w:rFonts w:asciiTheme="majorHAnsi" w:hAnsiTheme="majorHAnsi" w:cstheme="majorHAnsi"/>
          <w:color w:val="212121"/>
          <w:sz w:val="26"/>
          <w:szCs w:val="26"/>
          <w:shd w:val="clear" w:color="auto" w:fill="FFFFFF"/>
        </w:rPr>
        <w:t>Đặng</w:t>
      </w:r>
      <w:proofErr w:type="gramEnd"/>
    </w:p>
    <w:p w14:paraId="1FDECBF1" w14:textId="77777777" w:rsidR="00ED2757" w:rsidRPr="00FA7DB4" w:rsidRDefault="00000000" w:rsidP="007D2A5C">
      <w:pPr>
        <w:pStyle w:val="ListParagraph"/>
        <w:numPr>
          <w:ilvl w:val="0"/>
          <w:numId w:val="7"/>
        </w:numPr>
        <w:ind w:left="1440" w:hanging="450"/>
        <w:jc w:val="both"/>
        <w:rPr>
          <w:rFonts w:asciiTheme="majorHAnsi" w:hAnsiTheme="majorHAnsi" w:cstheme="majorHAnsi"/>
          <w:color w:val="212121"/>
          <w:sz w:val="26"/>
          <w:szCs w:val="26"/>
          <w:shd w:val="clear" w:color="auto" w:fill="FFFFFF"/>
        </w:rPr>
      </w:pPr>
      <w:hyperlink r:id="rId27" w:tgtFrame="_blank" w:history="1">
        <w:r w:rsidR="00ED2757" w:rsidRPr="00FA7DB4">
          <w:rPr>
            <w:rStyle w:val="Hyperlink"/>
            <w:rFonts w:asciiTheme="majorHAnsi" w:hAnsiTheme="majorHAnsi" w:cstheme="majorHAnsi"/>
            <w:sz w:val="26"/>
            <w:szCs w:val="26"/>
          </w:rPr>
          <w:t>https://www.scribd.com/document/354358920/Ba-Huy</w:t>
        </w:r>
      </w:hyperlink>
      <w:r w:rsidR="00ED2757" w:rsidRPr="00FA7DB4">
        <w:rPr>
          <w:rFonts w:asciiTheme="majorHAnsi" w:hAnsiTheme="majorHAnsi" w:cstheme="majorHAnsi"/>
          <w:color w:val="212121"/>
          <w:sz w:val="26"/>
          <w:szCs w:val="26"/>
          <w:shd w:val="clear" w:color="auto" w:fill="FFFFFF"/>
        </w:rPr>
        <w:t>ện-Thanh-Quan-Lam-Trau-Diễn-Nom</w:t>
      </w:r>
    </w:p>
    <w:p w14:paraId="4142945F" w14:textId="77777777" w:rsidR="00ED2757" w:rsidRPr="00FA7DB4" w:rsidRDefault="00000000" w:rsidP="007D2A5C">
      <w:pPr>
        <w:pStyle w:val="ListParagraph"/>
        <w:numPr>
          <w:ilvl w:val="0"/>
          <w:numId w:val="7"/>
        </w:numPr>
        <w:ind w:left="1440" w:hanging="450"/>
        <w:jc w:val="both"/>
        <w:rPr>
          <w:rFonts w:asciiTheme="majorHAnsi" w:hAnsiTheme="majorHAnsi" w:cstheme="majorHAnsi"/>
          <w:color w:val="212121"/>
          <w:sz w:val="26"/>
          <w:szCs w:val="26"/>
          <w:shd w:val="clear" w:color="auto" w:fill="FFFFFF"/>
        </w:rPr>
      </w:pPr>
      <w:hyperlink r:id="rId28" w:tgtFrame="_blank" w:history="1">
        <w:r w:rsidR="00ED2757" w:rsidRPr="00FA7DB4">
          <w:rPr>
            <w:rStyle w:val="Hyperlink"/>
            <w:rFonts w:asciiTheme="majorHAnsi" w:hAnsiTheme="majorHAnsi" w:cstheme="majorHAnsi"/>
            <w:sz w:val="26"/>
            <w:szCs w:val="26"/>
          </w:rPr>
          <w:t>https://www.scribd.com/document/354358923/Bai-Hat-</w:t>
        </w:r>
      </w:hyperlink>
      <w:r w:rsidR="00ED2757" w:rsidRPr="00FA7DB4">
        <w:rPr>
          <w:rFonts w:asciiTheme="majorHAnsi" w:hAnsiTheme="majorHAnsi" w:cstheme="majorHAnsi"/>
          <w:color w:val="212121"/>
          <w:sz w:val="26"/>
          <w:szCs w:val="26"/>
          <w:shd w:val="clear" w:color="auto" w:fill="FFFFFF"/>
        </w:rPr>
        <w:t>Đĩ-Diễn-Nom</w:t>
      </w:r>
    </w:p>
    <w:p w14:paraId="3242E6B7" w14:textId="77777777" w:rsidR="00ED2757" w:rsidRPr="00FA7DB4" w:rsidRDefault="00000000" w:rsidP="007D2A5C">
      <w:pPr>
        <w:pStyle w:val="ListParagraph"/>
        <w:numPr>
          <w:ilvl w:val="0"/>
          <w:numId w:val="7"/>
        </w:numPr>
        <w:ind w:left="1440" w:hanging="450"/>
        <w:jc w:val="both"/>
        <w:rPr>
          <w:rFonts w:asciiTheme="majorHAnsi" w:hAnsiTheme="majorHAnsi" w:cstheme="majorHAnsi"/>
          <w:color w:val="212121"/>
          <w:sz w:val="26"/>
          <w:szCs w:val="26"/>
          <w:shd w:val="clear" w:color="auto" w:fill="FFFFFF"/>
        </w:rPr>
      </w:pPr>
      <w:hyperlink r:id="rId29" w:tgtFrame="_blank" w:history="1">
        <w:r w:rsidR="00ED2757" w:rsidRPr="00FA7DB4">
          <w:rPr>
            <w:rStyle w:val="Hyperlink"/>
            <w:rFonts w:asciiTheme="majorHAnsi" w:hAnsiTheme="majorHAnsi" w:cstheme="majorHAnsi"/>
            <w:sz w:val="26"/>
            <w:szCs w:val="26"/>
          </w:rPr>
          <w:t>https://www.scribd.com/document/354359285/</w:t>
        </w:r>
      </w:hyperlink>
      <w:r w:rsidR="00ED2757" w:rsidRPr="00FA7DB4">
        <w:rPr>
          <w:rFonts w:asciiTheme="majorHAnsi" w:hAnsiTheme="majorHAnsi" w:cstheme="majorHAnsi"/>
          <w:color w:val="212121"/>
          <w:sz w:val="26"/>
          <w:szCs w:val="26"/>
          <w:shd w:val="clear" w:color="auto" w:fill="FFFFFF"/>
        </w:rPr>
        <w:t>Đi-Chợ-Tinh-Tiền-Diễn-Nom</w:t>
      </w:r>
    </w:p>
    <w:p w14:paraId="4B99CB07" w14:textId="77777777" w:rsidR="00ED2757" w:rsidRPr="00FA7DB4" w:rsidRDefault="00000000" w:rsidP="007D2A5C">
      <w:pPr>
        <w:pStyle w:val="ListParagraph"/>
        <w:numPr>
          <w:ilvl w:val="0"/>
          <w:numId w:val="7"/>
        </w:numPr>
        <w:ind w:left="1440" w:hanging="450"/>
        <w:jc w:val="both"/>
        <w:rPr>
          <w:rFonts w:asciiTheme="majorHAnsi" w:hAnsiTheme="majorHAnsi" w:cstheme="majorHAnsi"/>
          <w:color w:val="212121"/>
          <w:sz w:val="26"/>
          <w:szCs w:val="26"/>
          <w:shd w:val="clear" w:color="auto" w:fill="FFFFFF"/>
        </w:rPr>
      </w:pPr>
      <w:hyperlink r:id="rId30" w:tgtFrame="_blank" w:history="1">
        <w:r w:rsidR="00ED2757" w:rsidRPr="00FA7DB4">
          <w:rPr>
            <w:rStyle w:val="Hyperlink"/>
            <w:rFonts w:asciiTheme="majorHAnsi" w:hAnsiTheme="majorHAnsi" w:cstheme="majorHAnsi"/>
            <w:sz w:val="26"/>
            <w:szCs w:val="26"/>
          </w:rPr>
          <w:t>https://www.scribd.com/document/354359289/Di-Chuc-V</w:t>
        </w:r>
      </w:hyperlink>
      <w:r w:rsidR="00ED2757" w:rsidRPr="00FA7DB4">
        <w:rPr>
          <w:rFonts w:asciiTheme="majorHAnsi" w:hAnsiTheme="majorHAnsi" w:cstheme="majorHAnsi"/>
          <w:color w:val="212121"/>
          <w:sz w:val="26"/>
          <w:szCs w:val="26"/>
          <w:shd w:val="clear" w:color="auto" w:fill="FFFFFF"/>
        </w:rPr>
        <w:t>ăn-Nguyễn-Khuyến</w:t>
      </w:r>
    </w:p>
    <w:p w14:paraId="660EAF7F" w14:textId="77777777" w:rsidR="00ED2757" w:rsidRPr="00FA7DB4" w:rsidRDefault="00000000" w:rsidP="007D2A5C">
      <w:pPr>
        <w:pStyle w:val="ListParagraph"/>
        <w:numPr>
          <w:ilvl w:val="0"/>
          <w:numId w:val="7"/>
        </w:numPr>
        <w:ind w:left="1440" w:hanging="450"/>
        <w:jc w:val="both"/>
        <w:rPr>
          <w:rFonts w:asciiTheme="majorHAnsi" w:hAnsiTheme="majorHAnsi" w:cstheme="majorHAnsi"/>
          <w:color w:val="212121"/>
          <w:sz w:val="26"/>
          <w:szCs w:val="26"/>
          <w:shd w:val="clear" w:color="auto" w:fill="FFFFFF"/>
        </w:rPr>
      </w:pPr>
      <w:hyperlink r:id="rId31" w:tgtFrame="_blank" w:history="1">
        <w:r w:rsidR="00ED2757" w:rsidRPr="00FA7DB4">
          <w:rPr>
            <w:rStyle w:val="Hyperlink"/>
            <w:rFonts w:asciiTheme="majorHAnsi" w:hAnsiTheme="majorHAnsi" w:cstheme="majorHAnsi"/>
            <w:sz w:val="26"/>
            <w:szCs w:val="26"/>
          </w:rPr>
          <w:t>https://www.scribd.com/document/352233420/1958-Giai-Nhan-K</w:t>
        </w:r>
      </w:hyperlink>
      <w:r w:rsidR="00ED2757" w:rsidRPr="00FA7DB4">
        <w:rPr>
          <w:rFonts w:asciiTheme="majorHAnsi" w:hAnsiTheme="majorHAnsi" w:cstheme="majorHAnsi"/>
          <w:color w:val="212121"/>
          <w:sz w:val="26"/>
          <w:szCs w:val="26"/>
          <w:shd w:val="clear" w:color="auto" w:fill="FFFFFF"/>
        </w:rPr>
        <w:t>ỳ-Ngộ-Phan-Chau-Trinh</w:t>
      </w:r>
    </w:p>
    <w:p w14:paraId="5C6F80D0" w14:textId="77777777" w:rsidR="00ED2757" w:rsidRPr="00FA7DB4" w:rsidRDefault="00000000" w:rsidP="007D2A5C">
      <w:pPr>
        <w:pStyle w:val="ListParagraph"/>
        <w:numPr>
          <w:ilvl w:val="0"/>
          <w:numId w:val="7"/>
        </w:numPr>
        <w:ind w:left="1440" w:hanging="450"/>
        <w:jc w:val="both"/>
        <w:rPr>
          <w:rFonts w:asciiTheme="majorHAnsi" w:hAnsiTheme="majorHAnsi" w:cstheme="majorHAnsi"/>
          <w:color w:val="212121"/>
          <w:sz w:val="26"/>
          <w:szCs w:val="26"/>
          <w:shd w:val="clear" w:color="auto" w:fill="FFFFFF"/>
        </w:rPr>
      </w:pPr>
      <w:hyperlink r:id="rId32" w:tgtFrame="_blank" w:history="1">
        <w:r w:rsidR="00ED2757" w:rsidRPr="00FA7DB4">
          <w:rPr>
            <w:rStyle w:val="Hyperlink"/>
            <w:rFonts w:asciiTheme="majorHAnsi" w:hAnsiTheme="majorHAnsi" w:cstheme="majorHAnsi"/>
            <w:sz w:val="26"/>
            <w:szCs w:val="26"/>
          </w:rPr>
          <w:t>https://www.scribd.com/document/365582497/1547-Truy</w:t>
        </w:r>
      </w:hyperlink>
      <w:r w:rsidR="00ED2757" w:rsidRPr="00FA7DB4">
        <w:rPr>
          <w:rFonts w:asciiTheme="majorHAnsi" w:hAnsiTheme="majorHAnsi" w:cstheme="majorHAnsi"/>
          <w:color w:val="212121"/>
          <w:sz w:val="26"/>
          <w:szCs w:val="26"/>
          <w:shd w:val="clear" w:color="auto" w:fill="FFFFFF"/>
        </w:rPr>
        <w:t>ền-Kỳ-Mạn-Lục-Nguyễn-Dữ</w:t>
      </w:r>
    </w:p>
    <w:p w14:paraId="3CAD980F" w14:textId="77777777" w:rsidR="00ED2757" w:rsidRPr="00FA7DB4" w:rsidRDefault="00000000" w:rsidP="007D2A5C">
      <w:pPr>
        <w:pStyle w:val="ListParagraph"/>
        <w:numPr>
          <w:ilvl w:val="0"/>
          <w:numId w:val="7"/>
        </w:numPr>
        <w:ind w:left="1440" w:hanging="450"/>
        <w:jc w:val="both"/>
        <w:rPr>
          <w:rFonts w:asciiTheme="majorHAnsi" w:hAnsiTheme="majorHAnsi" w:cstheme="majorHAnsi"/>
          <w:color w:val="212121"/>
          <w:sz w:val="26"/>
          <w:szCs w:val="26"/>
          <w:shd w:val="clear" w:color="auto" w:fill="FFFFFF"/>
        </w:rPr>
      </w:pPr>
      <w:hyperlink r:id="rId33" w:tgtFrame="_blank" w:history="1">
        <w:r w:rsidR="00ED2757" w:rsidRPr="00FA7DB4">
          <w:rPr>
            <w:rStyle w:val="Hyperlink"/>
            <w:rFonts w:asciiTheme="majorHAnsi" w:hAnsiTheme="majorHAnsi" w:cstheme="majorHAnsi"/>
            <w:sz w:val="26"/>
            <w:szCs w:val="26"/>
          </w:rPr>
          <w:t>https://www.scribd.com/document/365802429/1950-Cung-Oan-Ngam-Khuc-D</w:t>
        </w:r>
      </w:hyperlink>
      <w:r w:rsidR="00ED2757" w:rsidRPr="00FA7DB4">
        <w:rPr>
          <w:rFonts w:asciiTheme="majorHAnsi" w:hAnsiTheme="majorHAnsi" w:cstheme="majorHAnsi"/>
          <w:color w:val="212121"/>
          <w:sz w:val="26"/>
          <w:szCs w:val="26"/>
          <w:shd w:val="clear" w:color="auto" w:fill="FFFFFF"/>
        </w:rPr>
        <w:t>ẫn-Giải-Va-Chu-Thich-Ton-Thất-Lương</w:t>
      </w:r>
    </w:p>
    <w:p w14:paraId="6AAF51E3" w14:textId="77777777" w:rsidR="00ED2757" w:rsidRPr="00FA7DB4" w:rsidRDefault="00000000" w:rsidP="007D2A5C">
      <w:pPr>
        <w:pStyle w:val="ListParagraph"/>
        <w:numPr>
          <w:ilvl w:val="0"/>
          <w:numId w:val="7"/>
        </w:numPr>
        <w:ind w:left="1440" w:hanging="450"/>
        <w:jc w:val="both"/>
        <w:rPr>
          <w:rFonts w:asciiTheme="majorHAnsi" w:hAnsiTheme="majorHAnsi" w:cstheme="majorHAnsi"/>
          <w:color w:val="212121"/>
          <w:sz w:val="26"/>
          <w:szCs w:val="26"/>
          <w:shd w:val="clear" w:color="auto" w:fill="FFFFFF"/>
        </w:rPr>
      </w:pPr>
      <w:hyperlink r:id="rId34" w:tgtFrame="_blank" w:history="1">
        <w:r w:rsidR="00ED2757" w:rsidRPr="00FA7DB4">
          <w:rPr>
            <w:rStyle w:val="Hyperlink"/>
            <w:rFonts w:asciiTheme="majorHAnsi" w:hAnsiTheme="majorHAnsi" w:cstheme="majorHAnsi"/>
            <w:sz w:val="26"/>
            <w:szCs w:val="26"/>
          </w:rPr>
          <w:t>https://www.scribd.com/document/365802849/1952-Gia-Hu</w:t>
        </w:r>
      </w:hyperlink>
      <w:r w:rsidR="00ED2757" w:rsidRPr="00FA7DB4">
        <w:rPr>
          <w:rFonts w:asciiTheme="majorHAnsi" w:hAnsiTheme="majorHAnsi" w:cstheme="majorHAnsi"/>
          <w:color w:val="212121"/>
          <w:sz w:val="26"/>
          <w:szCs w:val="26"/>
          <w:shd w:val="clear" w:color="auto" w:fill="FFFFFF"/>
        </w:rPr>
        <w:t>ấn-Ca-Nguyễn-Trai-Đinh-Gia-Thuyết-Chu-Thich</w:t>
      </w:r>
    </w:p>
    <w:p w14:paraId="62E55485" w14:textId="77777777" w:rsidR="00ED2757" w:rsidRPr="00FA7DB4" w:rsidRDefault="00000000" w:rsidP="007D2A5C">
      <w:pPr>
        <w:pStyle w:val="ListParagraph"/>
        <w:numPr>
          <w:ilvl w:val="0"/>
          <w:numId w:val="7"/>
        </w:numPr>
        <w:ind w:left="1440" w:hanging="450"/>
        <w:jc w:val="both"/>
        <w:rPr>
          <w:rFonts w:asciiTheme="majorHAnsi" w:hAnsiTheme="majorHAnsi" w:cstheme="majorHAnsi"/>
          <w:color w:val="212121"/>
          <w:sz w:val="26"/>
          <w:szCs w:val="26"/>
          <w:shd w:val="clear" w:color="auto" w:fill="FFFFFF"/>
        </w:rPr>
      </w:pPr>
      <w:hyperlink r:id="rId35" w:tgtFrame="_blank" w:history="1">
        <w:r w:rsidR="00ED2757" w:rsidRPr="00FA7DB4">
          <w:rPr>
            <w:rStyle w:val="Hyperlink"/>
            <w:rFonts w:asciiTheme="majorHAnsi" w:hAnsiTheme="majorHAnsi" w:cstheme="majorHAnsi"/>
            <w:sz w:val="26"/>
            <w:szCs w:val="26"/>
          </w:rPr>
          <w:t>https://www.scribd.com/document/350234561/1898-Qu</w:t>
        </w:r>
      </w:hyperlink>
      <w:r w:rsidR="00ED2757" w:rsidRPr="00FA7DB4">
        <w:rPr>
          <w:rFonts w:asciiTheme="majorHAnsi" w:hAnsiTheme="majorHAnsi" w:cstheme="majorHAnsi"/>
          <w:color w:val="212121"/>
          <w:sz w:val="26"/>
          <w:szCs w:val="26"/>
          <w:shd w:val="clear" w:color="auto" w:fill="FFFFFF"/>
        </w:rPr>
        <w:t>ảng-Tập-Viem-Văn-Edmond-Nordemann</w:t>
      </w:r>
    </w:p>
    <w:p w14:paraId="12E8511B" w14:textId="77777777" w:rsidR="00ED2757" w:rsidRPr="00FA7DB4" w:rsidRDefault="00000000" w:rsidP="007D2A5C">
      <w:pPr>
        <w:pStyle w:val="ListParagraph"/>
        <w:numPr>
          <w:ilvl w:val="0"/>
          <w:numId w:val="7"/>
        </w:numPr>
        <w:ind w:left="1440" w:hanging="450"/>
        <w:jc w:val="both"/>
        <w:rPr>
          <w:rFonts w:asciiTheme="majorHAnsi" w:hAnsiTheme="majorHAnsi" w:cstheme="majorHAnsi"/>
          <w:color w:val="212121"/>
          <w:sz w:val="26"/>
          <w:szCs w:val="26"/>
          <w:shd w:val="clear" w:color="auto" w:fill="FFFFFF"/>
        </w:rPr>
      </w:pPr>
      <w:hyperlink r:id="rId36" w:tgtFrame="_blank" w:history="1">
        <w:r w:rsidR="00ED2757" w:rsidRPr="00FA7DB4">
          <w:rPr>
            <w:rStyle w:val="Hyperlink"/>
            <w:rFonts w:asciiTheme="majorHAnsi" w:hAnsiTheme="majorHAnsi" w:cstheme="majorHAnsi"/>
            <w:sz w:val="26"/>
            <w:szCs w:val="26"/>
          </w:rPr>
          <w:t>https://www.scribd.com/document/368541567/T</w:t>
        </w:r>
      </w:hyperlink>
      <w:r w:rsidR="00ED2757" w:rsidRPr="00FA7DB4">
        <w:rPr>
          <w:rFonts w:asciiTheme="majorHAnsi" w:hAnsiTheme="majorHAnsi" w:cstheme="majorHAnsi"/>
          <w:color w:val="212121"/>
          <w:sz w:val="26"/>
          <w:szCs w:val="26"/>
          <w:shd w:val="clear" w:color="auto" w:fill="FFFFFF"/>
        </w:rPr>
        <w:t>ổng-Tập-Văn-Học-Nom-Thơ-Nom-Han-Luật-Nguyễn-Ta-Nhi</w:t>
      </w:r>
    </w:p>
    <w:p w14:paraId="757C23AA" w14:textId="77777777" w:rsidR="00ED2757" w:rsidRPr="00FA7DB4" w:rsidRDefault="00000000" w:rsidP="007D2A5C">
      <w:pPr>
        <w:pStyle w:val="ListParagraph"/>
        <w:numPr>
          <w:ilvl w:val="0"/>
          <w:numId w:val="7"/>
        </w:numPr>
        <w:ind w:left="1440" w:hanging="450"/>
        <w:jc w:val="both"/>
        <w:rPr>
          <w:rFonts w:asciiTheme="majorHAnsi" w:hAnsiTheme="majorHAnsi" w:cstheme="majorHAnsi"/>
          <w:color w:val="212121"/>
          <w:sz w:val="26"/>
          <w:szCs w:val="26"/>
          <w:shd w:val="clear" w:color="auto" w:fill="FFFFFF"/>
        </w:rPr>
      </w:pPr>
      <w:hyperlink r:id="rId37" w:tgtFrame="_blank" w:history="1">
        <w:r w:rsidR="00ED2757" w:rsidRPr="00FA7DB4">
          <w:rPr>
            <w:rStyle w:val="Hyperlink"/>
            <w:rFonts w:asciiTheme="majorHAnsi" w:hAnsiTheme="majorHAnsi" w:cstheme="majorHAnsi"/>
            <w:sz w:val="26"/>
            <w:szCs w:val="26"/>
          </w:rPr>
          <w:t>https://www.scribd.com/document/352647408/Le-Tri</w:t>
        </w:r>
      </w:hyperlink>
      <w:r w:rsidR="00ED2757" w:rsidRPr="00FA7DB4">
        <w:rPr>
          <w:rFonts w:asciiTheme="majorHAnsi" w:hAnsiTheme="majorHAnsi" w:cstheme="majorHAnsi"/>
          <w:color w:val="212121"/>
          <w:sz w:val="26"/>
          <w:szCs w:val="26"/>
          <w:shd w:val="clear" w:color="auto" w:fill="FFFFFF"/>
        </w:rPr>
        <w:t>ều-Nguyễn-Tướng-Cong-Gia-Huấn-Ca-Maurice-Durand</w:t>
      </w:r>
    </w:p>
    <w:p w14:paraId="0AE202FF" w14:textId="77777777" w:rsidR="00072C8A" w:rsidRPr="00072C8A" w:rsidRDefault="00072C8A" w:rsidP="00EB5254">
      <w:pPr>
        <w:pStyle w:val="ListParagraph"/>
        <w:ind w:left="1440"/>
        <w:jc w:val="both"/>
        <w:rPr>
          <w:rFonts w:asciiTheme="majorHAnsi" w:hAnsiTheme="majorHAnsi" w:cstheme="majorHAnsi"/>
          <w:color w:val="212121"/>
          <w:sz w:val="26"/>
          <w:szCs w:val="26"/>
          <w:shd w:val="clear" w:color="auto" w:fill="FFFFFF"/>
        </w:rPr>
      </w:pPr>
    </w:p>
    <w:p w14:paraId="6FE38216" w14:textId="77777777" w:rsidR="00072C8A" w:rsidRPr="00072C8A" w:rsidRDefault="00072C8A" w:rsidP="00072C8A">
      <w:pPr>
        <w:pStyle w:val="ListParagraph"/>
        <w:ind w:left="1440"/>
        <w:jc w:val="both"/>
        <w:rPr>
          <w:rFonts w:asciiTheme="majorHAnsi" w:hAnsiTheme="majorHAnsi" w:cstheme="majorHAnsi"/>
          <w:color w:val="212121"/>
          <w:sz w:val="26"/>
          <w:szCs w:val="26"/>
          <w:shd w:val="clear" w:color="auto" w:fill="FFFFFF"/>
        </w:rPr>
      </w:pPr>
    </w:p>
    <w:p w14:paraId="36712D11" w14:textId="031FD43E" w:rsidR="00ED2757" w:rsidRPr="00FA7DB4" w:rsidRDefault="00000000" w:rsidP="007D2A5C">
      <w:pPr>
        <w:pStyle w:val="ListParagraph"/>
        <w:numPr>
          <w:ilvl w:val="0"/>
          <w:numId w:val="7"/>
        </w:numPr>
        <w:ind w:left="1440" w:hanging="450"/>
        <w:jc w:val="both"/>
        <w:rPr>
          <w:rFonts w:asciiTheme="majorHAnsi" w:hAnsiTheme="majorHAnsi" w:cstheme="majorHAnsi"/>
          <w:color w:val="212121"/>
          <w:sz w:val="26"/>
          <w:szCs w:val="26"/>
          <w:shd w:val="clear" w:color="auto" w:fill="FFFFFF"/>
        </w:rPr>
      </w:pPr>
      <w:hyperlink r:id="rId38" w:history="1">
        <w:r w:rsidR="00072C8A" w:rsidRPr="00131A1E">
          <w:rPr>
            <w:rStyle w:val="Hyperlink"/>
            <w:rFonts w:asciiTheme="majorHAnsi" w:hAnsiTheme="majorHAnsi" w:cstheme="majorHAnsi"/>
            <w:sz w:val="26"/>
            <w:szCs w:val="26"/>
          </w:rPr>
          <w:t>https://www.scribd.com/document/352647934/Cung-Oan-Thi-Maurice-Durand</w:t>
        </w:r>
      </w:hyperlink>
    </w:p>
    <w:p w14:paraId="2EDAA5D7" w14:textId="77777777" w:rsidR="00ED2757" w:rsidRPr="00FA7DB4" w:rsidRDefault="00000000" w:rsidP="007D2A5C">
      <w:pPr>
        <w:pStyle w:val="ListParagraph"/>
        <w:numPr>
          <w:ilvl w:val="0"/>
          <w:numId w:val="7"/>
        </w:numPr>
        <w:ind w:left="1440" w:hanging="450"/>
        <w:jc w:val="both"/>
        <w:rPr>
          <w:rFonts w:asciiTheme="majorHAnsi" w:hAnsiTheme="majorHAnsi" w:cstheme="majorHAnsi"/>
          <w:color w:val="212121"/>
          <w:sz w:val="26"/>
          <w:szCs w:val="26"/>
          <w:shd w:val="clear" w:color="auto" w:fill="FFFFFF"/>
        </w:rPr>
      </w:pPr>
      <w:hyperlink r:id="rId39" w:tgtFrame="_blank" w:history="1">
        <w:r w:rsidR="00ED2757" w:rsidRPr="00FA7DB4">
          <w:rPr>
            <w:rStyle w:val="Hyperlink"/>
            <w:rFonts w:asciiTheme="majorHAnsi" w:hAnsiTheme="majorHAnsi" w:cstheme="majorHAnsi"/>
            <w:sz w:val="26"/>
            <w:szCs w:val="26"/>
          </w:rPr>
          <w:t>https://www.scribd.com/document/352647926/Thien-Nam-Toan-Qu</w:t>
        </w:r>
      </w:hyperlink>
      <w:r w:rsidR="00ED2757" w:rsidRPr="00FA7DB4">
        <w:rPr>
          <w:rFonts w:asciiTheme="majorHAnsi" w:hAnsiTheme="majorHAnsi" w:cstheme="majorHAnsi"/>
          <w:color w:val="212121"/>
          <w:sz w:val="26"/>
          <w:szCs w:val="26"/>
          <w:shd w:val="clear" w:color="auto" w:fill="FFFFFF"/>
        </w:rPr>
        <w:t>ốc-Diễn-Am-Maurice-Durand</w:t>
      </w:r>
    </w:p>
    <w:p w14:paraId="1518F995" w14:textId="77777777" w:rsidR="00ED2757" w:rsidRPr="00FA7DB4" w:rsidRDefault="00000000" w:rsidP="007D2A5C">
      <w:pPr>
        <w:pStyle w:val="ListParagraph"/>
        <w:numPr>
          <w:ilvl w:val="0"/>
          <w:numId w:val="7"/>
        </w:numPr>
        <w:ind w:left="1440" w:hanging="450"/>
        <w:jc w:val="both"/>
        <w:rPr>
          <w:rFonts w:asciiTheme="majorHAnsi" w:hAnsiTheme="majorHAnsi" w:cstheme="majorHAnsi"/>
          <w:color w:val="212121"/>
          <w:sz w:val="26"/>
          <w:szCs w:val="26"/>
          <w:shd w:val="clear" w:color="auto" w:fill="FFFFFF"/>
        </w:rPr>
      </w:pPr>
      <w:hyperlink r:id="rId40" w:tgtFrame="_blank" w:history="1">
        <w:r w:rsidR="00ED2757" w:rsidRPr="00FA7DB4">
          <w:rPr>
            <w:rStyle w:val="Hyperlink"/>
            <w:rFonts w:asciiTheme="majorHAnsi" w:hAnsiTheme="majorHAnsi" w:cstheme="majorHAnsi"/>
            <w:sz w:val="26"/>
            <w:szCs w:val="26"/>
          </w:rPr>
          <w:t>https://www.scribd.com/document/352647937/Truy</w:t>
        </w:r>
      </w:hyperlink>
      <w:r w:rsidR="00ED2757" w:rsidRPr="00FA7DB4">
        <w:rPr>
          <w:rFonts w:asciiTheme="majorHAnsi" w:hAnsiTheme="majorHAnsi" w:cstheme="majorHAnsi"/>
          <w:color w:val="212121"/>
          <w:sz w:val="26"/>
          <w:szCs w:val="26"/>
          <w:shd w:val="clear" w:color="auto" w:fill="FFFFFF"/>
        </w:rPr>
        <w:t>ện-Vua-Le-Thai-Tổ-Maurice-Durand</w:t>
      </w:r>
    </w:p>
    <w:p w14:paraId="7A2B7FC0" w14:textId="77777777" w:rsidR="00ED2757" w:rsidRPr="00FA7DB4" w:rsidRDefault="00000000" w:rsidP="007D2A5C">
      <w:pPr>
        <w:pStyle w:val="ListParagraph"/>
        <w:numPr>
          <w:ilvl w:val="0"/>
          <w:numId w:val="7"/>
        </w:numPr>
        <w:ind w:left="1440" w:hanging="450"/>
        <w:jc w:val="both"/>
        <w:rPr>
          <w:rFonts w:asciiTheme="majorHAnsi" w:hAnsiTheme="majorHAnsi" w:cstheme="majorHAnsi"/>
          <w:color w:val="212121"/>
          <w:sz w:val="26"/>
          <w:szCs w:val="26"/>
          <w:shd w:val="clear" w:color="auto" w:fill="FFFFFF"/>
        </w:rPr>
      </w:pPr>
      <w:hyperlink r:id="rId41" w:tgtFrame="_blank" w:history="1">
        <w:r w:rsidR="00ED2757" w:rsidRPr="00FA7DB4">
          <w:rPr>
            <w:rStyle w:val="Hyperlink"/>
            <w:rFonts w:asciiTheme="majorHAnsi" w:hAnsiTheme="majorHAnsi" w:cstheme="majorHAnsi"/>
            <w:sz w:val="26"/>
            <w:szCs w:val="26"/>
          </w:rPr>
          <w:t>https://www.scribd.com/document/352647415/</w:t>
        </w:r>
      </w:hyperlink>
      <w:r w:rsidR="00ED2757" w:rsidRPr="00FA7DB4">
        <w:rPr>
          <w:rFonts w:asciiTheme="majorHAnsi" w:hAnsiTheme="majorHAnsi" w:cstheme="majorHAnsi"/>
          <w:color w:val="212121"/>
          <w:sz w:val="26"/>
          <w:szCs w:val="26"/>
          <w:shd w:val="clear" w:color="auto" w:fill="FFFFFF"/>
        </w:rPr>
        <w:t>Đại-Nam-Quốc-Tuý-Maurice-Durand</w:t>
      </w:r>
    </w:p>
    <w:p w14:paraId="71D0D28C" w14:textId="77777777" w:rsidR="00ED2757" w:rsidRPr="00FA7DB4" w:rsidRDefault="00000000" w:rsidP="007D2A5C">
      <w:pPr>
        <w:pStyle w:val="ListParagraph"/>
        <w:numPr>
          <w:ilvl w:val="0"/>
          <w:numId w:val="7"/>
        </w:numPr>
        <w:ind w:left="1440" w:hanging="450"/>
        <w:jc w:val="both"/>
        <w:rPr>
          <w:rFonts w:asciiTheme="majorHAnsi" w:hAnsiTheme="majorHAnsi" w:cstheme="majorHAnsi"/>
          <w:color w:val="212121"/>
          <w:sz w:val="26"/>
          <w:szCs w:val="26"/>
          <w:shd w:val="clear" w:color="auto" w:fill="FFFFFF"/>
        </w:rPr>
      </w:pPr>
      <w:hyperlink r:id="rId42" w:tgtFrame="_blank" w:history="1">
        <w:r w:rsidR="00ED2757" w:rsidRPr="00FA7DB4">
          <w:rPr>
            <w:rStyle w:val="Hyperlink"/>
            <w:rFonts w:asciiTheme="majorHAnsi" w:hAnsiTheme="majorHAnsi" w:cstheme="majorHAnsi"/>
            <w:sz w:val="26"/>
            <w:szCs w:val="26"/>
          </w:rPr>
          <w:t>https://www.scribd.com/document/352648389/Thanh-T</w:t>
        </w:r>
      </w:hyperlink>
      <w:r w:rsidR="00ED2757" w:rsidRPr="00FA7DB4">
        <w:rPr>
          <w:rFonts w:asciiTheme="majorHAnsi" w:hAnsiTheme="majorHAnsi" w:cstheme="majorHAnsi"/>
          <w:color w:val="212121"/>
          <w:sz w:val="26"/>
          <w:szCs w:val="26"/>
          <w:shd w:val="clear" w:color="auto" w:fill="FFFFFF"/>
        </w:rPr>
        <w:t>ổ-Kệ-Diễn-Quốc-Am-Maurice-Durand</w:t>
      </w:r>
    </w:p>
    <w:p w14:paraId="732A30FA" w14:textId="77777777" w:rsidR="00ED2757" w:rsidRPr="00FA7DB4" w:rsidRDefault="00000000" w:rsidP="007D2A5C">
      <w:pPr>
        <w:pStyle w:val="ListParagraph"/>
        <w:numPr>
          <w:ilvl w:val="0"/>
          <w:numId w:val="7"/>
        </w:numPr>
        <w:ind w:left="1440" w:hanging="450"/>
        <w:jc w:val="both"/>
        <w:rPr>
          <w:rFonts w:asciiTheme="majorHAnsi" w:hAnsiTheme="majorHAnsi" w:cstheme="majorHAnsi"/>
          <w:color w:val="212121"/>
          <w:sz w:val="26"/>
          <w:szCs w:val="26"/>
          <w:shd w:val="clear" w:color="auto" w:fill="FFFFFF"/>
        </w:rPr>
      </w:pPr>
      <w:hyperlink r:id="rId43" w:tgtFrame="_blank" w:history="1">
        <w:r w:rsidR="00ED2757" w:rsidRPr="00FA7DB4">
          <w:rPr>
            <w:rStyle w:val="Hyperlink"/>
            <w:rFonts w:asciiTheme="majorHAnsi" w:hAnsiTheme="majorHAnsi" w:cstheme="majorHAnsi"/>
            <w:sz w:val="26"/>
            <w:szCs w:val="26"/>
          </w:rPr>
          <w:t>https://www.scribd.com/document/352649175/V</w:t>
        </w:r>
      </w:hyperlink>
      <w:r w:rsidR="00ED2757" w:rsidRPr="00FA7DB4">
        <w:rPr>
          <w:rFonts w:asciiTheme="majorHAnsi" w:hAnsiTheme="majorHAnsi" w:cstheme="majorHAnsi"/>
          <w:color w:val="212121"/>
          <w:sz w:val="26"/>
          <w:szCs w:val="26"/>
          <w:shd w:val="clear" w:color="auto" w:fill="FFFFFF"/>
        </w:rPr>
        <w:t>ăn-Tế-Tướng-Sĩ-Trận-Vong-Maurice-Durand</w:t>
      </w:r>
    </w:p>
    <w:p w14:paraId="34A5EB38" w14:textId="77777777" w:rsidR="00ED2757" w:rsidRPr="00FA7DB4" w:rsidRDefault="00000000" w:rsidP="007D2A5C">
      <w:pPr>
        <w:pStyle w:val="ListParagraph"/>
        <w:numPr>
          <w:ilvl w:val="0"/>
          <w:numId w:val="7"/>
        </w:numPr>
        <w:ind w:left="1440" w:hanging="450"/>
        <w:jc w:val="both"/>
        <w:rPr>
          <w:rFonts w:asciiTheme="majorHAnsi" w:hAnsiTheme="majorHAnsi" w:cstheme="majorHAnsi"/>
          <w:color w:val="212121"/>
          <w:sz w:val="26"/>
          <w:szCs w:val="26"/>
          <w:shd w:val="clear" w:color="auto" w:fill="FFFFFF"/>
        </w:rPr>
      </w:pPr>
      <w:hyperlink r:id="rId44" w:tgtFrame="_blank" w:history="1">
        <w:r w:rsidR="00ED2757" w:rsidRPr="00FA7DB4">
          <w:rPr>
            <w:rStyle w:val="Hyperlink"/>
            <w:rFonts w:asciiTheme="majorHAnsi" w:hAnsiTheme="majorHAnsi" w:cstheme="majorHAnsi"/>
            <w:sz w:val="26"/>
            <w:szCs w:val="26"/>
          </w:rPr>
          <w:t>https://www.scribd.com/document/352649182/B</w:t>
        </w:r>
      </w:hyperlink>
      <w:r w:rsidR="00ED2757" w:rsidRPr="00FA7DB4">
        <w:rPr>
          <w:rFonts w:asciiTheme="majorHAnsi" w:hAnsiTheme="majorHAnsi" w:cstheme="majorHAnsi"/>
          <w:color w:val="212121"/>
          <w:sz w:val="26"/>
          <w:szCs w:val="26"/>
          <w:shd w:val="clear" w:color="auto" w:fill="FFFFFF"/>
        </w:rPr>
        <w:t>ạch-Van-Thi-Tập-Maurice-Durand</w:t>
      </w:r>
    </w:p>
    <w:p w14:paraId="5C3D9BAF" w14:textId="77777777" w:rsidR="00ED2757" w:rsidRPr="00FA7DB4" w:rsidRDefault="00000000" w:rsidP="007D2A5C">
      <w:pPr>
        <w:pStyle w:val="ListParagraph"/>
        <w:numPr>
          <w:ilvl w:val="0"/>
          <w:numId w:val="7"/>
        </w:numPr>
        <w:ind w:left="1440" w:hanging="450"/>
        <w:jc w:val="both"/>
        <w:rPr>
          <w:rFonts w:asciiTheme="majorHAnsi" w:hAnsiTheme="majorHAnsi" w:cstheme="majorHAnsi"/>
          <w:color w:val="212121"/>
          <w:sz w:val="26"/>
          <w:szCs w:val="26"/>
          <w:shd w:val="clear" w:color="auto" w:fill="FFFFFF"/>
        </w:rPr>
      </w:pPr>
      <w:hyperlink r:id="rId45" w:tgtFrame="_blank" w:history="1">
        <w:r w:rsidR="00ED2757" w:rsidRPr="00FA7DB4">
          <w:rPr>
            <w:rStyle w:val="Hyperlink"/>
            <w:rFonts w:asciiTheme="majorHAnsi" w:hAnsiTheme="majorHAnsi" w:cstheme="majorHAnsi"/>
            <w:sz w:val="26"/>
            <w:szCs w:val="26"/>
          </w:rPr>
          <w:t>https://www.scribd.com/document/352649184/Ph</w:t>
        </w:r>
      </w:hyperlink>
      <w:r w:rsidR="00ED2757" w:rsidRPr="00FA7DB4">
        <w:rPr>
          <w:rFonts w:asciiTheme="majorHAnsi" w:hAnsiTheme="majorHAnsi" w:cstheme="majorHAnsi"/>
          <w:color w:val="212121"/>
          <w:sz w:val="26"/>
          <w:szCs w:val="26"/>
          <w:shd w:val="clear" w:color="auto" w:fill="FFFFFF"/>
        </w:rPr>
        <w:t>ương-Hoa-Tan-Truyện-Maurice-Durand</w:t>
      </w:r>
    </w:p>
    <w:p w14:paraId="428A6855" w14:textId="77777777" w:rsidR="00ED2757" w:rsidRPr="00FA7DB4" w:rsidRDefault="00000000" w:rsidP="007D2A5C">
      <w:pPr>
        <w:pStyle w:val="ListParagraph"/>
        <w:numPr>
          <w:ilvl w:val="0"/>
          <w:numId w:val="7"/>
        </w:numPr>
        <w:ind w:left="1440" w:hanging="450"/>
        <w:jc w:val="both"/>
        <w:rPr>
          <w:rFonts w:asciiTheme="majorHAnsi" w:hAnsiTheme="majorHAnsi" w:cstheme="majorHAnsi"/>
          <w:color w:val="212121"/>
          <w:sz w:val="26"/>
          <w:szCs w:val="26"/>
          <w:shd w:val="clear" w:color="auto" w:fill="FFFFFF"/>
        </w:rPr>
      </w:pPr>
      <w:hyperlink r:id="rId46" w:tgtFrame="_blank" w:history="1">
        <w:r w:rsidR="00ED2757" w:rsidRPr="00FA7DB4">
          <w:rPr>
            <w:rStyle w:val="Hyperlink"/>
            <w:rFonts w:asciiTheme="majorHAnsi" w:hAnsiTheme="majorHAnsi" w:cstheme="majorHAnsi"/>
            <w:sz w:val="26"/>
            <w:szCs w:val="26"/>
          </w:rPr>
          <w:t>https://www.scribd.com/document/329053271/1958-Thien-Nam-Ng</w:t>
        </w:r>
      </w:hyperlink>
      <w:r w:rsidR="00ED2757" w:rsidRPr="00FA7DB4">
        <w:rPr>
          <w:rFonts w:asciiTheme="majorHAnsi" w:hAnsiTheme="majorHAnsi" w:cstheme="majorHAnsi"/>
          <w:color w:val="212121"/>
          <w:sz w:val="26"/>
          <w:szCs w:val="26"/>
          <w:shd w:val="clear" w:color="auto" w:fill="FFFFFF"/>
        </w:rPr>
        <w:t>ữ-Lục-Tập-1-Nguyễn-Lương-Ngọc-Đinh-Gia-Khanh</w:t>
      </w:r>
    </w:p>
    <w:p w14:paraId="4F583877" w14:textId="140C906A" w:rsidR="2D82A6A2" w:rsidRPr="007D2A5C" w:rsidRDefault="00000000" w:rsidP="2D82A6A2">
      <w:pPr>
        <w:pStyle w:val="ListParagraph"/>
        <w:numPr>
          <w:ilvl w:val="0"/>
          <w:numId w:val="7"/>
        </w:numPr>
        <w:pBdr>
          <w:top w:val="nil"/>
          <w:left w:val="nil"/>
          <w:bottom w:val="nil"/>
          <w:right w:val="nil"/>
          <w:between w:val="nil"/>
        </w:pBdr>
        <w:spacing w:after="0"/>
        <w:ind w:left="1440" w:hanging="450"/>
        <w:jc w:val="both"/>
        <w:rPr>
          <w:rFonts w:asciiTheme="majorHAnsi" w:eastAsia="Times New Roman" w:hAnsiTheme="majorHAnsi" w:cstheme="majorBidi"/>
          <w:color w:val="000000"/>
          <w:sz w:val="26"/>
          <w:szCs w:val="26"/>
          <w:lang w:val="vi-VN"/>
        </w:rPr>
      </w:pPr>
      <w:hyperlink r:id="rId47">
        <w:r w:rsidR="00ED2757" w:rsidRPr="00FA7DB4">
          <w:rPr>
            <w:rStyle w:val="Hyperlink"/>
            <w:rFonts w:asciiTheme="majorHAnsi" w:hAnsiTheme="majorHAnsi" w:cstheme="majorBidi"/>
            <w:sz w:val="26"/>
            <w:szCs w:val="26"/>
          </w:rPr>
          <w:t>https://www.scribd.com/document/352647412/Phật-Thuyết-Đại-Thanh-Mạt-Kiếp-Chan-Kinh-Maurice-Durand</w:t>
        </w:r>
      </w:hyperlink>
    </w:p>
    <w:p w14:paraId="6D09FB51" w14:textId="3FF5B7C6" w:rsidR="006A13E8" w:rsidRDefault="006A13E8" w:rsidP="2D82A6A2">
      <w:pPr>
        <w:pBdr>
          <w:top w:val="nil"/>
          <w:left w:val="nil"/>
          <w:bottom w:val="nil"/>
          <w:right w:val="nil"/>
          <w:between w:val="nil"/>
        </w:pBdr>
        <w:spacing w:after="0"/>
        <w:rPr>
          <w:rFonts w:asciiTheme="majorHAnsi" w:eastAsia="Times New Roman" w:hAnsiTheme="majorHAnsi" w:cstheme="majorBidi"/>
          <w:color w:val="000000" w:themeColor="text1"/>
          <w:sz w:val="26"/>
          <w:szCs w:val="26"/>
          <w:lang w:val="vi-VN"/>
        </w:rPr>
      </w:pPr>
    </w:p>
    <w:p w14:paraId="77C68C0C" w14:textId="77777777" w:rsidR="0095141D" w:rsidRDefault="0095141D" w:rsidP="2D82A6A2">
      <w:pPr>
        <w:pBdr>
          <w:top w:val="nil"/>
          <w:left w:val="nil"/>
          <w:bottom w:val="nil"/>
          <w:right w:val="nil"/>
          <w:between w:val="nil"/>
        </w:pBdr>
        <w:spacing w:after="0"/>
        <w:rPr>
          <w:ins w:id="95" w:author="{5DB107BA-0878-4B41-9BBE-D20BECCB5543}" w:date="2023-08-07T23:42:00Z"/>
          <w:rFonts w:asciiTheme="majorHAnsi" w:eastAsia="Times New Roman" w:hAnsiTheme="majorHAnsi" w:cstheme="majorBidi"/>
          <w:color w:val="000000" w:themeColor="text1"/>
          <w:sz w:val="26"/>
          <w:szCs w:val="26"/>
          <w:lang w:val="vi-VN"/>
        </w:rPr>
      </w:pPr>
    </w:p>
    <w:p w14:paraId="33438932" w14:textId="78DB0C5D" w:rsidR="001B24FB" w:rsidRPr="007D2A5C" w:rsidRDefault="00187918" w:rsidP="00753AA4">
      <w:pPr>
        <w:pStyle w:val="Heading03"/>
        <w:numPr>
          <w:ilvl w:val="0"/>
          <w:numId w:val="0"/>
        </w:numPr>
        <w:ind w:left="720"/>
      </w:pPr>
      <w:bookmarkStart w:id="96" w:name="_Toc142345556"/>
      <w:bookmarkStart w:id="97" w:name="_Toc142345921"/>
      <w:bookmarkStart w:id="98" w:name="_Toc142736597"/>
      <w:r w:rsidRPr="007D2A5C">
        <w:t>4.2.2.</w:t>
      </w:r>
      <w:r w:rsidRPr="007D2A5C">
        <w:tab/>
      </w:r>
      <w:proofErr w:type="spellStart"/>
      <w:r w:rsidR="00A94B0A" w:rsidRPr="007D2A5C">
        <w:t>Tải</w:t>
      </w:r>
      <w:proofErr w:type="spellEnd"/>
      <w:r w:rsidR="00A94B0A" w:rsidRPr="007D2A5C">
        <w:t xml:space="preserve"> </w:t>
      </w:r>
      <w:proofErr w:type="spellStart"/>
      <w:r w:rsidR="001506DA" w:rsidRPr="007D2A5C">
        <w:t>nội</w:t>
      </w:r>
      <w:proofErr w:type="spellEnd"/>
      <w:r w:rsidR="001506DA" w:rsidRPr="007D2A5C">
        <w:t xml:space="preserve"> dung </w:t>
      </w:r>
      <w:proofErr w:type="spellStart"/>
      <w:r w:rsidR="00A94B0A" w:rsidRPr="007D2A5C">
        <w:t>các</w:t>
      </w:r>
      <w:proofErr w:type="spellEnd"/>
      <w:r w:rsidR="00A94B0A" w:rsidRPr="007D2A5C">
        <w:t xml:space="preserve"> </w:t>
      </w:r>
      <w:proofErr w:type="spellStart"/>
      <w:r w:rsidR="00A94B0A" w:rsidRPr="007D2A5C">
        <w:t>tệp</w:t>
      </w:r>
      <w:proofErr w:type="spellEnd"/>
      <w:r w:rsidR="00A94B0A" w:rsidRPr="007D2A5C">
        <w:t xml:space="preserve"> HTML</w:t>
      </w:r>
      <w:bookmarkEnd w:id="96"/>
      <w:bookmarkEnd w:id="97"/>
      <w:bookmarkEnd w:id="98"/>
      <w:r w:rsidR="00A94B0A" w:rsidRPr="007D2A5C">
        <w:t xml:space="preserve"> </w:t>
      </w:r>
    </w:p>
    <w:p w14:paraId="08FFBD1D" w14:textId="5676C9D7" w:rsidR="004437AA" w:rsidRDefault="00C80623" w:rsidP="007D2A5C">
      <w:pPr>
        <w:pStyle w:val="NormalText"/>
        <w:jc w:val="both"/>
        <w:rPr>
          <w:lang w:val="vi-VN"/>
        </w:rPr>
      </w:pPr>
      <w:r>
        <w:rPr>
          <w:lang w:val="vi-VN"/>
        </w:rPr>
        <w:t>Về c</w:t>
      </w:r>
      <w:r w:rsidR="002A2B96">
        <w:rPr>
          <w:lang w:val="vi-VN"/>
        </w:rPr>
        <w:t xml:space="preserve">ơ bản, </w:t>
      </w:r>
      <w:r w:rsidR="00871DE3" w:rsidRPr="00871DE3">
        <w:rPr>
          <w:lang w:val="vi-VN"/>
        </w:rPr>
        <w:t>tệp HTML là cốt lõi của bất kỳ trang web nào, xác định cấu trúc và nội dung của trang, đồng thời cung cấp khả năng tương tác và tích hợp với các ngôn ngữ và công nghệ khác để tạo ra trải nghiệm web đa dạng và phong phú.</w:t>
      </w:r>
      <w:r w:rsidR="00871DE3">
        <w:rPr>
          <w:lang w:val="vi-VN"/>
        </w:rPr>
        <w:t xml:space="preserve"> Với nỗ lực của mình, c</w:t>
      </w:r>
      <w:r w:rsidR="002A2B96">
        <w:rPr>
          <w:lang w:val="vi-VN"/>
        </w:rPr>
        <w:t xml:space="preserve">húng </w:t>
      </w:r>
      <w:r w:rsidR="00F91054">
        <w:rPr>
          <w:lang w:val="vi-VN"/>
        </w:rPr>
        <w:t xml:space="preserve">em </w:t>
      </w:r>
      <w:r w:rsidR="00871DE3">
        <w:rPr>
          <w:lang w:val="vi-VN"/>
        </w:rPr>
        <w:t>đã t</w:t>
      </w:r>
      <w:r w:rsidR="00F91054">
        <w:rPr>
          <w:lang w:val="vi-VN"/>
        </w:rPr>
        <w:t xml:space="preserve">ải về được 35 tệp </w:t>
      </w:r>
      <w:r w:rsidR="00086CBE">
        <w:rPr>
          <w:lang w:val="vi-VN"/>
        </w:rPr>
        <w:t xml:space="preserve">HTML </w:t>
      </w:r>
      <w:r w:rsidR="00871DE3">
        <w:rPr>
          <w:lang w:val="vi-VN"/>
        </w:rPr>
        <w:t xml:space="preserve">từ tất cả 35 đường dẫn </w:t>
      </w:r>
      <w:r w:rsidR="003531C5">
        <w:rPr>
          <w:lang w:val="vi-VN"/>
        </w:rPr>
        <w:t xml:space="preserve">liên quan đã thu thập được ở bước trên. </w:t>
      </w:r>
      <w:r w:rsidR="00086CBE">
        <w:rPr>
          <w:lang w:val="vi-VN"/>
        </w:rPr>
        <w:t xml:space="preserve">chứa nội dung trang web. </w:t>
      </w:r>
      <w:r w:rsidR="005A54C8">
        <w:rPr>
          <w:lang w:val="vi-VN"/>
        </w:rPr>
        <w:t>Sau đó</w:t>
      </w:r>
      <w:r w:rsidR="005A54C8">
        <w:t xml:space="preserve">, </w:t>
      </w:r>
      <w:r w:rsidR="003531C5">
        <w:rPr>
          <w:lang w:val="vi-VN"/>
        </w:rPr>
        <w:t>chúng em tiến hành kiểm tra và đánh giá nội dung hữu ích</w:t>
      </w:r>
      <w:r w:rsidR="00F6106A">
        <w:rPr>
          <w:lang w:val="vi-VN"/>
        </w:rPr>
        <w:t xml:space="preserve">, nghĩa là nội dung tệp cần có chứa chữ Nôm và chữ Quốc ngữ cần thu thập, </w:t>
      </w:r>
      <w:proofErr w:type="spellStart"/>
      <w:r w:rsidR="005A54C8">
        <w:t>trong</w:t>
      </w:r>
      <w:proofErr w:type="spellEnd"/>
      <w:r w:rsidR="005A54C8">
        <w:t xml:space="preserve"> 35 t</w:t>
      </w:r>
      <w:r w:rsidR="005A54C8">
        <w:rPr>
          <w:lang w:val="vi-VN"/>
        </w:rPr>
        <w:t xml:space="preserve">ệp HTML vừa tải được, có 15 tệp có chứa nội dung </w:t>
      </w:r>
      <w:r w:rsidR="00A96738">
        <w:rPr>
          <w:lang w:val="vi-VN"/>
        </w:rPr>
        <w:t xml:space="preserve">hữu ích. Các tệp còn lại không chứa nội dung cần thiết một phần vì </w:t>
      </w:r>
      <w:r w:rsidR="007E1F39" w:rsidRPr="007E1F39">
        <w:rPr>
          <w:lang w:val="vi-VN"/>
        </w:rPr>
        <w:t>trang web yêu cầu đăng nhập</w:t>
      </w:r>
      <w:r w:rsidR="000639ED">
        <w:rPr>
          <w:lang w:val="vi-VN"/>
        </w:rPr>
        <w:t>, một phần vì chế độ</w:t>
      </w:r>
      <w:r w:rsidR="007E1F39" w:rsidRPr="007E1F39">
        <w:rPr>
          <w:lang w:val="vi-VN"/>
        </w:rPr>
        <w:t xml:space="preserve"> bảo mật</w:t>
      </w:r>
      <w:r w:rsidR="000639ED">
        <w:rPr>
          <w:lang w:val="vi-VN"/>
        </w:rPr>
        <w:t>. Cụ thể, t</w:t>
      </w:r>
      <w:r w:rsidR="007E1F39" w:rsidRPr="007E1F39">
        <w:rPr>
          <w:lang w:val="vi-VN"/>
        </w:rPr>
        <w:t>rang web yêu cầu đăng nhập để truy cập nội dung hoặc sử dụng API để hiển thị dữ liệu.</w:t>
      </w:r>
      <w:r w:rsidR="00E52EEF">
        <w:rPr>
          <w:lang w:val="vi-VN"/>
        </w:rPr>
        <w:t xml:space="preserve"> Ngoài ra, một số đường dẫn chứa hình ảnh cũng là một trong những nguyên do khiến tệp html tải về không chứa nội dung chữ Nôm và chữ Quốc ngữ, mặc dù phần hiển thị trên trang web đó là đầy đủ.</w:t>
      </w:r>
    </w:p>
    <w:p w14:paraId="2CEBE8E9" w14:textId="77777777" w:rsidR="00072C8A" w:rsidRDefault="00072C8A" w:rsidP="007D2A5C">
      <w:pPr>
        <w:pStyle w:val="NormalText"/>
        <w:jc w:val="both"/>
        <w:rPr>
          <w:lang w:val="vi-VN"/>
        </w:rPr>
      </w:pPr>
    </w:p>
    <w:p w14:paraId="62DC7004" w14:textId="64360F8F" w:rsidR="001B24FB" w:rsidRPr="005A54C8" w:rsidRDefault="007E1F39" w:rsidP="2D82A6A2">
      <w:pPr>
        <w:spacing w:after="0"/>
        <w:rPr>
          <w:rFonts w:ascii="Times New Roman" w:eastAsia="Times New Roman" w:hAnsi="Times New Roman" w:cs="Times New Roman"/>
          <w:sz w:val="26"/>
          <w:szCs w:val="26"/>
          <w:lang w:val="vi-VN"/>
        </w:rPr>
      </w:pPr>
      <w:r w:rsidRPr="007E1F39">
        <w:rPr>
          <w:rFonts w:ascii="Times New Roman" w:eastAsia="Times New Roman" w:hAnsi="Times New Roman" w:cs="Times New Roman"/>
          <w:sz w:val="26"/>
          <w:szCs w:val="26"/>
          <w:lang w:val="vi-VN"/>
        </w:rPr>
        <w:t xml:space="preserve"> </w:t>
      </w:r>
    </w:p>
    <w:p w14:paraId="33332EDB" w14:textId="77777777" w:rsidR="0095141D" w:rsidRPr="005A54C8" w:rsidRDefault="0095141D" w:rsidP="2D82A6A2">
      <w:pPr>
        <w:spacing w:after="0"/>
        <w:rPr>
          <w:rFonts w:ascii="Times New Roman" w:eastAsia="Times New Roman" w:hAnsi="Times New Roman" w:cs="Times New Roman"/>
          <w:sz w:val="26"/>
          <w:szCs w:val="26"/>
          <w:lang w:val="vi-VN"/>
        </w:rPr>
      </w:pPr>
    </w:p>
    <w:p w14:paraId="37C4D354" w14:textId="78EEFE7E" w:rsidR="00E52EEF" w:rsidRPr="00A75215" w:rsidRDefault="4EFAED4A" w:rsidP="00753AA4">
      <w:pPr>
        <w:pStyle w:val="Heading03"/>
        <w:numPr>
          <w:ilvl w:val="2"/>
          <w:numId w:val="12"/>
        </w:numPr>
      </w:pPr>
      <w:bookmarkStart w:id="99" w:name="_Toc142345557"/>
      <w:bookmarkStart w:id="100" w:name="_Toc142345922"/>
      <w:bookmarkStart w:id="101" w:name="_Toc142736598"/>
      <w:r w:rsidRPr="00A75215">
        <w:t xml:space="preserve">Thu </w:t>
      </w:r>
      <w:proofErr w:type="spellStart"/>
      <w:r w:rsidRPr="00A75215">
        <w:t>thập</w:t>
      </w:r>
      <w:proofErr w:type="spellEnd"/>
      <w:r w:rsidRPr="00A75215">
        <w:t xml:space="preserve"> </w:t>
      </w:r>
      <w:proofErr w:type="spellStart"/>
      <w:r w:rsidRPr="00A75215">
        <w:t>nội</w:t>
      </w:r>
      <w:proofErr w:type="spellEnd"/>
      <w:r w:rsidRPr="00A75215">
        <w:t xml:space="preserve"> dung </w:t>
      </w:r>
      <w:proofErr w:type="spellStart"/>
      <w:r w:rsidRPr="00A75215">
        <w:t>trong</w:t>
      </w:r>
      <w:proofErr w:type="spellEnd"/>
      <w:r w:rsidRPr="00A75215">
        <w:t xml:space="preserve"> </w:t>
      </w:r>
      <w:proofErr w:type="spellStart"/>
      <w:r w:rsidRPr="00A75215">
        <w:t>các</w:t>
      </w:r>
      <w:proofErr w:type="spellEnd"/>
      <w:r w:rsidRPr="00A75215">
        <w:t xml:space="preserve"> tag </w:t>
      </w:r>
      <w:proofErr w:type="spellStart"/>
      <w:r w:rsidRPr="00A75215">
        <w:t>và</w:t>
      </w:r>
      <w:proofErr w:type="spellEnd"/>
      <w:r w:rsidRPr="00A75215">
        <w:t xml:space="preserve"> </w:t>
      </w:r>
      <w:proofErr w:type="spellStart"/>
      <w:r w:rsidRPr="00A75215">
        <w:t>lưu</w:t>
      </w:r>
      <w:proofErr w:type="spellEnd"/>
      <w:r w:rsidRPr="00A75215">
        <w:t xml:space="preserve"> </w:t>
      </w:r>
      <w:proofErr w:type="spellStart"/>
      <w:r w:rsidRPr="00A75215">
        <w:t>thành</w:t>
      </w:r>
      <w:proofErr w:type="spellEnd"/>
      <w:r w:rsidRPr="00A75215">
        <w:t xml:space="preserve"> </w:t>
      </w:r>
      <w:proofErr w:type="spellStart"/>
      <w:r w:rsidRPr="00A75215">
        <w:t>tệp</w:t>
      </w:r>
      <w:proofErr w:type="spellEnd"/>
      <w:r w:rsidR="00187918" w:rsidRPr="00A75215">
        <w:t xml:space="preserve"> </w:t>
      </w:r>
      <w:r w:rsidR="004C5CD0" w:rsidRPr="00A75215">
        <w:t>txt</w:t>
      </w:r>
      <w:bookmarkEnd w:id="99"/>
      <w:bookmarkEnd w:id="100"/>
      <w:bookmarkEnd w:id="101"/>
    </w:p>
    <w:p w14:paraId="3EFB5EBC" w14:textId="7901F962" w:rsidR="00E52EEF" w:rsidRPr="00E52EEF" w:rsidRDefault="00C759AC" w:rsidP="007D2A5C">
      <w:pPr>
        <w:pStyle w:val="NormalText"/>
        <w:jc w:val="both"/>
        <w:rPr>
          <w:lang w:val="vi-VN"/>
        </w:rPr>
      </w:pPr>
      <w:proofErr w:type="spellStart"/>
      <w:r>
        <w:t>Các</w:t>
      </w:r>
      <w:proofErr w:type="spellEnd"/>
      <w:r>
        <w:t xml:space="preserve"> </w:t>
      </w:r>
      <w:proofErr w:type="spellStart"/>
      <w:r>
        <w:t>nội</w:t>
      </w:r>
      <w:proofErr w:type="spellEnd"/>
      <w:r>
        <w:t xml:space="preserve"> dung </w:t>
      </w:r>
      <w:proofErr w:type="spellStart"/>
      <w:r>
        <w:t>trong</w:t>
      </w:r>
      <w:proofErr w:type="spellEnd"/>
      <w:r>
        <w:t xml:space="preserve"> </w:t>
      </w:r>
      <w:proofErr w:type="spellStart"/>
      <w:r w:rsidR="0063611D">
        <w:t>các</w:t>
      </w:r>
      <w:proofErr w:type="spellEnd"/>
      <w:r w:rsidR="0063611D">
        <w:t xml:space="preserve"> </w:t>
      </w:r>
      <w:proofErr w:type="spellStart"/>
      <w:r w:rsidR="0063611D">
        <w:t>thẻ</w:t>
      </w:r>
      <w:proofErr w:type="spellEnd"/>
      <w:r w:rsidR="0063611D">
        <w:t xml:space="preserve"> </w:t>
      </w:r>
      <w:proofErr w:type="spellStart"/>
      <w:r w:rsidR="00D90EDA">
        <w:t>của</w:t>
      </w:r>
      <w:proofErr w:type="spellEnd"/>
      <w:r w:rsidR="00D90EDA">
        <w:t xml:space="preserve"> </w:t>
      </w:r>
      <w:proofErr w:type="spellStart"/>
      <w:r w:rsidR="00D90EDA">
        <w:t>trang</w:t>
      </w:r>
      <w:proofErr w:type="spellEnd"/>
      <w:r w:rsidR="00D90EDA">
        <w:t xml:space="preserve"> web </w:t>
      </w:r>
      <w:proofErr w:type="spellStart"/>
      <w:r w:rsidR="00D90EDA">
        <w:t>sẽ</w:t>
      </w:r>
      <w:proofErr w:type="spellEnd"/>
      <w:r w:rsidR="00D90EDA">
        <w:t xml:space="preserve"> </w:t>
      </w:r>
      <w:proofErr w:type="spellStart"/>
      <w:r w:rsidR="00D90EDA">
        <w:t>được</w:t>
      </w:r>
      <w:proofErr w:type="spellEnd"/>
      <w:r w:rsidR="00D90EDA">
        <w:t xml:space="preserve"> </w:t>
      </w:r>
      <w:proofErr w:type="spellStart"/>
      <w:r w:rsidR="00D90EDA">
        <w:t>lưu</w:t>
      </w:r>
      <w:proofErr w:type="spellEnd"/>
      <w:r w:rsidR="00D90EDA">
        <w:t xml:space="preserve"> </w:t>
      </w:r>
      <w:proofErr w:type="spellStart"/>
      <w:r w:rsidR="00D90EDA">
        <w:t>lại</w:t>
      </w:r>
      <w:proofErr w:type="spellEnd"/>
      <w:r w:rsidR="00D90EDA">
        <w:t xml:space="preserve"> </w:t>
      </w:r>
      <w:proofErr w:type="spellStart"/>
      <w:r w:rsidR="0045665F">
        <w:t>thành</w:t>
      </w:r>
      <w:proofErr w:type="spellEnd"/>
      <w:r w:rsidR="0045665F">
        <w:t xml:space="preserve"> </w:t>
      </w:r>
      <w:proofErr w:type="spellStart"/>
      <w:r w:rsidR="0045665F">
        <w:t>các</w:t>
      </w:r>
      <w:proofErr w:type="spellEnd"/>
      <w:r w:rsidR="002F7C31">
        <w:t xml:space="preserve"> </w:t>
      </w:r>
      <w:proofErr w:type="spellStart"/>
      <w:r w:rsidR="002F7C31">
        <w:t>thuộc</w:t>
      </w:r>
      <w:proofErr w:type="spellEnd"/>
      <w:r w:rsidR="002F7C31">
        <w:t xml:space="preserve"> </w:t>
      </w:r>
      <w:proofErr w:type="spellStart"/>
      <w:r w:rsidR="002F7C31">
        <w:t>tính</w:t>
      </w:r>
      <w:proofErr w:type="spellEnd"/>
      <w:r w:rsidR="002F7C31">
        <w:t xml:space="preserve"> </w:t>
      </w:r>
      <w:proofErr w:type="spellStart"/>
      <w:r w:rsidR="002F7C31">
        <w:t>được</w:t>
      </w:r>
      <w:proofErr w:type="spellEnd"/>
      <w:r w:rsidR="002F7C31">
        <w:t xml:space="preserve"> </w:t>
      </w:r>
      <w:proofErr w:type="spellStart"/>
      <w:r w:rsidR="002F7C31">
        <w:t>viết</w:t>
      </w:r>
      <w:proofErr w:type="spellEnd"/>
      <w:r w:rsidR="002F7C31">
        <w:t xml:space="preserve"> </w:t>
      </w:r>
      <w:proofErr w:type="spellStart"/>
      <w:r w:rsidR="002F7C31">
        <w:t>cách</w:t>
      </w:r>
      <w:proofErr w:type="spellEnd"/>
      <w:r w:rsidR="002F7C31">
        <w:t xml:space="preserve"> </w:t>
      </w:r>
      <w:proofErr w:type="spellStart"/>
      <w:r w:rsidR="002F7C31">
        <w:t>nhau</w:t>
      </w:r>
      <w:proofErr w:type="spellEnd"/>
      <w:r w:rsidR="002F7C31">
        <w:t xml:space="preserve"> </w:t>
      </w:r>
      <w:proofErr w:type="spellStart"/>
      <w:r w:rsidR="002F7C31">
        <w:t>bằng</w:t>
      </w:r>
      <w:proofErr w:type="spellEnd"/>
      <w:r w:rsidR="002F7C31">
        <w:t xml:space="preserve"> </w:t>
      </w:r>
      <w:proofErr w:type="spellStart"/>
      <w:r w:rsidR="002F7C31">
        <w:t>dấu</w:t>
      </w:r>
      <w:proofErr w:type="spellEnd"/>
      <w:r w:rsidR="002F7C31">
        <w:t xml:space="preserve"> “;” </w:t>
      </w:r>
      <w:proofErr w:type="spellStart"/>
      <w:r w:rsidR="002F7C31">
        <w:t>và</w:t>
      </w:r>
      <w:proofErr w:type="spellEnd"/>
      <w:r w:rsidR="002F7C31">
        <w:t xml:space="preserve"> </w:t>
      </w:r>
      <w:proofErr w:type="spellStart"/>
      <w:r w:rsidR="002F7C31">
        <w:t>lưu</w:t>
      </w:r>
      <w:proofErr w:type="spellEnd"/>
      <w:r w:rsidR="002F7C31">
        <w:t xml:space="preserve"> </w:t>
      </w:r>
      <w:proofErr w:type="spellStart"/>
      <w:r w:rsidR="002F7C31">
        <w:t>thành</w:t>
      </w:r>
      <w:proofErr w:type="spellEnd"/>
      <w:r w:rsidR="002F7C31">
        <w:t xml:space="preserve"> </w:t>
      </w:r>
      <w:proofErr w:type="spellStart"/>
      <w:r w:rsidR="002F7C31">
        <w:t>một</w:t>
      </w:r>
      <w:proofErr w:type="spellEnd"/>
      <w:r w:rsidR="002F7C31">
        <w:t xml:space="preserve"> </w:t>
      </w:r>
      <w:proofErr w:type="spellStart"/>
      <w:r w:rsidR="002F7C31">
        <w:t>hàng</w:t>
      </w:r>
      <w:proofErr w:type="spellEnd"/>
      <w:r w:rsidR="002F7C31">
        <w:t xml:space="preserve"> </w:t>
      </w:r>
      <w:proofErr w:type="spellStart"/>
      <w:r w:rsidR="002F7C31">
        <w:t>trong</w:t>
      </w:r>
      <w:proofErr w:type="spellEnd"/>
      <w:r w:rsidR="002F7C31">
        <w:t xml:space="preserve"> </w:t>
      </w:r>
      <w:proofErr w:type="spellStart"/>
      <w:r w:rsidR="002F7C31">
        <w:t>tệp</w:t>
      </w:r>
      <w:proofErr w:type="spellEnd"/>
      <w:r w:rsidR="002F7C31">
        <w:rPr>
          <w:lang w:val="vi-VN"/>
        </w:rPr>
        <w:t xml:space="preserve"> txt</w:t>
      </w:r>
      <w:r w:rsidR="00C24617">
        <w:rPr>
          <w:lang w:val="vi-VN"/>
        </w:rPr>
        <w:t xml:space="preserve">. </w:t>
      </w:r>
      <w:r w:rsidR="000359CB">
        <w:t xml:space="preserve">Sau </w:t>
      </w:r>
      <w:proofErr w:type="spellStart"/>
      <w:r w:rsidR="000359CB">
        <w:t>bước</w:t>
      </w:r>
      <w:proofErr w:type="spellEnd"/>
      <w:r w:rsidR="000359CB">
        <w:t xml:space="preserve"> </w:t>
      </w:r>
      <w:proofErr w:type="spellStart"/>
      <w:r w:rsidR="000359CB">
        <w:t>này</w:t>
      </w:r>
      <w:proofErr w:type="spellEnd"/>
      <w:r w:rsidR="000359CB">
        <w:t xml:space="preserve">, </w:t>
      </w:r>
      <w:proofErr w:type="spellStart"/>
      <w:r w:rsidR="000359CB">
        <w:t>chúng</w:t>
      </w:r>
      <w:proofErr w:type="spellEnd"/>
      <w:r w:rsidR="000359CB">
        <w:t xml:space="preserve"> </w:t>
      </w:r>
      <w:proofErr w:type="spellStart"/>
      <w:r w:rsidR="000359CB">
        <w:t>em</w:t>
      </w:r>
      <w:proofErr w:type="spellEnd"/>
      <w:r w:rsidR="000359CB">
        <w:t xml:space="preserve"> </w:t>
      </w:r>
      <w:proofErr w:type="spellStart"/>
      <w:r w:rsidR="000359CB">
        <w:t>thu</w:t>
      </w:r>
      <w:proofErr w:type="spellEnd"/>
      <w:r w:rsidR="000359CB">
        <w:t xml:space="preserve"> </w:t>
      </w:r>
      <w:proofErr w:type="spellStart"/>
      <w:r w:rsidR="000359CB">
        <w:t>thập</w:t>
      </w:r>
      <w:proofErr w:type="spellEnd"/>
      <w:r w:rsidR="000359CB">
        <w:t xml:space="preserve"> </w:t>
      </w:r>
      <w:proofErr w:type="spellStart"/>
      <w:r w:rsidR="000359CB">
        <w:t>được</w:t>
      </w:r>
      <w:proofErr w:type="spellEnd"/>
      <w:r w:rsidR="000359CB">
        <w:t xml:space="preserve"> </w:t>
      </w:r>
      <w:proofErr w:type="spellStart"/>
      <w:r w:rsidR="000359CB">
        <w:t>tổng</w:t>
      </w:r>
      <w:proofErr w:type="spellEnd"/>
      <w:r w:rsidR="000359CB">
        <w:t xml:space="preserve"> </w:t>
      </w:r>
      <w:proofErr w:type="spellStart"/>
      <w:r w:rsidR="000359CB">
        <w:t>cộng</w:t>
      </w:r>
      <w:proofErr w:type="spellEnd"/>
      <w:r w:rsidR="000359CB">
        <w:t xml:space="preserve"> </w:t>
      </w:r>
      <w:proofErr w:type="spellStart"/>
      <w:r w:rsidR="000359CB">
        <w:t>có</w:t>
      </w:r>
      <w:proofErr w:type="spellEnd"/>
      <w:r w:rsidR="000359CB">
        <w:t xml:space="preserve"> 15 </w:t>
      </w:r>
      <w:proofErr w:type="spellStart"/>
      <w:r w:rsidR="00611F1E">
        <w:t>tệp</w:t>
      </w:r>
      <w:proofErr w:type="spellEnd"/>
      <w:r w:rsidR="00611F1E">
        <w:t xml:space="preserve"> </w:t>
      </w:r>
      <w:proofErr w:type="spellStart"/>
      <w:r w:rsidR="00611F1E">
        <w:t>chứa</w:t>
      </w:r>
      <w:proofErr w:type="spellEnd"/>
      <w:r w:rsidR="00611F1E">
        <w:t xml:space="preserve"> </w:t>
      </w:r>
      <w:proofErr w:type="spellStart"/>
      <w:r w:rsidR="00611F1E">
        <w:t>nội</w:t>
      </w:r>
      <w:proofErr w:type="spellEnd"/>
      <w:r w:rsidR="00611F1E">
        <w:t xml:space="preserve"> dung </w:t>
      </w:r>
      <w:proofErr w:type="spellStart"/>
      <w:r w:rsidR="00611F1E">
        <w:t>chữ</w:t>
      </w:r>
      <w:proofErr w:type="spellEnd"/>
      <w:r w:rsidR="00611F1E">
        <w:t xml:space="preserve"> </w:t>
      </w:r>
      <w:proofErr w:type="spellStart"/>
      <w:r w:rsidR="00611F1E">
        <w:t>Nôm</w:t>
      </w:r>
      <w:proofErr w:type="spellEnd"/>
      <w:r w:rsidR="00611F1E">
        <w:t xml:space="preserve"> </w:t>
      </w:r>
      <w:proofErr w:type="spellStart"/>
      <w:r w:rsidR="00611F1E">
        <w:t>và</w:t>
      </w:r>
      <w:proofErr w:type="spellEnd"/>
      <w:r w:rsidR="00611F1E">
        <w:t xml:space="preserve"> </w:t>
      </w:r>
      <w:proofErr w:type="spellStart"/>
      <w:r w:rsidR="00611F1E">
        <w:t>chữ</w:t>
      </w:r>
      <w:proofErr w:type="spellEnd"/>
      <w:r w:rsidR="00611F1E">
        <w:t xml:space="preserve"> </w:t>
      </w:r>
      <w:proofErr w:type="spellStart"/>
      <w:r w:rsidR="00611F1E">
        <w:t>Quốc</w:t>
      </w:r>
      <w:proofErr w:type="spellEnd"/>
      <w:r w:rsidR="00611F1E">
        <w:t xml:space="preserve"> </w:t>
      </w:r>
      <w:proofErr w:type="spellStart"/>
      <w:r w:rsidR="00611F1E">
        <w:t>ngữ</w:t>
      </w:r>
      <w:proofErr w:type="spellEnd"/>
      <w:r w:rsidR="00611F1E">
        <w:t xml:space="preserve"> </w:t>
      </w:r>
      <w:proofErr w:type="spellStart"/>
      <w:r w:rsidR="00611F1E">
        <w:t>như</w:t>
      </w:r>
      <w:proofErr w:type="spellEnd"/>
      <w:r w:rsidR="00611F1E">
        <w:t xml:space="preserve"> </w:t>
      </w:r>
      <w:proofErr w:type="spellStart"/>
      <w:r w:rsidR="00611F1E">
        <w:t>mong</w:t>
      </w:r>
      <w:proofErr w:type="spellEnd"/>
      <w:r w:rsidR="00611F1E">
        <w:t xml:space="preserve"> </w:t>
      </w:r>
      <w:proofErr w:type="spellStart"/>
      <w:r w:rsidR="00611F1E">
        <w:t>đợi</w:t>
      </w:r>
      <w:proofErr w:type="spellEnd"/>
      <w:r w:rsidR="00611F1E">
        <w:t xml:space="preserve"> bao </w:t>
      </w:r>
      <w:proofErr w:type="spellStart"/>
      <w:r w:rsidR="00611F1E">
        <w:t>gồm</w:t>
      </w:r>
      <w:proofErr w:type="spellEnd"/>
      <w:r w:rsidR="00611F1E">
        <w:t>:</w:t>
      </w:r>
    </w:p>
    <w:p w14:paraId="29DA66B8" w14:textId="18BAD50B" w:rsidR="001B24FB" w:rsidRPr="00187918" w:rsidRDefault="006B68B4" w:rsidP="00270C97">
      <w:pPr>
        <w:pStyle w:val="ListParagraph"/>
        <w:numPr>
          <w:ilvl w:val="0"/>
          <w:numId w:val="6"/>
        </w:numPr>
        <w:spacing w:before="120" w:after="0"/>
        <w:ind w:left="1713" w:hanging="446"/>
        <w:rPr>
          <w:rFonts w:ascii="Times New Roman" w:eastAsia="Times New Roman" w:hAnsi="Times New Roman" w:cs="Times New Roman"/>
          <w:sz w:val="26"/>
          <w:szCs w:val="26"/>
        </w:rPr>
      </w:pPr>
      <w:proofErr w:type="spellStart"/>
      <w:r w:rsidRPr="00187918">
        <w:rPr>
          <w:rFonts w:ascii="Times New Roman" w:eastAsia="Times New Roman" w:hAnsi="Times New Roman" w:cs="Times New Roman"/>
          <w:sz w:val="26"/>
          <w:szCs w:val="26"/>
        </w:rPr>
        <w:t>Bà</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Huyện</w:t>
      </w:r>
      <w:proofErr w:type="spellEnd"/>
      <w:r w:rsidRPr="00187918">
        <w:rPr>
          <w:rFonts w:ascii="Times New Roman" w:eastAsia="Times New Roman" w:hAnsi="Times New Roman" w:cs="Times New Roman"/>
          <w:sz w:val="26"/>
          <w:szCs w:val="26"/>
        </w:rPr>
        <w:t xml:space="preserve"> Thanh Quan </w:t>
      </w:r>
      <w:proofErr w:type="spellStart"/>
      <w:r w:rsidRPr="00187918">
        <w:rPr>
          <w:rFonts w:ascii="Times New Roman" w:eastAsia="Times New Roman" w:hAnsi="Times New Roman" w:cs="Times New Roman"/>
          <w:sz w:val="26"/>
          <w:szCs w:val="26"/>
        </w:rPr>
        <w:t>Làm</w:t>
      </w:r>
      <w:proofErr w:type="spellEnd"/>
      <w:r w:rsidRPr="00187918">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w:t>
      </w:r>
      <w:r w:rsidRPr="00187918">
        <w:rPr>
          <w:rFonts w:ascii="Times New Roman" w:eastAsia="Times New Roman" w:hAnsi="Times New Roman" w:cs="Times New Roman"/>
          <w:sz w:val="26"/>
          <w:szCs w:val="26"/>
        </w:rPr>
        <w:t>râu</w:t>
      </w:r>
      <w:proofErr w:type="spellEnd"/>
      <w:r w:rsidRPr="00187918">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w:t>
      </w:r>
      <w:r w:rsidRPr="00187918">
        <w:rPr>
          <w:rFonts w:ascii="Times New Roman" w:eastAsia="Times New Roman" w:hAnsi="Times New Roman" w:cs="Times New Roman"/>
          <w:sz w:val="26"/>
          <w:szCs w:val="26"/>
        </w:rPr>
        <w:t>iễn</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Nôm</w:t>
      </w:r>
      <w:proofErr w:type="spellEnd"/>
    </w:p>
    <w:p w14:paraId="4FF115C2" w14:textId="076E0693" w:rsidR="001B24FB" w:rsidRPr="00187918" w:rsidRDefault="006B68B4" w:rsidP="00270C97">
      <w:pPr>
        <w:pStyle w:val="ListParagraph"/>
        <w:numPr>
          <w:ilvl w:val="0"/>
          <w:numId w:val="6"/>
        </w:numPr>
        <w:spacing w:before="120" w:after="0"/>
        <w:ind w:left="1713" w:hanging="446"/>
        <w:rPr>
          <w:rFonts w:ascii="Times New Roman" w:eastAsia="Times New Roman" w:hAnsi="Times New Roman" w:cs="Times New Roman"/>
          <w:sz w:val="26"/>
          <w:szCs w:val="26"/>
        </w:rPr>
      </w:pPr>
      <w:proofErr w:type="spellStart"/>
      <w:r w:rsidRPr="00187918">
        <w:rPr>
          <w:rFonts w:ascii="Times New Roman" w:eastAsia="Times New Roman" w:hAnsi="Times New Roman" w:cs="Times New Roman"/>
          <w:sz w:val="26"/>
          <w:szCs w:val="26"/>
        </w:rPr>
        <w:t>Bạch</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Vân</w:t>
      </w:r>
      <w:proofErr w:type="spellEnd"/>
      <w:r w:rsidRPr="00187918">
        <w:rPr>
          <w:rFonts w:ascii="Times New Roman" w:eastAsia="Times New Roman" w:hAnsi="Times New Roman" w:cs="Times New Roman"/>
          <w:sz w:val="26"/>
          <w:szCs w:val="26"/>
        </w:rPr>
        <w:t xml:space="preserve"> Am </w:t>
      </w:r>
      <w:proofErr w:type="spellStart"/>
      <w:r w:rsidRPr="00187918">
        <w:rPr>
          <w:rFonts w:ascii="Times New Roman" w:eastAsia="Times New Roman" w:hAnsi="Times New Roman" w:cs="Times New Roman"/>
          <w:sz w:val="26"/>
          <w:szCs w:val="26"/>
        </w:rPr>
        <w:t>Quốc</w:t>
      </w:r>
      <w:proofErr w:type="spellEnd"/>
      <w:r w:rsidRPr="00187918">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w:t>
      </w:r>
      <w:r w:rsidRPr="00187918">
        <w:rPr>
          <w:rFonts w:ascii="Times New Roman" w:eastAsia="Times New Roman" w:hAnsi="Times New Roman" w:cs="Times New Roman"/>
          <w:sz w:val="26"/>
          <w:szCs w:val="26"/>
        </w:rPr>
        <w:t>gữ</w:t>
      </w:r>
      <w:proofErr w:type="spellEnd"/>
      <w:r w:rsidRPr="00187918">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w:t>
      </w:r>
      <w:r w:rsidRPr="00187918">
        <w:rPr>
          <w:rFonts w:ascii="Times New Roman" w:eastAsia="Times New Roman" w:hAnsi="Times New Roman" w:cs="Times New Roman"/>
          <w:sz w:val="26"/>
          <w:szCs w:val="26"/>
        </w:rPr>
        <w:t>guyễn</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Bỉnh</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Khiêm</w:t>
      </w:r>
      <w:proofErr w:type="spellEnd"/>
    </w:p>
    <w:p w14:paraId="4E9E14CE" w14:textId="2782CDF4" w:rsidR="001B24FB" w:rsidRPr="00187918" w:rsidRDefault="006B68B4" w:rsidP="00270C97">
      <w:pPr>
        <w:pStyle w:val="ListParagraph"/>
        <w:numPr>
          <w:ilvl w:val="0"/>
          <w:numId w:val="6"/>
        </w:numPr>
        <w:spacing w:before="120" w:after="0"/>
        <w:ind w:left="1713" w:hanging="446"/>
        <w:rPr>
          <w:rFonts w:ascii="Times New Roman" w:eastAsia="Times New Roman" w:hAnsi="Times New Roman" w:cs="Times New Roman"/>
          <w:sz w:val="26"/>
          <w:szCs w:val="26"/>
        </w:rPr>
      </w:pPr>
      <w:proofErr w:type="spellStart"/>
      <w:r w:rsidRPr="00187918">
        <w:rPr>
          <w:rFonts w:ascii="Times New Roman" w:eastAsia="Times New Roman" w:hAnsi="Times New Roman" w:cs="Times New Roman"/>
          <w:sz w:val="26"/>
          <w:szCs w:val="26"/>
        </w:rPr>
        <w:t>Bài</w:t>
      </w:r>
      <w:proofErr w:type="spellEnd"/>
      <w:r w:rsidRPr="00187918">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w:t>
      </w:r>
      <w:r w:rsidRPr="00187918">
        <w:rPr>
          <w:rFonts w:ascii="Times New Roman" w:eastAsia="Times New Roman" w:hAnsi="Times New Roman" w:cs="Times New Roman"/>
          <w:sz w:val="26"/>
          <w:szCs w:val="26"/>
        </w:rPr>
        <w:t>ựa</w:t>
      </w:r>
      <w:proofErr w:type="spellEnd"/>
      <w:r w:rsidRPr="00187918">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w:t>
      </w:r>
      <w:r w:rsidRPr="00187918">
        <w:rPr>
          <w:rFonts w:ascii="Times New Roman" w:eastAsia="Times New Roman" w:hAnsi="Times New Roman" w:cs="Times New Roman"/>
          <w:sz w:val="26"/>
          <w:szCs w:val="26"/>
        </w:rPr>
        <w:t>ại</w:t>
      </w:r>
      <w:proofErr w:type="spellEnd"/>
      <w:r w:rsidRPr="00187918">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N</w:t>
      </w:r>
      <w:r w:rsidRPr="00187918">
        <w:rPr>
          <w:rFonts w:ascii="Times New Roman" w:eastAsia="Times New Roman" w:hAnsi="Times New Roman" w:cs="Times New Roman"/>
          <w:sz w:val="26"/>
          <w:szCs w:val="26"/>
        </w:rPr>
        <w:t xml:space="preserve">am </w:t>
      </w:r>
      <w:proofErr w:type="spellStart"/>
      <w:r>
        <w:rPr>
          <w:rFonts w:ascii="Times New Roman" w:eastAsia="Times New Roman" w:hAnsi="Times New Roman" w:cs="Times New Roman"/>
          <w:sz w:val="26"/>
          <w:szCs w:val="26"/>
        </w:rPr>
        <w:t>Q</w:t>
      </w:r>
      <w:r w:rsidRPr="00187918">
        <w:rPr>
          <w:rFonts w:ascii="Times New Roman" w:eastAsia="Times New Roman" w:hAnsi="Times New Roman" w:cs="Times New Roman"/>
          <w:sz w:val="26"/>
          <w:szCs w:val="26"/>
        </w:rPr>
        <w:t>uốc</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Ngữ</w:t>
      </w:r>
      <w:proofErr w:type="spellEnd"/>
    </w:p>
    <w:p w14:paraId="6434B47A" w14:textId="5736EDAE" w:rsidR="001B24FB" w:rsidRPr="00187918" w:rsidRDefault="006B68B4" w:rsidP="00270C97">
      <w:pPr>
        <w:pStyle w:val="ListParagraph"/>
        <w:numPr>
          <w:ilvl w:val="0"/>
          <w:numId w:val="6"/>
        </w:numPr>
        <w:spacing w:before="120" w:after="0"/>
        <w:ind w:left="1713" w:hanging="446"/>
        <w:rPr>
          <w:rFonts w:ascii="Times New Roman" w:eastAsia="Times New Roman" w:hAnsi="Times New Roman" w:cs="Times New Roman"/>
          <w:sz w:val="26"/>
          <w:szCs w:val="26"/>
        </w:rPr>
      </w:pPr>
      <w:proofErr w:type="spellStart"/>
      <w:r w:rsidRPr="00187918">
        <w:rPr>
          <w:rFonts w:ascii="Times New Roman" w:eastAsia="Times New Roman" w:hAnsi="Times New Roman" w:cs="Times New Roman"/>
          <w:sz w:val="26"/>
          <w:szCs w:val="26"/>
        </w:rPr>
        <w:t>Các</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Bài</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Tuyệt</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Cú</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Trong</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Quốc</w:t>
      </w:r>
      <w:proofErr w:type="spellEnd"/>
      <w:r w:rsidRPr="00187918">
        <w:rPr>
          <w:rFonts w:ascii="Times New Roman" w:eastAsia="Times New Roman" w:hAnsi="Times New Roman" w:cs="Times New Roman"/>
          <w:sz w:val="26"/>
          <w:szCs w:val="26"/>
        </w:rPr>
        <w:t xml:space="preserve"> Am </w:t>
      </w:r>
      <w:proofErr w:type="spellStart"/>
      <w:r w:rsidRPr="00187918">
        <w:rPr>
          <w:rFonts w:ascii="Times New Roman" w:eastAsia="Times New Roman" w:hAnsi="Times New Roman" w:cs="Times New Roman"/>
          <w:sz w:val="26"/>
          <w:szCs w:val="26"/>
        </w:rPr>
        <w:t>Thi</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Tập</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Nguyễn</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Đình</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Hòa</w:t>
      </w:r>
      <w:proofErr w:type="spellEnd"/>
      <w:r>
        <w:rPr>
          <w:rFonts w:ascii="Times New Roman" w:eastAsia="Times New Roman" w:hAnsi="Times New Roman" w:cs="Times New Roman"/>
          <w:sz w:val="26"/>
          <w:szCs w:val="26"/>
          <w:lang w:val="vi-VN"/>
        </w:rPr>
        <w:t xml:space="preserve"> </w:t>
      </w:r>
      <w:r w:rsidRPr="00187918">
        <w:rPr>
          <w:rFonts w:ascii="Times New Roman" w:eastAsia="Times New Roman" w:hAnsi="Times New Roman" w:cs="Times New Roman"/>
          <w:sz w:val="26"/>
          <w:szCs w:val="26"/>
        </w:rPr>
        <w:t xml:space="preserve">Lê </w:t>
      </w:r>
      <w:proofErr w:type="spellStart"/>
      <w:r w:rsidRPr="00187918">
        <w:rPr>
          <w:rFonts w:ascii="Times New Roman" w:eastAsia="Times New Roman" w:hAnsi="Times New Roman" w:cs="Times New Roman"/>
          <w:sz w:val="26"/>
          <w:szCs w:val="26"/>
        </w:rPr>
        <w:t>Văn</w:t>
      </w:r>
      <w:proofErr w:type="spellEnd"/>
      <w:r w:rsidRPr="00187918">
        <w:rPr>
          <w:rFonts w:ascii="Times New Roman" w:eastAsia="Times New Roman" w:hAnsi="Times New Roman" w:cs="Times New Roman"/>
          <w:sz w:val="26"/>
          <w:szCs w:val="26"/>
        </w:rPr>
        <w:t xml:space="preserve"> </w:t>
      </w:r>
      <w:proofErr w:type="spellStart"/>
      <w:proofErr w:type="gramStart"/>
      <w:r w:rsidRPr="00187918">
        <w:rPr>
          <w:rFonts w:ascii="Times New Roman" w:eastAsia="Times New Roman" w:hAnsi="Times New Roman" w:cs="Times New Roman"/>
          <w:sz w:val="26"/>
          <w:szCs w:val="26"/>
        </w:rPr>
        <w:t>Đặng</w:t>
      </w:r>
      <w:proofErr w:type="spellEnd"/>
      <w:proofErr w:type="gramEnd"/>
    </w:p>
    <w:p w14:paraId="1D22B374" w14:textId="6189A3BB" w:rsidR="001B24FB" w:rsidRPr="00187918" w:rsidRDefault="006B68B4" w:rsidP="00270C97">
      <w:pPr>
        <w:pStyle w:val="ListParagraph"/>
        <w:numPr>
          <w:ilvl w:val="0"/>
          <w:numId w:val="6"/>
        </w:numPr>
        <w:spacing w:before="120" w:after="0"/>
        <w:ind w:left="1713" w:hanging="446"/>
        <w:rPr>
          <w:rFonts w:ascii="Times New Roman" w:eastAsia="Times New Roman" w:hAnsi="Times New Roman" w:cs="Times New Roman"/>
          <w:sz w:val="26"/>
          <w:szCs w:val="26"/>
        </w:rPr>
      </w:pPr>
      <w:proofErr w:type="spellStart"/>
      <w:r w:rsidRPr="00187918">
        <w:rPr>
          <w:rFonts w:ascii="Times New Roman" w:eastAsia="Times New Roman" w:hAnsi="Times New Roman" w:cs="Times New Roman"/>
          <w:sz w:val="26"/>
          <w:szCs w:val="26"/>
        </w:rPr>
        <w:t>Chinh</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Phụ</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Ngâm</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Diễn</w:t>
      </w:r>
      <w:proofErr w:type="spellEnd"/>
      <w:r w:rsidRPr="00187918">
        <w:rPr>
          <w:rFonts w:ascii="Times New Roman" w:eastAsia="Times New Roman" w:hAnsi="Times New Roman" w:cs="Times New Roman"/>
          <w:sz w:val="26"/>
          <w:szCs w:val="26"/>
        </w:rPr>
        <w:t xml:space="preserve"> Ca </w:t>
      </w:r>
      <w:proofErr w:type="spellStart"/>
      <w:r w:rsidRPr="00187918">
        <w:rPr>
          <w:rFonts w:ascii="Times New Roman" w:eastAsia="Times New Roman" w:hAnsi="Times New Roman" w:cs="Times New Roman"/>
          <w:sz w:val="26"/>
          <w:szCs w:val="26"/>
        </w:rPr>
        <w:t>Nguyễn</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Văn</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Xuân</w:t>
      </w:r>
      <w:proofErr w:type="spellEnd"/>
    </w:p>
    <w:p w14:paraId="4A30D86C" w14:textId="592C5F9C" w:rsidR="001B24FB" w:rsidRPr="00187918" w:rsidRDefault="006B68B4" w:rsidP="00270C97">
      <w:pPr>
        <w:pStyle w:val="ListParagraph"/>
        <w:numPr>
          <w:ilvl w:val="0"/>
          <w:numId w:val="6"/>
        </w:numPr>
        <w:spacing w:before="120" w:after="0"/>
        <w:ind w:left="1713" w:hanging="446"/>
        <w:rPr>
          <w:rFonts w:ascii="Times New Roman" w:eastAsia="Times New Roman" w:hAnsi="Times New Roman" w:cs="Times New Roman"/>
          <w:sz w:val="26"/>
          <w:szCs w:val="26"/>
        </w:rPr>
      </w:pPr>
      <w:proofErr w:type="spellStart"/>
      <w:r w:rsidRPr="00187918">
        <w:rPr>
          <w:rFonts w:ascii="Times New Roman" w:eastAsia="Times New Roman" w:hAnsi="Times New Roman" w:cs="Times New Roman"/>
          <w:sz w:val="26"/>
          <w:szCs w:val="26"/>
        </w:rPr>
        <w:t>Chinh</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Phụ</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Ngâm</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Hán</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Việt</w:t>
      </w:r>
      <w:proofErr w:type="spellEnd"/>
    </w:p>
    <w:p w14:paraId="2CDA020B" w14:textId="00B6870E" w:rsidR="001B24FB" w:rsidRPr="00187918" w:rsidRDefault="006B68B4" w:rsidP="00270C97">
      <w:pPr>
        <w:pStyle w:val="ListParagraph"/>
        <w:numPr>
          <w:ilvl w:val="0"/>
          <w:numId w:val="6"/>
        </w:numPr>
        <w:spacing w:before="120" w:after="0"/>
        <w:ind w:left="1713" w:hanging="446"/>
        <w:rPr>
          <w:rFonts w:ascii="Times New Roman" w:eastAsia="Times New Roman" w:hAnsi="Times New Roman" w:cs="Times New Roman"/>
          <w:sz w:val="26"/>
          <w:szCs w:val="26"/>
        </w:rPr>
      </w:pPr>
      <w:proofErr w:type="spellStart"/>
      <w:r w:rsidRPr="00187918">
        <w:rPr>
          <w:rFonts w:ascii="Times New Roman" w:eastAsia="Times New Roman" w:hAnsi="Times New Roman" w:cs="Times New Roman"/>
          <w:sz w:val="26"/>
          <w:szCs w:val="26"/>
        </w:rPr>
        <w:t>Cung</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Oán</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Ngâm</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Khúc</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Nguyễn</w:t>
      </w:r>
      <w:proofErr w:type="spellEnd"/>
      <w:r w:rsidRPr="00187918">
        <w:rPr>
          <w:rFonts w:ascii="Times New Roman" w:eastAsia="Times New Roman" w:hAnsi="Times New Roman" w:cs="Times New Roman"/>
          <w:sz w:val="26"/>
          <w:szCs w:val="26"/>
        </w:rPr>
        <w:t xml:space="preserve"> Gia </w:t>
      </w:r>
      <w:proofErr w:type="spellStart"/>
      <w:r w:rsidRPr="00187918">
        <w:rPr>
          <w:rFonts w:ascii="Times New Roman" w:eastAsia="Times New Roman" w:hAnsi="Times New Roman" w:cs="Times New Roman"/>
          <w:sz w:val="26"/>
          <w:szCs w:val="26"/>
        </w:rPr>
        <w:t>Thiều</w:t>
      </w:r>
      <w:proofErr w:type="spellEnd"/>
      <w:r w:rsidRPr="00187918">
        <w:rPr>
          <w:rFonts w:ascii="Times New Roman" w:eastAsia="Times New Roman" w:hAnsi="Times New Roman" w:cs="Times New Roman"/>
          <w:sz w:val="26"/>
          <w:szCs w:val="26"/>
        </w:rPr>
        <w:t xml:space="preserve"> Lê </w:t>
      </w:r>
      <w:proofErr w:type="spellStart"/>
      <w:r w:rsidRPr="00187918">
        <w:rPr>
          <w:rFonts w:ascii="Times New Roman" w:eastAsia="Times New Roman" w:hAnsi="Times New Roman" w:cs="Times New Roman"/>
          <w:sz w:val="26"/>
          <w:szCs w:val="26"/>
        </w:rPr>
        <w:t>Văn</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Đặng</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Diễn</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Nôm</w:t>
      </w:r>
      <w:proofErr w:type="spellEnd"/>
    </w:p>
    <w:p w14:paraId="748CB1B3" w14:textId="2DE7A86A" w:rsidR="001B24FB" w:rsidRPr="00187918" w:rsidRDefault="006B68B4" w:rsidP="00270C97">
      <w:pPr>
        <w:pStyle w:val="ListParagraph"/>
        <w:numPr>
          <w:ilvl w:val="0"/>
          <w:numId w:val="6"/>
        </w:numPr>
        <w:spacing w:before="120" w:after="0"/>
        <w:ind w:left="1713" w:hanging="446"/>
        <w:rPr>
          <w:rFonts w:ascii="Times New Roman" w:eastAsia="Times New Roman" w:hAnsi="Times New Roman" w:cs="Times New Roman"/>
          <w:sz w:val="26"/>
          <w:szCs w:val="26"/>
        </w:rPr>
      </w:pPr>
      <w:proofErr w:type="spellStart"/>
      <w:r w:rsidRPr="00187918">
        <w:rPr>
          <w:rFonts w:ascii="Times New Roman" w:eastAsia="Times New Roman" w:hAnsi="Times New Roman" w:cs="Times New Roman"/>
          <w:sz w:val="26"/>
          <w:szCs w:val="26"/>
        </w:rPr>
        <w:t>Đi</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Chợ</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Tính</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Tiền</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Diễn</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Nôm</w:t>
      </w:r>
      <w:proofErr w:type="spellEnd"/>
    </w:p>
    <w:p w14:paraId="55DAF6C9" w14:textId="21AB2406" w:rsidR="001B24FB" w:rsidRPr="00187918" w:rsidRDefault="006B68B4" w:rsidP="00270C97">
      <w:pPr>
        <w:pStyle w:val="ListParagraph"/>
        <w:numPr>
          <w:ilvl w:val="0"/>
          <w:numId w:val="6"/>
        </w:numPr>
        <w:spacing w:before="120" w:after="0"/>
        <w:ind w:left="1713" w:hanging="446"/>
        <w:rPr>
          <w:rFonts w:ascii="Times New Roman" w:eastAsia="Times New Roman" w:hAnsi="Times New Roman" w:cs="Times New Roman"/>
          <w:sz w:val="26"/>
          <w:szCs w:val="26"/>
        </w:rPr>
      </w:pPr>
      <w:r w:rsidRPr="00187918">
        <w:rPr>
          <w:rFonts w:ascii="Times New Roman" w:eastAsia="Times New Roman" w:hAnsi="Times New Roman" w:cs="Times New Roman"/>
          <w:sz w:val="26"/>
          <w:szCs w:val="26"/>
        </w:rPr>
        <w:t xml:space="preserve">Di </w:t>
      </w:r>
      <w:proofErr w:type="spellStart"/>
      <w:r w:rsidRPr="00187918">
        <w:rPr>
          <w:rFonts w:ascii="Times New Roman" w:eastAsia="Times New Roman" w:hAnsi="Times New Roman" w:cs="Times New Roman"/>
          <w:sz w:val="26"/>
          <w:szCs w:val="26"/>
        </w:rPr>
        <w:t>Chúc</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Văn</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Nguyễn</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Khuyến</w:t>
      </w:r>
      <w:proofErr w:type="spellEnd"/>
    </w:p>
    <w:p w14:paraId="6E6D5AF3" w14:textId="2220E334" w:rsidR="001B24FB" w:rsidRPr="00187918" w:rsidRDefault="006B68B4" w:rsidP="00270C97">
      <w:pPr>
        <w:pStyle w:val="ListParagraph"/>
        <w:numPr>
          <w:ilvl w:val="0"/>
          <w:numId w:val="6"/>
        </w:numPr>
        <w:spacing w:before="120" w:after="0"/>
        <w:ind w:left="1713" w:hanging="446"/>
        <w:rPr>
          <w:rFonts w:ascii="Times New Roman" w:eastAsia="Times New Roman" w:hAnsi="Times New Roman" w:cs="Times New Roman"/>
          <w:sz w:val="26"/>
          <w:szCs w:val="26"/>
        </w:rPr>
      </w:pPr>
      <w:r w:rsidRPr="00187918">
        <w:rPr>
          <w:rFonts w:ascii="Times New Roman" w:eastAsia="Times New Roman" w:hAnsi="Times New Roman" w:cs="Times New Roman"/>
          <w:sz w:val="26"/>
          <w:szCs w:val="26"/>
        </w:rPr>
        <w:t xml:space="preserve">Giao </w:t>
      </w:r>
      <w:proofErr w:type="spellStart"/>
      <w:r w:rsidRPr="00187918">
        <w:rPr>
          <w:rFonts w:ascii="Times New Roman" w:eastAsia="Times New Roman" w:hAnsi="Times New Roman" w:cs="Times New Roman"/>
          <w:sz w:val="26"/>
          <w:szCs w:val="26"/>
        </w:rPr>
        <w:t>Tử</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Phu</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Mạc</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Đĩnh</w:t>
      </w:r>
      <w:proofErr w:type="spellEnd"/>
      <w:r w:rsidRPr="00187918">
        <w:rPr>
          <w:rFonts w:ascii="Times New Roman" w:eastAsia="Times New Roman" w:hAnsi="Times New Roman" w:cs="Times New Roman"/>
          <w:sz w:val="26"/>
          <w:szCs w:val="26"/>
        </w:rPr>
        <w:t xml:space="preserve"> Chi</w:t>
      </w:r>
    </w:p>
    <w:p w14:paraId="3DA5C541" w14:textId="6D8FDE79" w:rsidR="001B24FB" w:rsidRPr="00187918" w:rsidRDefault="006B68B4" w:rsidP="00270C97">
      <w:pPr>
        <w:pStyle w:val="ListParagraph"/>
        <w:numPr>
          <w:ilvl w:val="0"/>
          <w:numId w:val="6"/>
        </w:numPr>
        <w:spacing w:before="120" w:after="0"/>
        <w:ind w:left="1713" w:hanging="446"/>
        <w:rPr>
          <w:rFonts w:ascii="Times New Roman" w:eastAsia="Times New Roman" w:hAnsi="Times New Roman" w:cs="Times New Roman"/>
          <w:sz w:val="26"/>
          <w:szCs w:val="26"/>
        </w:rPr>
      </w:pPr>
      <w:proofErr w:type="spellStart"/>
      <w:r w:rsidRPr="00187918">
        <w:rPr>
          <w:rFonts w:ascii="Times New Roman" w:eastAsia="Times New Roman" w:hAnsi="Times New Roman" w:cs="Times New Roman"/>
          <w:sz w:val="26"/>
          <w:szCs w:val="26"/>
        </w:rPr>
        <w:t>Hồ</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Xuân</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Hương</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Thi</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Tập</w:t>
      </w:r>
      <w:proofErr w:type="spellEnd"/>
      <w:r w:rsidRPr="00187918">
        <w:rPr>
          <w:rFonts w:ascii="Times New Roman" w:eastAsia="Times New Roman" w:hAnsi="Times New Roman" w:cs="Times New Roman"/>
          <w:sz w:val="26"/>
          <w:szCs w:val="26"/>
        </w:rPr>
        <w:t xml:space="preserve"> Lê </w:t>
      </w:r>
      <w:proofErr w:type="spellStart"/>
      <w:r w:rsidRPr="00187918">
        <w:rPr>
          <w:rFonts w:ascii="Times New Roman" w:eastAsia="Times New Roman" w:hAnsi="Times New Roman" w:cs="Times New Roman"/>
          <w:sz w:val="26"/>
          <w:szCs w:val="26"/>
        </w:rPr>
        <w:t>Văn</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Đặng</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Diễn</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Nôm</w:t>
      </w:r>
      <w:proofErr w:type="spellEnd"/>
    </w:p>
    <w:p w14:paraId="4501B0BD" w14:textId="6FCE86BB" w:rsidR="001B24FB" w:rsidRPr="00187918" w:rsidRDefault="006B68B4" w:rsidP="00270C97">
      <w:pPr>
        <w:pStyle w:val="ListParagraph"/>
        <w:numPr>
          <w:ilvl w:val="0"/>
          <w:numId w:val="6"/>
        </w:numPr>
        <w:spacing w:before="120" w:after="0"/>
        <w:ind w:left="1713" w:hanging="446"/>
        <w:rPr>
          <w:rFonts w:ascii="Times New Roman" w:eastAsia="Times New Roman" w:hAnsi="Times New Roman" w:cs="Times New Roman"/>
          <w:sz w:val="26"/>
          <w:szCs w:val="26"/>
        </w:rPr>
      </w:pPr>
      <w:r w:rsidRPr="00187918">
        <w:rPr>
          <w:rFonts w:ascii="Times New Roman" w:eastAsia="Times New Roman" w:hAnsi="Times New Roman" w:cs="Times New Roman"/>
          <w:sz w:val="26"/>
          <w:szCs w:val="26"/>
        </w:rPr>
        <w:t xml:space="preserve">Minh </w:t>
      </w:r>
      <w:proofErr w:type="spellStart"/>
      <w:r w:rsidRPr="00187918">
        <w:rPr>
          <w:rFonts w:ascii="Times New Roman" w:eastAsia="Times New Roman" w:hAnsi="Times New Roman" w:cs="Times New Roman"/>
          <w:sz w:val="26"/>
          <w:szCs w:val="26"/>
        </w:rPr>
        <w:t>Tâm</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Bửu</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Giám</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Diễn</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Nôm</w:t>
      </w:r>
      <w:proofErr w:type="spellEnd"/>
    </w:p>
    <w:p w14:paraId="1318025F" w14:textId="48E7776F" w:rsidR="001B24FB" w:rsidRPr="00187918" w:rsidRDefault="006B68B4" w:rsidP="00270C97">
      <w:pPr>
        <w:pStyle w:val="ListParagraph"/>
        <w:numPr>
          <w:ilvl w:val="0"/>
          <w:numId w:val="6"/>
        </w:numPr>
        <w:spacing w:before="120" w:after="0"/>
        <w:ind w:left="1713" w:hanging="446"/>
        <w:rPr>
          <w:rFonts w:ascii="Times New Roman" w:eastAsia="Times New Roman" w:hAnsi="Times New Roman" w:cs="Times New Roman"/>
          <w:sz w:val="26"/>
          <w:szCs w:val="26"/>
        </w:rPr>
      </w:pPr>
      <w:proofErr w:type="spellStart"/>
      <w:r w:rsidRPr="00187918">
        <w:rPr>
          <w:rFonts w:ascii="Times New Roman" w:eastAsia="Times New Roman" w:hAnsi="Times New Roman" w:cs="Times New Roman"/>
          <w:sz w:val="26"/>
          <w:szCs w:val="26"/>
        </w:rPr>
        <w:t>Mộng</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Liên</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Đình</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Thi</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Thảo</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Nguyễn</w:t>
      </w:r>
      <w:proofErr w:type="spellEnd"/>
      <w:r w:rsidRPr="00187918">
        <w:rPr>
          <w:rFonts w:ascii="Times New Roman" w:eastAsia="Times New Roman" w:hAnsi="Times New Roman" w:cs="Times New Roman"/>
          <w:sz w:val="26"/>
          <w:szCs w:val="26"/>
        </w:rPr>
        <w:t xml:space="preserve"> Gia </w:t>
      </w:r>
      <w:proofErr w:type="spellStart"/>
      <w:r w:rsidRPr="00187918">
        <w:rPr>
          <w:rFonts w:ascii="Times New Roman" w:eastAsia="Times New Roman" w:hAnsi="Times New Roman" w:cs="Times New Roman"/>
          <w:sz w:val="26"/>
          <w:szCs w:val="26"/>
        </w:rPr>
        <w:t>Tuyền</w:t>
      </w:r>
      <w:proofErr w:type="spellEnd"/>
    </w:p>
    <w:p w14:paraId="584E7D21" w14:textId="3DE2E1EF" w:rsidR="001B24FB" w:rsidRPr="00187918" w:rsidRDefault="006B68B4" w:rsidP="00270C97">
      <w:pPr>
        <w:pStyle w:val="ListParagraph"/>
        <w:numPr>
          <w:ilvl w:val="0"/>
          <w:numId w:val="6"/>
        </w:numPr>
        <w:spacing w:before="120" w:after="0"/>
        <w:ind w:left="1713" w:hanging="446"/>
        <w:rPr>
          <w:rFonts w:ascii="Times New Roman" w:eastAsia="Times New Roman" w:hAnsi="Times New Roman" w:cs="Times New Roman"/>
          <w:sz w:val="26"/>
          <w:szCs w:val="26"/>
        </w:rPr>
      </w:pPr>
      <w:proofErr w:type="spellStart"/>
      <w:r w:rsidRPr="00187918">
        <w:rPr>
          <w:rFonts w:ascii="Times New Roman" w:eastAsia="Times New Roman" w:hAnsi="Times New Roman" w:cs="Times New Roman"/>
          <w:sz w:val="26"/>
          <w:szCs w:val="26"/>
        </w:rPr>
        <w:t>Nử</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T</w:t>
      </w:r>
      <w:r w:rsidR="004772DD">
        <w:rPr>
          <w:rFonts w:ascii="Times New Roman" w:eastAsia="Times New Roman" w:hAnsi="Times New Roman" w:cs="Times New Roman"/>
          <w:sz w:val="26"/>
          <w:szCs w:val="26"/>
        </w:rPr>
        <w:t>ử</w:t>
      </w:r>
      <w:proofErr w:type="spellEnd"/>
      <w:r w:rsidRPr="00187918">
        <w:rPr>
          <w:rFonts w:ascii="Times New Roman" w:eastAsia="Times New Roman" w:hAnsi="Times New Roman" w:cs="Times New Roman"/>
          <w:sz w:val="26"/>
          <w:szCs w:val="26"/>
        </w:rPr>
        <w:t xml:space="preserve"> Tu Tri </w:t>
      </w:r>
      <w:proofErr w:type="spellStart"/>
      <w:r w:rsidRPr="00187918">
        <w:rPr>
          <w:rFonts w:ascii="Times New Roman" w:eastAsia="Times New Roman" w:hAnsi="Times New Roman" w:cs="Times New Roman"/>
          <w:sz w:val="26"/>
          <w:szCs w:val="26"/>
        </w:rPr>
        <w:t>Diễn</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Nôm</w:t>
      </w:r>
      <w:proofErr w:type="spellEnd"/>
    </w:p>
    <w:p w14:paraId="5CE9EA3B" w14:textId="636F79A1" w:rsidR="001B24FB" w:rsidRDefault="006B68B4" w:rsidP="00270C97">
      <w:pPr>
        <w:pStyle w:val="ListParagraph"/>
        <w:numPr>
          <w:ilvl w:val="0"/>
          <w:numId w:val="6"/>
        </w:numPr>
        <w:spacing w:before="120" w:after="0"/>
        <w:ind w:left="1713" w:hanging="446"/>
        <w:rPr>
          <w:rFonts w:ascii="Times New Roman" w:eastAsia="Times New Roman" w:hAnsi="Times New Roman" w:cs="Times New Roman"/>
          <w:sz w:val="26"/>
          <w:szCs w:val="26"/>
        </w:rPr>
      </w:pPr>
      <w:proofErr w:type="spellStart"/>
      <w:r w:rsidRPr="00187918">
        <w:rPr>
          <w:rFonts w:ascii="Times New Roman" w:eastAsia="Times New Roman" w:hAnsi="Times New Roman" w:cs="Times New Roman"/>
          <w:sz w:val="26"/>
          <w:szCs w:val="26"/>
        </w:rPr>
        <w:t>Thập</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Giới</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Cô</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Hồn</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Quốc</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Ngữ</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Văn</w:t>
      </w:r>
      <w:proofErr w:type="spellEnd"/>
      <w:r w:rsidRPr="00187918">
        <w:rPr>
          <w:rFonts w:ascii="Times New Roman" w:eastAsia="Times New Roman" w:hAnsi="Times New Roman" w:cs="Times New Roman"/>
          <w:sz w:val="26"/>
          <w:szCs w:val="26"/>
        </w:rPr>
        <w:t xml:space="preserve"> Lê </w:t>
      </w:r>
      <w:proofErr w:type="spellStart"/>
      <w:r w:rsidRPr="00187918">
        <w:rPr>
          <w:rFonts w:ascii="Times New Roman" w:eastAsia="Times New Roman" w:hAnsi="Times New Roman" w:cs="Times New Roman"/>
          <w:sz w:val="26"/>
          <w:szCs w:val="26"/>
        </w:rPr>
        <w:t>Thánh</w:t>
      </w:r>
      <w:proofErr w:type="spellEnd"/>
      <w:r w:rsidRPr="00187918">
        <w:rPr>
          <w:rFonts w:ascii="Times New Roman" w:eastAsia="Times New Roman" w:hAnsi="Times New Roman" w:cs="Times New Roman"/>
          <w:sz w:val="26"/>
          <w:szCs w:val="26"/>
        </w:rPr>
        <w:t xml:space="preserve"> </w:t>
      </w:r>
      <w:proofErr w:type="spellStart"/>
      <w:r w:rsidRPr="00187918">
        <w:rPr>
          <w:rFonts w:ascii="Times New Roman" w:eastAsia="Times New Roman" w:hAnsi="Times New Roman" w:cs="Times New Roman"/>
          <w:sz w:val="26"/>
          <w:szCs w:val="26"/>
        </w:rPr>
        <w:t>Tông</w:t>
      </w:r>
      <w:proofErr w:type="spellEnd"/>
    </w:p>
    <w:p w14:paraId="1093B660" w14:textId="64037901" w:rsidR="00BB6C0B" w:rsidRDefault="005643AF" w:rsidP="00BB6C0B">
      <w:pPr>
        <w:spacing w:before="120" w:after="0"/>
        <w:rPr>
          <w:rFonts w:ascii="Times New Roman" w:eastAsia="Times New Roman" w:hAnsi="Times New Roman" w:cs="Times New Roman"/>
          <w:sz w:val="26"/>
          <w:szCs w:val="26"/>
          <w:lang w:val="vi-VN"/>
        </w:rPr>
      </w:pPr>
      <w:r w:rsidRPr="005643AF">
        <w:rPr>
          <w:rFonts w:ascii="Times New Roman" w:eastAsia="Times New Roman" w:hAnsi="Times New Roman" w:cs="Times New Roman"/>
          <w:noProof/>
          <w:sz w:val="26"/>
          <w:szCs w:val="26"/>
          <w:lang w:val="vi-VN"/>
        </w:rPr>
        <w:lastRenderedPageBreak/>
        <w:drawing>
          <wp:inline distT="0" distB="0" distL="0" distR="0" wp14:anchorId="3858CE25" wp14:editId="153AF4F8">
            <wp:extent cx="5943600" cy="6216015"/>
            <wp:effectExtent l="0" t="0" r="0" b="0"/>
            <wp:docPr id="1783573389" name="Picture 17835733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73389" name="Picture 1" descr="A screenshot of a computer&#10;&#10;Description automatically generated"/>
                    <pic:cNvPicPr/>
                  </pic:nvPicPr>
                  <pic:blipFill>
                    <a:blip r:embed="rId48"/>
                    <a:stretch>
                      <a:fillRect/>
                    </a:stretch>
                  </pic:blipFill>
                  <pic:spPr>
                    <a:xfrm>
                      <a:off x="0" y="0"/>
                      <a:ext cx="5943600" cy="6216015"/>
                    </a:xfrm>
                    <a:prstGeom prst="rect">
                      <a:avLst/>
                    </a:prstGeom>
                  </pic:spPr>
                </pic:pic>
              </a:graphicData>
            </a:graphic>
          </wp:inline>
        </w:drawing>
      </w:r>
    </w:p>
    <w:p w14:paraId="1A3B784A" w14:textId="7125CF16" w:rsidR="00B86210" w:rsidRPr="008D39E1" w:rsidRDefault="005643AF" w:rsidP="00587DE7">
      <w:pPr>
        <w:pStyle w:val="Caption"/>
        <w:rPr>
          <w:lang w:val="vi-VN"/>
        </w:rPr>
      </w:pPr>
      <w:r>
        <w:rPr>
          <w:lang w:val="vi-VN"/>
        </w:rPr>
        <w:t xml:space="preserve">Hình </w:t>
      </w:r>
      <w:r w:rsidR="00146414">
        <w:rPr>
          <w:lang w:val="vi-VN"/>
        </w:rPr>
        <w:t>4.2.3</w:t>
      </w:r>
      <w:r w:rsidR="00C518A2">
        <w:rPr>
          <w:lang w:val="vi-VN"/>
        </w:rPr>
        <w:t>.1</w:t>
      </w:r>
      <w:r w:rsidR="00232647">
        <w:t>.</w:t>
      </w:r>
      <w:r w:rsidR="00251680">
        <w:rPr>
          <w:lang w:val="vi-VN"/>
        </w:rPr>
        <w:tab/>
      </w:r>
      <w:r w:rsidR="00761D5B" w:rsidRPr="00232647">
        <w:rPr>
          <w:b w:val="0"/>
          <w:i/>
          <w:lang w:val="vi-VN"/>
        </w:rPr>
        <w:t xml:space="preserve">Hình ảnh tệp txt sau khi được lưu </w:t>
      </w:r>
      <w:r w:rsidR="00B86210" w:rsidRPr="00232647">
        <w:rPr>
          <w:b w:val="0"/>
          <w:i/>
          <w:lang w:val="vi-VN"/>
        </w:rPr>
        <w:t>từ tác phẩm Chinh Phụ Ngâm Diễn Ca - Nguyễn Văn Xuân</w:t>
      </w:r>
    </w:p>
    <w:p w14:paraId="2014145E" w14:textId="7682778F" w:rsidR="005643AF" w:rsidRDefault="005643AF" w:rsidP="005643AF">
      <w:pPr>
        <w:spacing w:before="120" w:after="0"/>
        <w:jc w:val="center"/>
        <w:rPr>
          <w:rFonts w:ascii="Times New Roman" w:eastAsia="Times New Roman" w:hAnsi="Times New Roman" w:cs="Times New Roman"/>
          <w:sz w:val="26"/>
          <w:szCs w:val="26"/>
          <w:lang w:val="vi-VN"/>
        </w:rPr>
      </w:pPr>
    </w:p>
    <w:p w14:paraId="4BA2C108" w14:textId="310804EC" w:rsidR="003F49D4" w:rsidRPr="005643AF" w:rsidRDefault="003F49D4" w:rsidP="005643AF">
      <w:pPr>
        <w:spacing w:before="120" w:after="0"/>
        <w:jc w:val="center"/>
        <w:rPr>
          <w:rFonts w:ascii="Times New Roman" w:eastAsia="Times New Roman" w:hAnsi="Times New Roman" w:cs="Times New Roman"/>
          <w:sz w:val="26"/>
          <w:szCs w:val="26"/>
          <w:lang w:val="vi-VN"/>
        </w:rPr>
      </w:pPr>
      <w:r w:rsidRPr="003F49D4">
        <w:rPr>
          <w:rFonts w:ascii="Times New Roman" w:eastAsia="Times New Roman" w:hAnsi="Times New Roman" w:cs="Times New Roman"/>
          <w:noProof/>
          <w:sz w:val="26"/>
          <w:szCs w:val="26"/>
          <w:lang w:val="vi-VN"/>
        </w:rPr>
        <w:lastRenderedPageBreak/>
        <w:drawing>
          <wp:inline distT="0" distB="0" distL="0" distR="0" wp14:anchorId="1BB1A6A1" wp14:editId="4A5D7F88">
            <wp:extent cx="5272007" cy="6646333"/>
            <wp:effectExtent l="0" t="0" r="0" b="0"/>
            <wp:docPr id="483068050" name="Picture 483068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68050" name=""/>
                    <pic:cNvPicPr/>
                  </pic:nvPicPr>
                  <pic:blipFill rotWithShape="1">
                    <a:blip r:embed="rId49"/>
                    <a:srcRect b="932"/>
                    <a:stretch/>
                  </pic:blipFill>
                  <pic:spPr bwMode="auto">
                    <a:xfrm>
                      <a:off x="0" y="0"/>
                      <a:ext cx="5300516" cy="6682273"/>
                    </a:xfrm>
                    <a:prstGeom prst="rect">
                      <a:avLst/>
                    </a:prstGeom>
                    <a:ln>
                      <a:noFill/>
                    </a:ln>
                    <a:extLst>
                      <a:ext uri="{53640926-AAD7-44D8-BBD7-CCE9431645EC}">
                        <a14:shadowObscured xmlns:a14="http://schemas.microsoft.com/office/drawing/2010/main"/>
                      </a:ext>
                    </a:extLst>
                  </pic:spPr>
                </pic:pic>
              </a:graphicData>
            </a:graphic>
          </wp:inline>
        </w:drawing>
      </w:r>
    </w:p>
    <w:p w14:paraId="26473296" w14:textId="39ACF68B" w:rsidR="00FE14C3" w:rsidRPr="0095141D" w:rsidRDefault="003F49D4" w:rsidP="0095141D">
      <w:pPr>
        <w:pStyle w:val="Caption"/>
        <w:rPr>
          <w:lang w:val="vi-VN"/>
        </w:rPr>
      </w:pPr>
      <w:proofErr w:type="spellStart"/>
      <w:r>
        <w:t>Hình</w:t>
      </w:r>
      <w:proofErr w:type="spellEnd"/>
      <w:r>
        <w:rPr>
          <w:lang w:val="vi-VN"/>
        </w:rPr>
        <w:t xml:space="preserve"> 4.2.3.2</w:t>
      </w:r>
      <w:r w:rsidR="00232647">
        <w:t>.</w:t>
      </w:r>
      <w:r w:rsidR="00232647">
        <w:tab/>
      </w:r>
      <w:r w:rsidRPr="00232647">
        <w:rPr>
          <w:b w:val="0"/>
          <w:i/>
          <w:lang w:val="vi-VN"/>
        </w:rPr>
        <w:t>Hình ảnh tệp txt sau khi được lưu từ tác phẩm</w:t>
      </w:r>
      <w:r w:rsidR="00587DE7" w:rsidRPr="00232647">
        <w:rPr>
          <w:b w:val="0"/>
          <w:i/>
          <w:lang w:val="vi-VN"/>
        </w:rPr>
        <w:t xml:space="preserve"> Bạch Vân Am Quốc Ngữ - Nguyễn Bỉnh Khiêm</w:t>
      </w:r>
    </w:p>
    <w:p w14:paraId="20823CB3" w14:textId="77777777" w:rsidR="00FE14C3" w:rsidRDefault="00FE14C3" w:rsidP="2D82A6A2">
      <w:pPr>
        <w:spacing w:after="0"/>
        <w:rPr>
          <w:rFonts w:ascii="Times New Roman" w:eastAsia="Times New Roman" w:hAnsi="Times New Roman" w:cs="Times New Roman"/>
          <w:sz w:val="26"/>
          <w:szCs w:val="26"/>
        </w:rPr>
      </w:pPr>
    </w:p>
    <w:p w14:paraId="3C68FC5B" w14:textId="77777777" w:rsidR="0095141D" w:rsidRDefault="0095141D" w:rsidP="2D82A6A2">
      <w:pPr>
        <w:spacing w:after="0"/>
        <w:rPr>
          <w:rFonts w:ascii="Times New Roman" w:eastAsia="Times New Roman" w:hAnsi="Times New Roman" w:cs="Times New Roman"/>
          <w:sz w:val="26"/>
          <w:szCs w:val="26"/>
        </w:rPr>
      </w:pPr>
    </w:p>
    <w:p w14:paraId="5657153C" w14:textId="77777777" w:rsidR="0095141D" w:rsidRDefault="0095141D" w:rsidP="2D82A6A2">
      <w:pPr>
        <w:spacing w:after="0"/>
        <w:rPr>
          <w:rFonts w:ascii="Times New Roman" w:eastAsia="Times New Roman" w:hAnsi="Times New Roman" w:cs="Times New Roman"/>
          <w:sz w:val="26"/>
          <w:szCs w:val="26"/>
        </w:rPr>
      </w:pPr>
    </w:p>
    <w:p w14:paraId="0ECDE5E0" w14:textId="77777777" w:rsidR="0095141D" w:rsidRDefault="0095141D" w:rsidP="2D82A6A2">
      <w:pPr>
        <w:spacing w:after="0"/>
        <w:rPr>
          <w:rFonts w:ascii="Times New Roman" w:eastAsia="Times New Roman" w:hAnsi="Times New Roman" w:cs="Times New Roman"/>
          <w:sz w:val="26"/>
          <w:szCs w:val="26"/>
        </w:rPr>
      </w:pPr>
    </w:p>
    <w:p w14:paraId="1A1B6255" w14:textId="77777777" w:rsidR="00072C8A" w:rsidRDefault="00072C8A" w:rsidP="00753AA4">
      <w:pPr>
        <w:pStyle w:val="Heading03"/>
        <w:numPr>
          <w:ilvl w:val="0"/>
          <w:numId w:val="0"/>
        </w:numPr>
        <w:ind w:left="720"/>
      </w:pPr>
      <w:bookmarkStart w:id="102" w:name="_Toc142345558"/>
      <w:bookmarkStart w:id="103" w:name="_Toc142345923"/>
    </w:p>
    <w:p w14:paraId="2597A603" w14:textId="71530CB5" w:rsidR="000B6ABE" w:rsidRPr="007D2A5C" w:rsidRDefault="3D3E570C" w:rsidP="00753AA4">
      <w:pPr>
        <w:pStyle w:val="Heading03"/>
        <w:numPr>
          <w:ilvl w:val="0"/>
          <w:numId w:val="0"/>
        </w:numPr>
        <w:ind w:left="720"/>
      </w:pPr>
      <w:bookmarkStart w:id="104" w:name="_Toc142736599"/>
      <w:r w:rsidRPr="007D2A5C">
        <w:t>4.2.4</w:t>
      </w:r>
      <w:r w:rsidR="00207C1A" w:rsidRPr="007D2A5C">
        <w:t>.</w:t>
      </w:r>
      <w:r w:rsidR="00207C1A" w:rsidRPr="007D2A5C">
        <w:tab/>
      </w:r>
      <w:r w:rsidRPr="007D2A5C">
        <w:t xml:space="preserve">Thu </w:t>
      </w:r>
      <w:proofErr w:type="spellStart"/>
      <w:r w:rsidRPr="007D2A5C">
        <w:t>thập</w:t>
      </w:r>
      <w:proofErr w:type="spellEnd"/>
      <w:r w:rsidRPr="007D2A5C">
        <w:t xml:space="preserve"> </w:t>
      </w:r>
      <w:proofErr w:type="spellStart"/>
      <w:r w:rsidRPr="007D2A5C">
        <w:t>hình</w:t>
      </w:r>
      <w:proofErr w:type="spellEnd"/>
      <w:r w:rsidRPr="007D2A5C">
        <w:t xml:space="preserve"> </w:t>
      </w:r>
      <w:proofErr w:type="spellStart"/>
      <w:r w:rsidRPr="007D2A5C">
        <w:t>ảnh</w:t>
      </w:r>
      <w:bookmarkEnd w:id="102"/>
      <w:bookmarkEnd w:id="103"/>
      <w:bookmarkEnd w:id="104"/>
      <w:proofErr w:type="spellEnd"/>
    </w:p>
    <w:p w14:paraId="699DF3CA" w14:textId="6F1E8F16" w:rsidR="003F0955" w:rsidRDefault="00427D4B" w:rsidP="007D2A5C">
      <w:pPr>
        <w:pStyle w:val="NormalText"/>
        <w:jc w:val="both"/>
        <w:rPr>
          <w:lang w:val="vi-VN"/>
        </w:rPr>
      </w:pPr>
      <w:proofErr w:type="spellStart"/>
      <w:r w:rsidRPr="00427D4B">
        <w:t>Tính</w:t>
      </w:r>
      <w:proofErr w:type="spellEnd"/>
      <w:r w:rsidRPr="00427D4B">
        <w:t xml:space="preserve"> </w:t>
      </w:r>
      <w:proofErr w:type="spellStart"/>
      <w:r w:rsidRPr="00427D4B">
        <w:t>đến</w:t>
      </w:r>
      <w:proofErr w:type="spellEnd"/>
      <w:r w:rsidRPr="00427D4B">
        <w:t xml:space="preserve"> </w:t>
      </w:r>
      <w:proofErr w:type="spellStart"/>
      <w:r w:rsidRPr="00427D4B">
        <w:t>thời</w:t>
      </w:r>
      <w:proofErr w:type="spellEnd"/>
      <w:r w:rsidRPr="00427D4B">
        <w:t xml:space="preserve"> </w:t>
      </w:r>
      <w:proofErr w:type="spellStart"/>
      <w:r w:rsidRPr="00427D4B">
        <w:t>điểm</w:t>
      </w:r>
      <w:proofErr w:type="spellEnd"/>
      <w:r w:rsidRPr="00427D4B">
        <w:t xml:space="preserve"> </w:t>
      </w:r>
      <w:proofErr w:type="spellStart"/>
      <w:r w:rsidRPr="00427D4B">
        <w:t>hiện</w:t>
      </w:r>
      <w:proofErr w:type="spellEnd"/>
      <w:r w:rsidRPr="00427D4B">
        <w:t xml:space="preserve"> </w:t>
      </w:r>
      <w:proofErr w:type="spellStart"/>
      <w:r w:rsidRPr="00427D4B">
        <w:t>tại</w:t>
      </w:r>
      <w:proofErr w:type="spellEnd"/>
      <w:r w:rsidRPr="00427D4B">
        <w:t xml:space="preserve">, </w:t>
      </w:r>
      <w:proofErr w:type="spellStart"/>
      <w:r w:rsidRPr="00427D4B">
        <w:t>kết</w:t>
      </w:r>
      <w:proofErr w:type="spellEnd"/>
      <w:r w:rsidRPr="00427D4B">
        <w:t xml:space="preserve"> </w:t>
      </w:r>
      <w:proofErr w:type="spellStart"/>
      <w:r w:rsidRPr="00427D4B">
        <w:t>quả</w:t>
      </w:r>
      <w:proofErr w:type="spellEnd"/>
      <w:r w:rsidRPr="00427D4B">
        <w:t xml:space="preserve"> </w:t>
      </w:r>
      <w:proofErr w:type="spellStart"/>
      <w:r w:rsidRPr="00427D4B">
        <w:t>của</w:t>
      </w:r>
      <w:proofErr w:type="spellEnd"/>
      <w:r w:rsidRPr="00427D4B">
        <w:t xml:space="preserve"> </w:t>
      </w:r>
      <w:proofErr w:type="spellStart"/>
      <w:r w:rsidRPr="00427D4B">
        <w:t>nghiên</w:t>
      </w:r>
      <w:proofErr w:type="spellEnd"/>
      <w:r w:rsidRPr="00427D4B">
        <w:t xml:space="preserve"> </w:t>
      </w:r>
      <w:proofErr w:type="spellStart"/>
      <w:r w:rsidRPr="00427D4B">
        <w:t>cứu</w:t>
      </w:r>
      <w:proofErr w:type="spellEnd"/>
      <w:r w:rsidRPr="00427D4B">
        <w:t xml:space="preserve"> </w:t>
      </w:r>
      <w:proofErr w:type="spellStart"/>
      <w:r w:rsidRPr="00427D4B">
        <w:t>đã</w:t>
      </w:r>
      <w:proofErr w:type="spellEnd"/>
      <w:r w:rsidRPr="00427D4B">
        <w:t xml:space="preserve"> </w:t>
      </w:r>
      <w:proofErr w:type="spellStart"/>
      <w:r w:rsidRPr="00427D4B">
        <w:t>ghi</w:t>
      </w:r>
      <w:proofErr w:type="spellEnd"/>
      <w:r w:rsidRPr="00427D4B">
        <w:t xml:space="preserve"> </w:t>
      </w:r>
      <w:proofErr w:type="spellStart"/>
      <w:r w:rsidRPr="00427D4B">
        <w:t>nhận</w:t>
      </w:r>
      <w:proofErr w:type="spellEnd"/>
      <w:r w:rsidRPr="00427D4B">
        <w:t xml:space="preserve"> </w:t>
      </w:r>
      <w:proofErr w:type="spellStart"/>
      <w:r w:rsidRPr="00427D4B">
        <w:t>thành</w:t>
      </w:r>
      <w:proofErr w:type="spellEnd"/>
      <w:r w:rsidRPr="00427D4B">
        <w:t xml:space="preserve"> </w:t>
      </w:r>
      <w:proofErr w:type="spellStart"/>
      <w:r w:rsidRPr="00427D4B">
        <w:t>công</w:t>
      </w:r>
      <w:proofErr w:type="spellEnd"/>
      <w:r w:rsidRPr="00427D4B">
        <w:t xml:space="preserve"> </w:t>
      </w:r>
      <w:proofErr w:type="spellStart"/>
      <w:r w:rsidRPr="00427D4B">
        <w:t>trong</w:t>
      </w:r>
      <w:proofErr w:type="spellEnd"/>
      <w:r w:rsidRPr="00427D4B">
        <w:t xml:space="preserve"> </w:t>
      </w:r>
      <w:proofErr w:type="spellStart"/>
      <w:r w:rsidRPr="00427D4B">
        <w:t>việc</w:t>
      </w:r>
      <w:proofErr w:type="spellEnd"/>
      <w:r w:rsidRPr="00427D4B">
        <w:t xml:space="preserve"> </w:t>
      </w:r>
      <w:proofErr w:type="spellStart"/>
      <w:r w:rsidRPr="00427D4B">
        <w:t>thu</w:t>
      </w:r>
      <w:proofErr w:type="spellEnd"/>
      <w:r w:rsidRPr="00427D4B">
        <w:t xml:space="preserve"> </w:t>
      </w:r>
      <w:proofErr w:type="spellStart"/>
      <w:r w:rsidRPr="00427D4B">
        <w:t>thập</w:t>
      </w:r>
      <w:proofErr w:type="spellEnd"/>
      <w:r w:rsidRPr="00427D4B">
        <w:t xml:space="preserve"> </w:t>
      </w:r>
      <w:proofErr w:type="spellStart"/>
      <w:r w:rsidRPr="00427D4B">
        <w:t>tổng</w:t>
      </w:r>
      <w:proofErr w:type="spellEnd"/>
      <w:r w:rsidRPr="00427D4B">
        <w:t xml:space="preserve"> </w:t>
      </w:r>
      <w:proofErr w:type="spellStart"/>
      <w:r w:rsidRPr="00427D4B">
        <w:t>cộng</w:t>
      </w:r>
      <w:proofErr w:type="spellEnd"/>
      <w:r w:rsidRPr="00427D4B">
        <w:t xml:space="preserve"> 56 </w:t>
      </w:r>
      <w:proofErr w:type="spellStart"/>
      <w:r w:rsidRPr="00427D4B">
        <w:t>hình</w:t>
      </w:r>
      <w:proofErr w:type="spellEnd"/>
      <w:r w:rsidRPr="00427D4B">
        <w:t xml:space="preserve"> </w:t>
      </w:r>
      <w:proofErr w:type="spellStart"/>
      <w:r w:rsidRPr="00427D4B">
        <w:t>ảnh</w:t>
      </w:r>
      <w:proofErr w:type="spellEnd"/>
      <w:r w:rsidRPr="00427D4B">
        <w:t xml:space="preserve"> </w:t>
      </w:r>
      <w:proofErr w:type="spellStart"/>
      <w:r w:rsidRPr="00427D4B">
        <w:t>có</w:t>
      </w:r>
      <w:proofErr w:type="spellEnd"/>
      <w:r w:rsidRPr="00427D4B">
        <w:t xml:space="preserve"> </w:t>
      </w:r>
      <w:proofErr w:type="spellStart"/>
      <w:r w:rsidRPr="00427D4B">
        <w:t>định</w:t>
      </w:r>
      <w:proofErr w:type="spellEnd"/>
      <w:r w:rsidRPr="00427D4B">
        <w:t xml:space="preserve"> </w:t>
      </w:r>
      <w:proofErr w:type="spellStart"/>
      <w:r w:rsidRPr="00427D4B">
        <w:t>dạng</w:t>
      </w:r>
      <w:proofErr w:type="spellEnd"/>
      <w:r w:rsidRPr="00427D4B">
        <w:t xml:space="preserve"> .jpg </w:t>
      </w:r>
      <w:proofErr w:type="spellStart"/>
      <w:r w:rsidRPr="00427D4B">
        <w:t>từ</w:t>
      </w:r>
      <w:proofErr w:type="spellEnd"/>
      <w:r w:rsidRPr="00427D4B">
        <w:t xml:space="preserve"> </w:t>
      </w:r>
      <w:proofErr w:type="spellStart"/>
      <w:r w:rsidRPr="00427D4B">
        <w:t>những</w:t>
      </w:r>
      <w:proofErr w:type="spellEnd"/>
      <w:r w:rsidRPr="00427D4B">
        <w:t xml:space="preserve"> </w:t>
      </w:r>
      <w:proofErr w:type="spellStart"/>
      <w:r w:rsidRPr="00427D4B">
        <w:t>trang</w:t>
      </w:r>
      <w:proofErr w:type="spellEnd"/>
      <w:r w:rsidRPr="00427D4B">
        <w:t xml:space="preserve"> web </w:t>
      </w:r>
      <w:proofErr w:type="spellStart"/>
      <w:r w:rsidRPr="00427D4B">
        <w:t>có</w:t>
      </w:r>
      <w:proofErr w:type="spellEnd"/>
      <w:r w:rsidRPr="00427D4B">
        <w:t xml:space="preserve"> </w:t>
      </w:r>
      <w:proofErr w:type="spellStart"/>
      <w:r w:rsidRPr="00427D4B">
        <w:t>liên</w:t>
      </w:r>
      <w:proofErr w:type="spellEnd"/>
      <w:r w:rsidRPr="00427D4B">
        <w:t xml:space="preserve"> </w:t>
      </w:r>
      <w:proofErr w:type="spellStart"/>
      <w:r w:rsidRPr="00427D4B">
        <w:t>quan</w:t>
      </w:r>
      <w:proofErr w:type="spellEnd"/>
      <w:r w:rsidRPr="00427D4B">
        <w:t xml:space="preserve">. </w:t>
      </w:r>
      <w:proofErr w:type="spellStart"/>
      <w:r w:rsidRPr="00427D4B">
        <w:t>Đây</w:t>
      </w:r>
      <w:proofErr w:type="spellEnd"/>
      <w:r w:rsidRPr="00427D4B">
        <w:t xml:space="preserve"> </w:t>
      </w:r>
      <w:proofErr w:type="spellStart"/>
      <w:r w:rsidRPr="00427D4B">
        <w:t>là</w:t>
      </w:r>
      <w:proofErr w:type="spellEnd"/>
      <w:r w:rsidRPr="00427D4B">
        <w:t xml:space="preserve"> </w:t>
      </w:r>
      <w:proofErr w:type="spellStart"/>
      <w:r w:rsidRPr="00427D4B">
        <w:t>một</w:t>
      </w:r>
      <w:proofErr w:type="spellEnd"/>
      <w:r w:rsidRPr="00427D4B">
        <w:t xml:space="preserve"> </w:t>
      </w:r>
      <w:proofErr w:type="spellStart"/>
      <w:r w:rsidRPr="00427D4B">
        <w:t>thành</w:t>
      </w:r>
      <w:proofErr w:type="spellEnd"/>
      <w:r w:rsidRPr="00427D4B">
        <w:t xml:space="preserve"> </w:t>
      </w:r>
      <w:proofErr w:type="spellStart"/>
      <w:r w:rsidRPr="00427D4B">
        <w:t>tựu</w:t>
      </w:r>
      <w:proofErr w:type="spellEnd"/>
      <w:r w:rsidRPr="00427D4B">
        <w:t xml:space="preserve"> </w:t>
      </w:r>
      <w:proofErr w:type="spellStart"/>
      <w:r w:rsidRPr="00427D4B">
        <w:t>quan</w:t>
      </w:r>
      <w:proofErr w:type="spellEnd"/>
      <w:r w:rsidRPr="00427D4B">
        <w:t xml:space="preserve"> </w:t>
      </w:r>
      <w:proofErr w:type="spellStart"/>
      <w:r w:rsidRPr="00427D4B">
        <w:t>trọng</w:t>
      </w:r>
      <w:proofErr w:type="spellEnd"/>
      <w:r w:rsidRPr="00427D4B">
        <w:t xml:space="preserve">, </w:t>
      </w:r>
      <w:proofErr w:type="spellStart"/>
      <w:r w:rsidRPr="00427D4B">
        <w:t>vì</w:t>
      </w:r>
      <w:proofErr w:type="spellEnd"/>
      <w:r w:rsidRPr="00427D4B">
        <w:t xml:space="preserve"> </w:t>
      </w:r>
      <w:proofErr w:type="spellStart"/>
      <w:r w:rsidRPr="00427D4B">
        <w:t>những</w:t>
      </w:r>
      <w:proofErr w:type="spellEnd"/>
      <w:r w:rsidRPr="00427D4B">
        <w:t xml:space="preserve"> </w:t>
      </w:r>
      <w:proofErr w:type="spellStart"/>
      <w:r w:rsidRPr="00427D4B">
        <w:t>hình</w:t>
      </w:r>
      <w:proofErr w:type="spellEnd"/>
      <w:r w:rsidRPr="00427D4B">
        <w:t xml:space="preserve"> </w:t>
      </w:r>
      <w:proofErr w:type="spellStart"/>
      <w:r w:rsidRPr="00427D4B">
        <w:t>ảnh</w:t>
      </w:r>
      <w:proofErr w:type="spellEnd"/>
      <w:r w:rsidRPr="00427D4B">
        <w:t xml:space="preserve"> </w:t>
      </w:r>
      <w:proofErr w:type="spellStart"/>
      <w:r w:rsidRPr="00427D4B">
        <w:t>này</w:t>
      </w:r>
      <w:proofErr w:type="spellEnd"/>
      <w:r w:rsidRPr="00427D4B">
        <w:t xml:space="preserve"> </w:t>
      </w:r>
      <w:proofErr w:type="spellStart"/>
      <w:r w:rsidRPr="00427D4B">
        <w:t>đóng</w:t>
      </w:r>
      <w:proofErr w:type="spellEnd"/>
      <w:r w:rsidRPr="00427D4B">
        <w:t xml:space="preserve"> </w:t>
      </w:r>
      <w:proofErr w:type="spellStart"/>
      <w:r w:rsidRPr="00427D4B">
        <w:t>vai</w:t>
      </w:r>
      <w:proofErr w:type="spellEnd"/>
      <w:r w:rsidRPr="00427D4B">
        <w:t xml:space="preserve"> </w:t>
      </w:r>
      <w:proofErr w:type="spellStart"/>
      <w:r w:rsidRPr="00427D4B">
        <w:t>trò</w:t>
      </w:r>
      <w:proofErr w:type="spellEnd"/>
      <w:r w:rsidRPr="00427D4B">
        <w:t xml:space="preserve"> </w:t>
      </w:r>
      <w:proofErr w:type="spellStart"/>
      <w:r w:rsidRPr="00427D4B">
        <w:t>là</w:t>
      </w:r>
      <w:proofErr w:type="spellEnd"/>
      <w:r w:rsidRPr="00427D4B">
        <w:t xml:space="preserve"> </w:t>
      </w:r>
      <w:proofErr w:type="spellStart"/>
      <w:r w:rsidRPr="00427D4B">
        <w:t>dữ</w:t>
      </w:r>
      <w:proofErr w:type="spellEnd"/>
      <w:r w:rsidRPr="00427D4B">
        <w:t xml:space="preserve"> </w:t>
      </w:r>
      <w:proofErr w:type="spellStart"/>
      <w:r w:rsidRPr="00427D4B">
        <w:t>liệu</w:t>
      </w:r>
      <w:proofErr w:type="spellEnd"/>
      <w:r w:rsidRPr="00427D4B">
        <w:t xml:space="preserve"> </w:t>
      </w:r>
      <w:proofErr w:type="spellStart"/>
      <w:r w:rsidRPr="00427D4B">
        <w:t>đầu</w:t>
      </w:r>
      <w:proofErr w:type="spellEnd"/>
      <w:r w:rsidRPr="00427D4B">
        <w:t xml:space="preserve"> </w:t>
      </w:r>
      <w:proofErr w:type="spellStart"/>
      <w:r w:rsidRPr="00427D4B">
        <w:t>vào</w:t>
      </w:r>
      <w:proofErr w:type="spellEnd"/>
      <w:r w:rsidRPr="00427D4B">
        <w:t xml:space="preserve"> then </w:t>
      </w:r>
      <w:proofErr w:type="spellStart"/>
      <w:r w:rsidRPr="00427D4B">
        <w:t>chốt</w:t>
      </w:r>
      <w:proofErr w:type="spellEnd"/>
      <w:r w:rsidRPr="00427D4B">
        <w:t xml:space="preserve"> </w:t>
      </w:r>
      <w:proofErr w:type="spellStart"/>
      <w:r w:rsidRPr="00427D4B">
        <w:t>cho</w:t>
      </w:r>
      <w:proofErr w:type="spellEnd"/>
      <w:r w:rsidRPr="00427D4B">
        <w:t xml:space="preserve"> </w:t>
      </w:r>
      <w:proofErr w:type="spellStart"/>
      <w:r w:rsidRPr="00427D4B">
        <w:t>những</w:t>
      </w:r>
      <w:proofErr w:type="spellEnd"/>
      <w:r w:rsidRPr="00427D4B">
        <w:t xml:space="preserve"> </w:t>
      </w:r>
      <w:proofErr w:type="spellStart"/>
      <w:r w:rsidRPr="00427D4B">
        <w:t>tác</w:t>
      </w:r>
      <w:proofErr w:type="spellEnd"/>
      <w:r w:rsidRPr="00427D4B">
        <w:t xml:space="preserve"> </w:t>
      </w:r>
      <w:proofErr w:type="spellStart"/>
      <w:r w:rsidRPr="00427D4B">
        <w:t>vụ</w:t>
      </w:r>
      <w:proofErr w:type="spellEnd"/>
      <w:r w:rsidRPr="00427D4B">
        <w:t xml:space="preserve"> </w:t>
      </w:r>
      <w:proofErr w:type="spellStart"/>
      <w:r w:rsidRPr="00427D4B">
        <w:t>thu</w:t>
      </w:r>
      <w:proofErr w:type="spellEnd"/>
      <w:r w:rsidRPr="00427D4B">
        <w:t xml:space="preserve"> </w:t>
      </w:r>
      <w:proofErr w:type="spellStart"/>
      <w:r w:rsidRPr="00427D4B">
        <w:t>thập</w:t>
      </w:r>
      <w:proofErr w:type="spellEnd"/>
      <w:r w:rsidRPr="00427D4B">
        <w:t xml:space="preserve"> </w:t>
      </w:r>
      <w:proofErr w:type="spellStart"/>
      <w:r w:rsidRPr="00427D4B">
        <w:t>dữ</w:t>
      </w:r>
      <w:proofErr w:type="spellEnd"/>
      <w:r w:rsidRPr="00427D4B">
        <w:t xml:space="preserve"> </w:t>
      </w:r>
      <w:proofErr w:type="spellStart"/>
      <w:r w:rsidRPr="00427D4B">
        <w:t>liệu</w:t>
      </w:r>
      <w:proofErr w:type="spellEnd"/>
      <w:r w:rsidRPr="00427D4B">
        <w:t xml:space="preserve"> song </w:t>
      </w:r>
      <w:proofErr w:type="spellStart"/>
      <w:r w:rsidRPr="00427D4B">
        <w:t>ngữ</w:t>
      </w:r>
      <w:proofErr w:type="spellEnd"/>
      <w:r w:rsidRPr="00427D4B">
        <w:t xml:space="preserve"> </w:t>
      </w:r>
      <w:proofErr w:type="spellStart"/>
      <w:r w:rsidRPr="00427D4B">
        <w:t>chữ</w:t>
      </w:r>
      <w:proofErr w:type="spellEnd"/>
      <w:r w:rsidRPr="00427D4B">
        <w:t xml:space="preserve"> </w:t>
      </w:r>
      <w:proofErr w:type="spellStart"/>
      <w:r w:rsidRPr="00427D4B">
        <w:t>Nôm</w:t>
      </w:r>
      <w:proofErr w:type="spellEnd"/>
      <w:r w:rsidRPr="00427D4B">
        <w:t xml:space="preserve"> </w:t>
      </w:r>
      <w:proofErr w:type="spellStart"/>
      <w:r w:rsidRPr="00427D4B">
        <w:t>và</w:t>
      </w:r>
      <w:proofErr w:type="spellEnd"/>
      <w:r w:rsidRPr="00427D4B">
        <w:t xml:space="preserve"> </w:t>
      </w:r>
      <w:proofErr w:type="spellStart"/>
      <w:r w:rsidRPr="00427D4B">
        <w:t>chữ</w:t>
      </w:r>
      <w:proofErr w:type="spellEnd"/>
      <w:r w:rsidRPr="00427D4B">
        <w:t xml:space="preserve"> </w:t>
      </w:r>
      <w:proofErr w:type="spellStart"/>
      <w:r w:rsidRPr="00427D4B">
        <w:t>Quốc</w:t>
      </w:r>
      <w:proofErr w:type="spellEnd"/>
      <w:r w:rsidRPr="00427D4B">
        <w:t xml:space="preserve"> </w:t>
      </w:r>
      <w:proofErr w:type="spellStart"/>
      <w:r w:rsidRPr="00427D4B">
        <w:t>ngữ</w:t>
      </w:r>
      <w:proofErr w:type="spellEnd"/>
      <w:r w:rsidRPr="00427D4B">
        <w:t xml:space="preserve"> </w:t>
      </w:r>
      <w:proofErr w:type="spellStart"/>
      <w:r w:rsidRPr="00427D4B">
        <w:t>từ</w:t>
      </w:r>
      <w:proofErr w:type="spellEnd"/>
      <w:r w:rsidRPr="00427D4B">
        <w:t xml:space="preserve"> </w:t>
      </w:r>
      <w:proofErr w:type="spellStart"/>
      <w:r w:rsidRPr="00427D4B">
        <w:t>hình</w:t>
      </w:r>
      <w:proofErr w:type="spellEnd"/>
      <w:r w:rsidRPr="00427D4B">
        <w:t xml:space="preserve"> </w:t>
      </w:r>
      <w:proofErr w:type="spellStart"/>
      <w:r w:rsidRPr="00427D4B">
        <w:t>ảnh</w:t>
      </w:r>
      <w:proofErr w:type="spellEnd"/>
      <w:r w:rsidRPr="00427D4B">
        <w:t>.</w:t>
      </w:r>
      <w:r w:rsidR="003151F5">
        <w:rPr>
          <w:lang w:val="vi-VN"/>
        </w:rPr>
        <w:t xml:space="preserve"> </w:t>
      </w:r>
      <w:proofErr w:type="spellStart"/>
      <w:r w:rsidR="003151F5">
        <w:t>Đồng</w:t>
      </w:r>
      <w:proofErr w:type="spellEnd"/>
      <w:r w:rsidR="003151F5">
        <w:rPr>
          <w:lang w:val="vi-VN"/>
        </w:rPr>
        <w:t xml:space="preserve"> thời, n</w:t>
      </w:r>
      <w:r w:rsidR="003151F5" w:rsidRPr="003151F5">
        <w:rPr>
          <w:lang w:val="vi-VN"/>
        </w:rPr>
        <w:t>hững hình ảnh này sẽ chịu trách nhiệm chủ yếu trong việc hỗ trợ và cung cấp nguồn dữ liệu phong phú cho việc xây dựng các mô hình thị giác máy tính</w:t>
      </w:r>
      <w:r w:rsidR="001F09C5">
        <w:rPr>
          <w:lang w:val="vi-VN"/>
        </w:rPr>
        <w:t xml:space="preserve"> trong</w:t>
      </w:r>
      <w:r w:rsidR="005E653F">
        <w:rPr>
          <w:lang w:val="vi-VN"/>
        </w:rPr>
        <w:t xml:space="preserve"> tương lai.</w:t>
      </w:r>
      <w:r w:rsidR="00C24617">
        <w:rPr>
          <w:lang w:val="vi-VN"/>
        </w:rPr>
        <w:t xml:space="preserve"> </w:t>
      </w:r>
    </w:p>
    <w:p w14:paraId="0FF600EB" w14:textId="10106610" w:rsidR="00AC682E" w:rsidRDefault="00B61042" w:rsidP="007A4C83">
      <w:pPr>
        <w:jc w:val="center"/>
        <w:rPr>
          <w:noProof/>
        </w:rPr>
      </w:pPr>
      <w:r w:rsidRPr="00B61042">
        <w:rPr>
          <w:rFonts w:ascii="Times New Roman" w:eastAsia="Times New Roman" w:hAnsi="Times New Roman" w:cs="Times New Roman"/>
          <w:bCs/>
          <w:noProof/>
          <w:sz w:val="26"/>
          <w:szCs w:val="26"/>
        </w:rPr>
        <w:drawing>
          <wp:inline distT="0" distB="0" distL="0" distR="0" wp14:anchorId="6F1BC937" wp14:editId="6FDB38C0">
            <wp:extent cx="3359574" cy="4749486"/>
            <wp:effectExtent l="0" t="0" r="6350" b="635"/>
            <wp:docPr id="62954863" name="Picture 62954863"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4863" name="Picture 1" descr="A screenshot of a cellphone&#10;&#10;Description automatically generated"/>
                    <pic:cNvPicPr/>
                  </pic:nvPicPr>
                  <pic:blipFill>
                    <a:blip r:embed="rId50"/>
                    <a:stretch>
                      <a:fillRect/>
                    </a:stretch>
                  </pic:blipFill>
                  <pic:spPr>
                    <a:xfrm>
                      <a:off x="0" y="0"/>
                      <a:ext cx="3411389" cy="4822737"/>
                    </a:xfrm>
                    <a:prstGeom prst="rect">
                      <a:avLst/>
                    </a:prstGeom>
                  </pic:spPr>
                </pic:pic>
              </a:graphicData>
            </a:graphic>
          </wp:inline>
        </w:drawing>
      </w:r>
      <w:r w:rsidR="00732215" w:rsidRPr="00732215">
        <w:rPr>
          <w:noProof/>
        </w:rPr>
        <w:drawing>
          <wp:inline distT="0" distB="0" distL="0" distR="0" wp14:anchorId="51600C6B" wp14:editId="6CC95197">
            <wp:extent cx="1739900" cy="4762500"/>
            <wp:effectExtent l="0" t="0" r="0" b="0"/>
            <wp:docPr id="1484333558" name="Picture 14843335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33558" name="Picture 1" descr="A screenshot of a cell phone&#10;&#10;Description automatically generated"/>
                    <pic:cNvPicPr/>
                  </pic:nvPicPr>
                  <pic:blipFill>
                    <a:blip r:embed="rId51"/>
                    <a:stretch>
                      <a:fillRect/>
                    </a:stretch>
                  </pic:blipFill>
                  <pic:spPr>
                    <a:xfrm>
                      <a:off x="0" y="0"/>
                      <a:ext cx="1739900" cy="4762500"/>
                    </a:xfrm>
                    <a:prstGeom prst="rect">
                      <a:avLst/>
                    </a:prstGeom>
                  </pic:spPr>
                </pic:pic>
              </a:graphicData>
            </a:graphic>
          </wp:inline>
        </w:drawing>
      </w:r>
    </w:p>
    <w:p w14:paraId="48FEC18A" w14:textId="0B607F08" w:rsidR="00B61042" w:rsidRDefault="0098649C" w:rsidP="00732215">
      <w:pPr>
        <w:jc w:val="center"/>
        <w:rPr>
          <w:rFonts w:ascii="Times New Roman" w:eastAsia="Times New Roman" w:hAnsi="Times New Roman" w:cs="Times New Roman"/>
          <w:bCs/>
          <w:sz w:val="26"/>
          <w:szCs w:val="26"/>
        </w:rPr>
      </w:pPr>
      <w:r w:rsidRPr="0098649C">
        <w:rPr>
          <w:rFonts w:ascii="Times New Roman" w:eastAsia="Times New Roman" w:hAnsi="Times New Roman" w:cs="Times New Roman"/>
          <w:bCs/>
          <w:noProof/>
          <w:sz w:val="26"/>
          <w:szCs w:val="26"/>
        </w:rPr>
        <w:lastRenderedPageBreak/>
        <w:drawing>
          <wp:inline distT="0" distB="0" distL="0" distR="0" wp14:anchorId="5C16670A" wp14:editId="627BE344">
            <wp:extent cx="3416300" cy="1651000"/>
            <wp:effectExtent l="0" t="0" r="0" b="0"/>
            <wp:docPr id="1018866672" name="Picture 1018866672"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66672" name="Picture 1" descr="A close-up of a text&#10;&#10;Description automatically generated"/>
                    <pic:cNvPicPr/>
                  </pic:nvPicPr>
                  <pic:blipFill>
                    <a:blip r:embed="rId52"/>
                    <a:stretch>
                      <a:fillRect/>
                    </a:stretch>
                  </pic:blipFill>
                  <pic:spPr>
                    <a:xfrm>
                      <a:off x="0" y="0"/>
                      <a:ext cx="3416300" cy="1651000"/>
                    </a:xfrm>
                    <a:prstGeom prst="rect">
                      <a:avLst/>
                    </a:prstGeom>
                  </pic:spPr>
                </pic:pic>
              </a:graphicData>
            </a:graphic>
          </wp:inline>
        </w:drawing>
      </w:r>
    </w:p>
    <w:p w14:paraId="6363BC5B" w14:textId="21BEFD6D" w:rsidR="007A4C83" w:rsidRPr="00A50580" w:rsidRDefault="000B6ABE" w:rsidP="00A50580">
      <w:pPr>
        <w:pStyle w:val="Caption"/>
        <w:rPr>
          <w:i/>
          <w:szCs w:val="24"/>
          <w:lang w:val="vi-VN"/>
        </w:rPr>
      </w:pPr>
      <w:r w:rsidRPr="00232647">
        <w:rPr>
          <w:lang w:val="vi-VN"/>
        </w:rPr>
        <w:t>Hình 4.2.4</w:t>
      </w:r>
      <w:r w:rsidR="00C518A2" w:rsidRPr="00232647">
        <w:rPr>
          <w:lang w:val="vi-VN"/>
        </w:rPr>
        <w:t>.1</w:t>
      </w:r>
      <w:r w:rsidRPr="00232647">
        <w:rPr>
          <w:lang w:val="vi-VN"/>
        </w:rPr>
        <w:t xml:space="preserve"> </w:t>
      </w:r>
      <w:r w:rsidRPr="00A50580">
        <w:rPr>
          <w:b w:val="0"/>
          <w:bCs w:val="0"/>
          <w:i/>
          <w:iCs/>
          <w:lang w:val="vi-VN"/>
        </w:rPr>
        <w:t xml:space="preserve">Một số hình ảnh chứa chữ Nôm và chữ Quốc ngữ thu thập được từ </w:t>
      </w:r>
      <w:r w:rsidRPr="00A50580">
        <w:rPr>
          <w:b w:val="0"/>
          <w:i/>
          <w:szCs w:val="24"/>
          <w:lang w:val="vi-VN"/>
        </w:rPr>
        <w:t>các đường dẫn liên quan</w:t>
      </w:r>
    </w:p>
    <w:p w14:paraId="3BA0CF3C" w14:textId="77777777" w:rsidR="00D733B0" w:rsidRPr="005C3A81" w:rsidRDefault="00D733B0" w:rsidP="005C3A81">
      <w:pPr>
        <w:pStyle w:val="Heading04"/>
        <w:ind w:left="0"/>
        <w:rPr>
          <w:b/>
          <w:lang w:val="en-US"/>
        </w:rPr>
      </w:pPr>
    </w:p>
    <w:p w14:paraId="0E87C98B" w14:textId="1C1F5188" w:rsidR="00D733B0" w:rsidRDefault="00D733B0" w:rsidP="00A50580">
      <w:pPr>
        <w:pStyle w:val="Heading03"/>
        <w:numPr>
          <w:ilvl w:val="0"/>
          <w:numId w:val="0"/>
        </w:numPr>
        <w:ind w:left="720"/>
      </w:pPr>
      <w:bookmarkStart w:id="105" w:name="_Toc142345559"/>
      <w:bookmarkStart w:id="106" w:name="_Toc142345924"/>
      <w:bookmarkStart w:id="107" w:name="_Toc142736600"/>
      <w:r w:rsidRPr="000B3056">
        <w:t>4.2.</w:t>
      </w:r>
      <w:r w:rsidR="005C3A81">
        <w:t>5</w:t>
      </w:r>
      <w:r>
        <w:t>.</w:t>
      </w:r>
      <w:r>
        <w:tab/>
      </w:r>
      <w:proofErr w:type="spellStart"/>
      <w:r w:rsidRPr="000B3056">
        <w:t>Xử</w:t>
      </w:r>
      <w:proofErr w:type="spellEnd"/>
      <w:r w:rsidRPr="000B3056">
        <w:t xml:space="preserve"> </w:t>
      </w:r>
      <w:proofErr w:type="spellStart"/>
      <w:r w:rsidRPr="000B3056">
        <w:t>lý</w:t>
      </w:r>
      <w:proofErr w:type="spellEnd"/>
      <w:r w:rsidRPr="000B3056">
        <w:t xml:space="preserve"> </w:t>
      </w:r>
      <w:proofErr w:type="spellStart"/>
      <w:r w:rsidRPr="000B3056">
        <w:t>ngôn</w:t>
      </w:r>
      <w:proofErr w:type="spellEnd"/>
      <w:r w:rsidRPr="000B3056">
        <w:t xml:space="preserve"> </w:t>
      </w:r>
      <w:proofErr w:type="spellStart"/>
      <w:r w:rsidRPr="000B3056">
        <w:t>ngữ</w:t>
      </w:r>
      <w:proofErr w:type="spellEnd"/>
      <w:r w:rsidRPr="000B3056">
        <w:t xml:space="preserve"> </w:t>
      </w:r>
      <w:proofErr w:type="spellStart"/>
      <w:r w:rsidRPr="000B3056">
        <w:t>và</w:t>
      </w:r>
      <w:proofErr w:type="spellEnd"/>
      <w:r w:rsidRPr="000B3056">
        <w:t xml:space="preserve"> </w:t>
      </w:r>
      <w:proofErr w:type="spellStart"/>
      <w:r w:rsidRPr="000B3056">
        <w:t>lưu</w:t>
      </w:r>
      <w:proofErr w:type="spellEnd"/>
      <w:r w:rsidRPr="000B3056">
        <w:t xml:space="preserve"> </w:t>
      </w:r>
      <w:proofErr w:type="spellStart"/>
      <w:r w:rsidRPr="000B3056">
        <w:t>thành</w:t>
      </w:r>
      <w:proofErr w:type="spellEnd"/>
      <w:r w:rsidRPr="000B3056">
        <w:t xml:space="preserve"> </w:t>
      </w:r>
      <w:proofErr w:type="spellStart"/>
      <w:r w:rsidRPr="000B3056">
        <w:t>tệp</w:t>
      </w:r>
      <w:proofErr w:type="spellEnd"/>
      <w:r w:rsidRPr="000B3056">
        <w:t xml:space="preserve"> </w:t>
      </w:r>
      <w:proofErr w:type="gramStart"/>
      <w:r w:rsidRPr="000B3056">
        <w:t>excel</w:t>
      </w:r>
      <w:bookmarkEnd w:id="105"/>
      <w:bookmarkEnd w:id="106"/>
      <w:bookmarkEnd w:id="107"/>
      <w:proofErr w:type="gramEnd"/>
    </w:p>
    <w:p w14:paraId="5690DD54" w14:textId="77777777" w:rsidR="00D733B0" w:rsidRPr="000B3056" w:rsidRDefault="00D733B0" w:rsidP="00D733B0">
      <w:pPr>
        <w:pStyle w:val="Heading04"/>
        <w:rPr>
          <w:b/>
          <w:bCs w:val="0"/>
        </w:rPr>
      </w:pPr>
    </w:p>
    <w:p w14:paraId="519C870B" w14:textId="71AF97D9" w:rsidR="00690531" w:rsidRDefault="00690531" w:rsidP="00690531">
      <w:pPr>
        <w:pStyle w:val="NormalText"/>
      </w:pPr>
      <w:r w:rsidRPr="00690531">
        <w:rPr>
          <w:noProof/>
        </w:rPr>
        <w:drawing>
          <wp:inline distT="0" distB="0" distL="0" distR="0" wp14:anchorId="78615C82" wp14:editId="29D63498">
            <wp:extent cx="5943600" cy="2301875"/>
            <wp:effectExtent l="0" t="0" r="0" b="0"/>
            <wp:docPr id="438918578" name="Picture 4389185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18578" name="Picture 1" descr="A screenshot of a computer&#10;&#10;Description automatically generated"/>
                    <pic:cNvPicPr/>
                  </pic:nvPicPr>
                  <pic:blipFill>
                    <a:blip r:embed="rId53"/>
                    <a:stretch>
                      <a:fillRect/>
                    </a:stretch>
                  </pic:blipFill>
                  <pic:spPr>
                    <a:xfrm>
                      <a:off x="0" y="0"/>
                      <a:ext cx="5943600" cy="2301875"/>
                    </a:xfrm>
                    <a:prstGeom prst="rect">
                      <a:avLst/>
                    </a:prstGeom>
                  </pic:spPr>
                </pic:pic>
              </a:graphicData>
            </a:graphic>
          </wp:inline>
        </w:drawing>
      </w:r>
    </w:p>
    <w:p w14:paraId="09DB493D" w14:textId="4E635F52" w:rsidR="00690531" w:rsidRPr="00535466" w:rsidRDefault="008D39E1" w:rsidP="00A50580">
      <w:pPr>
        <w:pStyle w:val="Caption"/>
        <w:rPr>
          <w:b w:val="0"/>
          <w:i/>
          <w:szCs w:val="24"/>
          <w:lang w:val="vi-VN"/>
        </w:rPr>
      </w:pPr>
      <w:proofErr w:type="spellStart"/>
      <w:r w:rsidRPr="00232647">
        <w:t>Hình</w:t>
      </w:r>
      <w:proofErr w:type="spellEnd"/>
      <w:r w:rsidRPr="00232647">
        <w:rPr>
          <w:lang w:val="vi-VN"/>
        </w:rPr>
        <w:t xml:space="preserve"> 4.2.5</w:t>
      </w:r>
      <w:r w:rsidR="00C518A2" w:rsidRPr="00232647">
        <w:rPr>
          <w:lang w:val="vi-VN"/>
        </w:rPr>
        <w:t>.1</w:t>
      </w:r>
      <w:r w:rsidRPr="00232647">
        <w:rPr>
          <w:lang w:val="vi-VN"/>
        </w:rPr>
        <w:t xml:space="preserve"> </w:t>
      </w:r>
      <w:r w:rsidR="00C73393" w:rsidRPr="00A50580">
        <w:rPr>
          <w:b w:val="0"/>
          <w:bCs w:val="0"/>
          <w:i/>
          <w:iCs/>
          <w:lang w:val="vi-VN"/>
        </w:rPr>
        <w:t xml:space="preserve">Tệp excel chứa dữ liệu thu thập được từ </w:t>
      </w:r>
      <w:r w:rsidR="0082205F" w:rsidRPr="00A50580">
        <w:rPr>
          <w:b w:val="0"/>
          <w:bCs w:val="0"/>
          <w:i/>
          <w:iCs/>
          <w:lang w:val="vi-VN"/>
        </w:rPr>
        <w:t xml:space="preserve">tác phẩm </w:t>
      </w:r>
      <w:r w:rsidR="0082205F" w:rsidRPr="00A50580">
        <w:rPr>
          <w:b w:val="0"/>
          <w:bCs w:val="0"/>
          <w:i/>
          <w:iCs/>
          <w:szCs w:val="24"/>
          <w:lang w:val="vi-VN"/>
        </w:rPr>
        <w:t xml:space="preserve">Chinh </w:t>
      </w:r>
      <w:r w:rsidR="0082205F" w:rsidRPr="00535466">
        <w:rPr>
          <w:b w:val="0"/>
          <w:i/>
          <w:szCs w:val="24"/>
          <w:lang w:val="vi-VN"/>
        </w:rPr>
        <w:t xml:space="preserve">Phụ Ngâm </w:t>
      </w:r>
      <w:r w:rsidR="007D3C77" w:rsidRPr="00535466">
        <w:rPr>
          <w:b w:val="0"/>
          <w:i/>
          <w:szCs w:val="24"/>
          <w:lang w:val="vi-VN"/>
        </w:rPr>
        <w:t>Diễn Ca - Nguyễn Văn Xuân</w:t>
      </w:r>
    </w:p>
    <w:p w14:paraId="41ADAF81" w14:textId="7B903734" w:rsidR="00F45D93" w:rsidRDefault="00665DB0" w:rsidP="007D2A5C">
      <w:pPr>
        <w:pStyle w:val="NormalText"/>
        <w:jc w:val="both"/>
        <w:rPr>
          <w:lang w:val="vi-VN"/>
        </w:rPr>
      </w:pPr>
      <w:proofErr w:type="spellStart"/>
      <w:r>
        <w:t>Như</w:t>
      </w:r>
      <w:proofErr w:type="spellEnd"/>
      <w:r>
        <w:rPr>
          <w:lang w:val="vi-VN"/>
        </w:rPr>
        <w:t xml:space="preserve"> vậy sau khi thực hiện các thao tác vừa mô tả trên, chúng em </w:t>
      </w:r>
      <w:r w:rsidR="006F0499">
        <w:rPr>
          <w:lang w:val="vi-VN"/>
        </w:rPr>
        <w:t xml:space="preserve">đã thành công </w:t>
      </w:r>
      <w:r>
        <w:rPr>
          <w:lang w:val="vi-VN"/>
        </w:rPr>
        <w:t xml:space="preserve">thu thập </w:t>
      </w:r>
      <w:r w:rsidR="006F0499">
        <w:rPr>
          <w:lang w:val="vi-VN"/>
        </w:rPr>
        <w:t>được</w:t>
      </w:r>
      <w:r w:rsidR="003B263B">
        <w:rPr>
          <w:lang w:val="vi-VN"/>
        </w:rPr>
        <w:t xml:space="preserve"> các tệp excel với tổng cộng</w:t>
      </w:r>
      <w:r w:rsidR="006F0499">
        <w:rPr>
          <w:lang w:val="vi-VN"/>
        </w:rPr>
        <w:t xml:space="preserve"> </w:t>
      </w:r>
      <w:r w:rsidR="00680F8B">
        <w:rPr>
          <w:lang w:val="vi-VN"/>
        </w:rPr>
        <w:t xml:space="preserve">1455 dòng </w:t>
      </w:r>
      <w:r w:rsidR="003B263B">
        <w:rPr>
          <w:lang w:val="vi-VN"/>
        </w:rPr>
        <w:t xml:space="preserve">bao gồm 2 cột, một cột chữ Nôm và một cột chữ </w:t>
      </w:r>
      <w:r w:rsidR="0079406A">
        <w:rPr>
          <w:lang w:val="vi-VN"/>
        </w:rPr>
        <w:t>Quốc ngữ cùng các thông số khác.</w:t>
      </w:r>
      <w:r w:rsidR="00516A44">
        <w:rPr>
          <w:lang w:val="vi-VN"/>
        </w:rPr>
        <w:t xml:space="preserve"> </w:t>
      </w:r>
      <w:r w:rsidR="00E76FCF">
        <w:rPr>
          <w:lang w:val="vi-VN"/>
        </w:rPr>
        <w:t xml:space="preserve">Trong 1455 dòng dữ liệu này, chúng em </w:t>
      </w:r>
      <w:r w:rsidR="002B5D05">
        <w:rPr>
          <w:lang w:val="vi-VN"/>
        </w:rPr>
        <w:t xml:space="preserve">đã thu thập được </w:t>
      </w:r>
      <w:r w:rsidR="00820BDB">
        <w:rPr>
          <w:lang w:val="vi-VN"/>
        </w:rPr>
        <w:t xml:space="preserve">khoảng 8617 Nôm tự. Đây là một con số đáng kể, đóng </w:t>
      </w:r>
      <w:r w:rsidR="00C71139">
        <w:rPr>
          <w:lang w:val="vi-VN"/>
        </w:rPr>
        <w:t xml:space="preserve">vai trò vô cùng quan trọng </w:t>
      </w:r>
      <w:r w:rsidR="00B04564">
        <w:rPr>
          <w:lang w:val="vi-VN"/>
        </w:rPr>
        <w:t>đối với công tác thu thập dữ liệu song ngữ chữ Nôm và chữ Quốc ngữ vốn đang trong tình trạng khan hiếm dữ liệu như hiện nay.</w:t>
      </w:r>
      <w:r w:rsidR="00A97D06">
        <w:rPr>
          <w:lang w:val="vi-VN"/>
        </w:rPr>
        <w:t xml:space="preserve"> </w:t>
      </w:r>
    </w:p>
    <w:p w14:paraId="47F8553E" w14:textId="77777777" w:rsidR="00365B08" w:rsidRDefault="00A97D06">
      <w:pPr>
        <w:rPr>
          <w:lang w:val="vi-VN"/>
        </w:rPr>
      </w:pPr>
      <w:r>
        <w:rPr>
          <w:lang w:val="vi-VN"/>
        </w:rPr>
        <w:br w:type="page"/>
      </w:r>
    </w:p>
    <w:p w14:paraId="788F9491" w14:textId="77777777" w:rsidR="005A2CC2" w:rsidRDefault="005A2CC2">
      <w:pPr>
        <w:rPr>
          <w:lang w:val="vi-VN"/>
        </w:rPr>
      </w:pPr>
    </w:p>
    <w:tbl>
      <w:tblPr>
        <w:tblStyle w:val="TableGrid"/>
        <w:tblW w:w="0" w:type="auto"/>
        <w:tblLook w:val="04A0" w:firstRow="1" w:lastRow="0" w:firstColumn="1" w:lastColumn="0" w:noHBand="0" w:noVBand="1"/>
      </w:tblPr>
      <w:tblGrid>
        <w:gridCol w:w="4675"/>
        <w:gridCol w:w="4675"/>
      </w:tblGrid>
      <w:tr w:rsidR="00365B08" w:rsidRPr="00365B08" w14:paraId="43B65EEF" w14:textId="77777777" w:rsidTr="00365B08">
        <w:tc>
          <w:tcPr>
            <w:tcW w:w="4675" w:type="dxa"/>
            <w:shd w:val="clear" w:color="auto" w:fill="E7E6E6" w:themeFill="background2"/>
            <w:vAlign w:val="center"/>
          </w:tcPr>
          <w:p w14:paraId="0284EF70" w14:textId="555C965D" w:rsidR="00365B08" w:rsidRPr="00365B08" w:rsidRDefault="00365B08" w:rsidP="00365B08">
            <w:pPr>
              <w:jc w:val="center"/>
              <w:rPr>
                <w:rFonts w:asciiTheme="majorHAnsi" w:hAnsiTheme="majorHAnsi" w:cstheme="majorHAnsi"/>
                <w:b/>
                <w:bCs/>
                <w:sz w:val="26"/>
                <w:szCs w:val="26"/>
                <w:lang w:val="vi-VN"/>
              </w:rPr>
            </w:pPr>
            <w:r w:rsidRPr="00365B08">
              <w:rPr>
                <w:rFonts w:asciiTheme="majorHAnsi" w:hAnsiTheme="majorHAnsi" w:cstheme="majorHAnsi"/>
                <w:b/>
                <w:bCs/>
                <w:sz w:val="26"/>
                <w:szCs w:val="26"/>
                <w:lang w:val="vi-VN"/>
              </w:rPr>
              <w:t>Tên dữ liệu</w:t>
            </w:r>
            <w:r w:rsidR="00CD786D">
              <w:rPr>
                <w:rFonts w:asciiTheme="majorHAnsi" w:hAnsiTheme="majorHAnsi" w:cstheme="majorHAnsi"/>
                <w:b/>
                <w:bCs/>
                <w:sz w:val="26"/>
                <w:szCs w:val="26"/>
                <w:lang w:val="vi-VN"/>
              </w:rPr>
              <w:t xml:space="preserve"> </w:t>
            </w:r>
          </w:p>
        </w:tc>
        <w:tc>
          <w:tcPr>
            <w:tcW w:w="4675" w:type="dxa"/>
            <w:shd w:val="clear" w:color="auto" w:fill="E7E6E6" w:themeFill="background2"/>
            <w:vAlign w:val="center"/>
          </w:tcPr>
          <w:p w14:paraId="40E24679" w14:textId="1F451780" w:rsidR="00365B08" w:rsidRPr="00365B08" w:rsidRDefault="00365B08" w:rsidP="00365B08">
            <w:pPr>
              <w:jc w:val="center"/>
              <w:rPr>
                <w:rFonts w:asciiTheme="majorHAnsi" w:hAnsiTheme="majorHAnsi" w:cstheme="majorHAnsi"/>
                <w:b/>
                <w:bCs/>
                <w:sz w:val="26"/>
                <w:szCs w:val="26"/>
                <w:lang w:val="vi-VN"/>
              </w:rPr>
            </w:pPr>
            <w:r w:rsidRPr="00365B08">
              <w:rPr>
                <w:rFonts w:asciiTheme="majorHAnsi" w:hAnsiTheme="majorHAnsi" w:cstheme="majorHAnsi"/>
                <w:b/>
                <w:bCs/>
                <w:sz w:val="26"/>
                <w:szCs w:val="26"/>
                <w:lang w:val="vi-VN"/>
              </w:rPr>
              <w:t>Số lượng</w:t>
            </w:r>
          </w:p>
        </w:tc>
      </w:tr>
      <w:tr w:rsidR="00365B08" w:rsidRPr="00365B08" w14:paraId="4EC03B9E" w14:textId="77777777" w:rsidTr="00365B08">
        <w:tc>
          <w:tcPr>
            <w:tcW w:w="4675" w:type="dxa"/>
            <w:vAlign w:val="center"/>
          </w:tcPr>
          <w:p w14:paraId="4664D289" w14:textId="786FD678" w:rsidR="00365B08" w:rsidRPr="00365B08" w:rsidRDefault="00365B08" w:rsidP="00365B08">
            <w:pPr>
              <w:rPr>
                <w:rFonts w:asciiTheme="majorHAnsi" w:hAnsiTheme="majorHAnsi" w:cstheme="majorHAnsi"/>
                <w:sz w:val="26"/>
                <w:szCs w:val="26"/>
                <w:lang w:val="vi-VN"/>
              </w:rPr>
            </w:pPr>
            <w:r w:rsidRPr="00365B08">
              <w:rPr>
                <w:rFonts w:asciiTheme="majorHAnsi" w:hAnsiTheme="majorHAnsi" w:cstheme="majorHAnsi"/>
                <w:sz w:val="26"/>
                <w:szCs w:val="26"/>
                <w:lang w:val="vi-VN"/>
              </w:rPr>
              <w:t>Đường dẫn chứa dữ liệu song ngữ chữ Nôm và chữ Quốc ngữ</w:t>
            </w:r>
          </w:p>
        </w:tc>
        <w:tc>
          <w:tcPr>
            <w:tcW w:w="4675" w:type="dxa"/>
            <w:vAlign w:val="center"/>
          </w:tcPr>
          <w:p w14:paraId="24EDB833" w14:textId="6BA31AC1" w:rsidR="00365B08" w:rsidRPr="00365B08" w:rsidRDefault="00365B08" w:rsidP="00365B08">
            <w:pPr>
              <w:jc w:val="center"/>
              <w:rPr>
                <w:rFonts w:asciiTheme="majorHAnsi" w:hAnsiTheme="majorHAnsi" w:cstheme="majorHAnsi"/>
                <w:sz w:val="26"/>
                <w:szCs w:val="26"/>
                <w:lang w:val="vi-VN"/>
              </w:rPr>
            </w:pPr>
            <w:r w:rsidRPr="00365B08">
              <w:rPr>
                <w:rFonts w:asciiTheme="majorHAnsi" w:hAnsiTheme="majorHAnsi" w:cstheme="majorHAnsi"/>
                <w:sz w:val="26"/>
                <w:szCs w:val="26"/>
                <w:lang w:val="vi-VN"/>
              </w:rPr>
              <w:t>35</w:t>
            </w:r>
          </w:p>
        </w:tc>
      </w:tr>
      <w:tr w:rsidR="00365B08" w:rsidRPr="00365B08" w14:paraId="2176830D" w14:textId="77777777" w:rsidTr="00365B08">
        <w:tc>
          <w:tcPr>
            <w:tcW w:w="4675" w:type="dxa"/>
            <w:vAlign w:val="center"/>
          </w:tcPr>
          <w:p w14:paraId="3FBBF3FD" w14:textId="29D40901" w:rsidR="00365B08" w:rsidRPr="00365B08" w:rsidRDefault="00365B08" w:rsidP="00365B08">
            <w:pPr>
              <w:rPr>
                <w:rFonts w:asciiTheme="majorHAnsi" w:hAnsiTheme="majorHAnsi" w:cstheme="majorHAnsi"/>
                <w:sz w:val="26"/>
                <w:szCs w:val="26"/>
                <w:lang w:val="vi-VN"/>
              </w:rPr>
            </w:pPr>
            <w:r w:rsidRPr="00365B08">
              <w:rPr>
                <w:rFonts w:asciiTheme="majorHAnsi" w:hAnsiTheme="majorHAnsi" w:cstheme="majorHAnsi"/>
                <w:sz w:val="26"/>
                <w:szCs w:val="26"/>
                <w:lang w:val="vi-VN"/>
              </w:rPr>
              <w:t>Hình ảnh</w:t>
            </w:r>
          </w:p>
        </w:tc>
        <w:tc>
          <w:tcPr>
            <w:tcW w:w="4675" w:type="dxa"/>
            <w:vAlign w:val="center"/>
          </w:tcPr>
          <w:p w14:paraId="288C17B7" w14:textId="0D85891B" w:rsidR="00365B08" w:rsidRPr="00365B08" w:rsidRDefault="00365B08" w:rsidP="00365B08">
            <w:pPr>
              <w:jc w:val="center"/>
              <w:rPr>
                <w:rFonts w:asciiTheme="majorHAnsi" w:hAnsiTheme="majorHAnsi" w:cstheme="majorHAnsi"/>
                <w:sz w:val="26"/>
                <w:szCs w:val="26"/>
                <w:lang w:val="vi-VN"/>
              </w:rPr>
            </w:pPr>
            <w:r w:rsidRPr="00365B08">
              <w:rPr>
                <w:rFonts w:asciiTheme="majorHAnsi" w:hAnsiTheme="majorHAnsi" w:cstheme="majorHAnsi"/>
                <w:sz w:val="26"/>
                <w:szCs w:val="26"/>
                <w:lang w:val="vi-VN"/>
              </w:rPr>
              <w:t>56</w:t>
            </w:r>
          </w:p>
        </w:tc>
      </w:tr>
      <w:tr w:rsidR="00365B08" w:rsidRPr="00365B08" w14:paraId="45ADE049" w14:textId="77777777" w:rsidTr="00365B08">
        <w:tc>
          <w:tcPr>
            <w:tcW w:w="4675" w:type="dxa"/>
            <w:vAlign w:val="center"/>
          </w:tcPr>
          <w:p w14:paraId="5A8E4CB5" w14:textId="278C34EC" w:rsidR="00365B08" w:rsidRPr="00365B08" w:rsidRDefault="00365B08" w:rsidP="00365B08">
            <w:pPr>
              <w:rPr>
                <w:rFonts w:asciiTheme="majorHAnsi" w:hAnsiTheme="majorHAnsi" w:cstheme="majorHAnsi"/>
                <w:sz w:val="26"/>
                <w:szCs w:val="26"/>
                <w:lang w:val="vi-VN"/>
              </w:rPr>
            </w:pPr>
            <w:r w:rsidRPr="00365B08">
              <w:rPr>
                <w:rFonts w:asciiTheme="majorHAnsi" w:hAnsiTheme="majorHAnsi" w:cstheme="majorHAnsi"/>
                <w:sz w:val="26"/>
                <w:szCs w:val="26"/>
                <w:lang w:val="vi-VN"/>
              </w:rPr>
              <w:t>Tệp HTML</w:t>
            </w:r>
          </w:p>
        </w:tc>
        <w:tc>
          <w:tcPr>
            <w:tcW w:w="4675" w:type="dxa"/>
            <w:vAlign w:val="center"/>
          </w:tcPr>
          <w:p w14:paraId="2021A46E" w14:textId="79BAC816" w:rsidR="00365B08" w:rsidRPr="00365B08" w:rsidRDefault="00365B08" w:rsidP="00365B08">
            <w:pPr>
              <w:jc w:val="center"/>
              <w:rPr>
                <w:rFonts w:asciiTheme="majorHAnsi" w:hAnsiTheme="majorHAnsi" w:cstheme="majorHAnsi"/>
                <w:sz w:val="26"/>
                <w:szCs w:val="26"/>
                <w:lang w:val="vi-VN"/>
              </w:rPr>
            </w:pPr>
            <w:r w:rsidRPr="00365B08">
              <w:rPr>
                <w:rFonts w:asciiTheme="majorHAnsi" w:hAnsiTheme="majorHAnsi" w:cstheme="majorHAnsi"/>
                <w:sz w:val="26"/>
                <w:szCs w:val="26"/>
                <w:lang w:val="vi-VN"/>
              </w:rPr>
              <w:t>35</w:t>
            </w:r>
          </w:p>
        </w:tc>
      </w:tr>
      <w:tr w:rsidR="00365B08" w:rsidRPr="00365B08" w14:paraId="0411CDF4" w14:textId="77777777" w:rsidTr="00365B08">
        <w:tc>
          <w:tcPr>
            <w:tcW w:w="4675" w:type="dxa"/>
            <w:vAlign w:val="center"/>
          </w:tcPr>
          <w:p w14:paraId="097B9D26" w14:textId="03E736B1" w:rsidR="00365B08" w:rsidRPr="00365B08" w:rsidRDefault="00365B08" w:rsidP="00365B08">
            <w:pPr>
              <w:rPr>
                <w:rFonts w:asciiTheme="majorHAnsi" w:hAnsiTheme="majorHAnsi" w:cstheme="majorHAnsi"/>
                <w:sz w:val="26"/>
                <w:szCs w:val="26"/>
                <w:lang w:val="vi-VN"/>
              </w:rPr>
            </w:pPr>
            <w:r w:rsidRPr="00365B08">
              <w:rPr>
                <w:rFonts w:asciiTheme="majorHAnsi" w:hAnsiTheme="majorHAnsi" w:cstheme="majorHAnsi"/>
                <w:sz w:val="26"/>
                <w:szCs w:val="26"/>
                <w:lang w:val="vi-VN"/>
              </w:rPr>
              <w:t>Tệp văn bản (txt)</w:t>
            </w:r>
          </w:p>
        </w:tc>
        <w:tc>
          <w:tcPr>
            <w:tcW w:w="4675" w:type="dxa"/>
            <w:vAlign w:val="center"/>
          </w:tcPr>
          <w:p w14:paraId="66487087" w14:textId="59F9CB6F" w:rsidR="00365B08" w:rsidRPr="00365B08" w:rsidRDefault="00365B08" w:rsidP="00365B08">
            <w:pPr>
              <w:jc w:val="center"/>
              <w:rPr>
                <w:rFonts w:asciiTheme="majorHAnsi" w:hAnsiTheme="majorHAnsi" w:cstheme="majorHAnsi"/>
                <w:sz w:val="26"/>
                <w:szCs w:val="26"/>
                <w:lang w:val="vi-VN"/>
              </w:rPr>
            </w:pPr>
            <w:r w:rsidRPr="00365B08">
              <w:rPr>
                <w:rFonts w:asciiTheme="majorHAnsi" w:hAnsiTheme="majorHAnsi" w:cstheme="majorHAnsi"/>
                <w:sz w:val="26"/>
                <w:szCs w:val="26"/>
                <w:lang w:val="vi-VN"/>
              </w:rPr>
              <w:t>35</w:t>
            </w:r>
          </w:p>
        </w:tc>
      </w:tr>
    </w:tbl>
    <w:p w14:paraId="5753AFCF" w14:textId="0B01326E" w:rsidR="00A97D06" w:rsidRDefault="00A97D06">
      <w:pPr>
        <w:rPr>
          <w:lang w:val="vi-VN"/>
        </w:rPr>
      </w:pPr>
    </w:p>
    <w:tbl>
      <w:tblPr>
        <w:tblStyle w:val="TableGrid"/>
        <w:tblW w:w="0" w:type="auto"/>
        <w:tblLook w:val="04A0" w:firstRow="1" w:lastRow="0" w:firstColumn="1" w:lastColumn="0" w:noHBand="0" w:noVBand="1"/>
      </w:tblPr>
      <w:tblGrid>
        <w:gridCol w:w="4675"/>
        <w:gridCol w:w="4675"/>
      </w:tblGrid>
      <w:tr w:rsidR="00365B08" w14:paraId="2FBF77DE" w14:textId="77777777" w:rsidTr="00365B08">
        <w:tc>
          <w:tcPr>
            <w:tcW w:w="4675" w:type="dxa"/>
          </w:tcPr>
          <w:p w14:paraId="1D85690F" w14:textId="7638AC43" w:rsidR="00365B08" w:rsidRDefault="00365B08" w:rsidP="00F45D93">
            <w:pPr>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Số dòng dữ liệu song ngữ thu thập được</w:t>
            </w:r>
          </w:p>
        </w:tc>
        <w:tc>
          <w:tcPr>
            <w:tcW w:w="4675" w:type="dxa"/>
          </w:tcPr>
          <w:p w14:paraId="221C38E5" w14:textId="29E05E58" w:rsidR="00365B08" w:rsidRDefault="00365B08" w:rsidP="00F45D93">
            <w:pPr>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 xml:space="preserve">Khoảng </w:t>
            </w:r>
            <w:r w:rsidR="00CD786D">
              <w:rPr>
                <w:rFonts w:ascii="Times New Roman" w:eastAsia="Times New Roman" w:hAnsi="Times New Roman" w:cs="Times New Roman"/>
                <w:bCs/>
                <w:sz w:val="26"/>
                <w:szCs w:val="26"/>
                <w:lang w:val="vi-VN"/>
              </w:rPr>
              <w:t>1455 dòng</w:t>
            </w:r>
          </w:p>
        </w:tc>
      </w:tr>
      <w:tr w:rsidR="00365B08" w14:paraId="2E57E6E8" w14:textId="77777777" w:rsidTr="00365B08">
        <w:tc>
          <w:tcPr>
            <w:tcW w:w="4675" w:type="dxa"/>
          </w:tcPr>
          <w:p w14:paraId="72C92652" w14:textId="48C06A60" w:rsidR="00365B08" w:rsidRDefault="00CD786D" w:rsidP="00F45D93">
            <w:pPr>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Số Nôm tự</w:t>
            </w:r>
          </w:p>
        </w:tc>
        <w:tc>
          <w:tcPr>
            <w:tcW w:w="4675" w:type="dxa"/>
          </w:tcPr>
          <w:p w14:paraId="29D01239" w14:textId="3C59A004" w:rsidR="00365B08" w:rsidRDefault="00CD786D" w:rsidP="00F45D93">
            <w:pPr>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Khoảng 8617 Nôm tự</w:t>
            </w:r>
          </w:p>
        </w:tc>
      </w:tr>
    </w:tbl>
    <w:p w14:paraId="193E069B" w14:textId="77777777" w:rsidR="00491A33" w:rsidRDefault="00491A33" w:rsidP="00F45D93">
      <w:pPr>
        <w:rPr>
          <w:rFonts w:ascii="Times New Roman" w:eastAsia="Times New Roman" w:hAnsi="Times New Roman" w:cs="Times New Roman"/>
          <w:bCs/>
          <w:sz w:val="26"/>
          <w:szCs w:val="26"/>
          <w:lang w:val="vi-VN"/>
        </w:rPr>
      </w:pPr>
    </w:p>
    <w:p w14:paraId="397E8747" w14:textId="4F812EDD" w:rsidR="00CD786D" w:rsidRDefault="00CD786D" w:rsidP="00CD786D">
      <w:pPr>
        <w:pStyle w:val="Caption"/>
        <w:rPr>
          <w:b w:val="0"/>
          <w:bCs w:val="0"/>
          <w:i/>
          <w:iCs/>
          <w:lang w:val="vi-VN"/>
        </w:rPr>
      </w:pPr>
      <w:r>
        <w:rPr>
          <w:lang w:val="vi-VN"/>
        </w:rPr>
        <w:t xml:space="preserve">Bảng 4.2 </w:t>
      </w:r>
      <w:r w:rsidRPr="00CD786D">
        <w:rPr>
          <w:b w:val="0"/>
          <w:bCs w:val="0"/>
          <w:i/>
          <w:iCs/>
          <w:lang w:val="vi-VN"/>
        </w:rPr>
        <w:t>Bảng kết quả thực nghiệm</w:t>
      </w:r>
    </w:p>
    <w:p w14:paraId="36CE3A0F" w14:textId="372E4E6C" w:rsidR="00CD786D" w:rsidRPr="00CD786D" w:rsidRDefault="00CD786D" w:rsidP="00F45D93">
      <w:pPr>
        <w:rPr>
          <w:rFonts w:ascii="Times New Roman" w:eastAsia="Times New Roman" w:hAnsi="Times New Roman" w:cs="Times New Roman"/>
          <w:i/>
          <w:iCs/>
          <w:sz w:val="24"/>
          <w:szCs w:val="20"/>
          <w:lang w:val="vi-VN"/>
        </w:rPr>
      </w:pPr>
      <w:r>
        <w:rPr>
          <w:b/>
          <w:bCs/>
          <w:i/>
          <w:iCs/>
          <w:lang w:val="vi-VN"/>
        </w:rPr>
        <w:br w:type="page"/>
      </w:r>
    </w:p>
    <w:p w14:paraId="12A92A81" w14:textId="77777777" w:rsidR="00072C8A" w:rsidRDefault="00072C8A" w:rsidP="00BA0226">
      <w:pPr>
        <w:pStyle w:val="Heading01"/>
        <w:jc w:val="center"/>
      </w:pPr>
      <w:bookmarkStart w:id="108" w:name="_Toc142345560"/>
      <w:bookmarkStart w:id="109" w:name="_Toc142345925"/>
    </w:p>
    <w:p w14:paraId="0E83D428" w14:textId="279823FB" w:rsidR="00FC102A" w:rsidRPr="00284314" w:rsidRDefault="00284314" w:rsidP="00BA0226">
      <w:pPr>
        <w:pStyle w:val="Heading01"/>
        <w:jc w:val="center"/>
      </w:pPr>
      <w:bookmarkStart w:id="110" w:name="_Toc142736601"/>
      <w:r>
        <w:t>CHƯƠNG 5: THẢO LUẬN</w:t>
      </w:r>
      <w:bookmarkEnd w:id="108"/>
      <w:bookmarkEnd w:id="109"/>
      <w:bookmarkEnd w:id="110"/>
    </w:p>
    <w:p w14:paraId="726ECAFC" w14:textId="77777777" w:rsidR="00FC102A" w:rsidRDefault="00FC102A">
      <w:pPr>
        <w:jc w:val="center"/>
        <w:rPr>
          <w:rFonts w:ascii="Times New Roman" w:eastAsia="Times New Roman" w:hAnsi="Times New Roman" w:cs="Times New Roman"/>
          <w:b/>
          <w:sz w:val="32"/>
          <w:szCs w:val="32"/>
        </w:rPr>
      </w:pPr>
    </w:p>
    <w:p w14:paraId="1F6E1831" w14:textId="42750553" w:rsidR="00FC102A" w:rsidRDefault="00BA0226" w:rsidP="00BA0226">
      <w:pPr>
        <w:pStyle w:val="Heading02"/>
        <w:numPr>
          <w:ilvl w:val="0"/>
          <w:numId w:val="0"/>
        </w:numPr>
        <w:ind w:left="720" w:hanging="720"/>
      </w:pPr>
      <w:bookmarkStart w:id="111" w:name="_Toc142345561"/>
      <w:bookmarkStart w:id="112" w:name="_Toc142345926"/>
      <w:bookmarkStart w:id="113" w:name="_Toc142736602"/>
      <w:r>
        <w:t>5.1.</w:t>
      </w:r>
      <w:r>
        <w:tab/>
      </w:r>
      <w:r w:rsidR="001B24FB">
        <w:t xml:space="preserve">Lợi ích </w:t>
      </w:r>
      <w:r w:rsidR="00B23FD8">
        <w:t>của phương pháp đề xuất</w:t>
      </w:r>
      <w:bookmarkEnd w:id="111"/>
      <w:bookmarkEnd w:id="112"/>
      <w:bookmarkEnd w:id="113"/>
    </w:p>
    <w:p w14:paraId="47ABD228" w14:textId="3CAE1BEF" w:rsidR="00FC102A" w:rsidRDefault="006C1CF0" w:rsidP="007D2A5C">
      <w:pPr>
        <w:pStyle w:val="NormalText"/>
        <w:jc w:val="both"/>
      </w:pPr>
      <w:proofErr w:type="spellStart"/>
      <w:r w:rsidRPr="006C1CF0">
        <w:t>Phương</w:t>
      </w:r>
      <w:proofErr w:type="spellEnd"/>
      <w:r w:rsidRPr="006C1CF0">
        <w:t xml:space="preserve"> </w:t>
      </w:r>
      <w:proofErr w:type="spellStart"/>
      <w:r w:rsidRPr="006C1CF0">
        <w:t>pháp</w:t>
      </w:r>
      <w:proofErr w:type="spellEnd"/>
      <w:r w:rsidRPr="006C1CF0">
        <w:t xml:space="preserve"> </w:t>
      </w:r>
      <w:proofErr w:type="spellStart"/>
      <w:r w:rsidRPr="006C1CF0">
        <w:t>đề</w:t>
      </w:r>
      <w:proofErr w:type="spellEnd"/>
      <w:r w:rsidRPr="006C1CF0">
        <w:t xml:space="preserve"> </w:t>
      </w:r>
      <w:proofErr w:type="spellStart"/>
      <w:r w:rsidRPr="006C1CF0">
        <w:t>xuất</w:t>
      </w:r>
      <w:proofErr w:type="spellEnd"/>
      <w:r w:rsidRPr="006C1CF0">
        <w:t xml:space="preserve"> </w:t>
      </w:r>
      <w:proofErr w:type="spellStart"/>
      <w:r w:rsidRPr="006C1CF0">
        <w:t>khi</w:t>
      </w:r>
      <w:proofErr w:type="spellEnd"/>
      <w:r w:rsidRPr="006C1CF0">
        <w:t xml:space="preserve"> </w:t>
      </w:r>
      <w:proofErr w:type="spellStart"/>
      <w:r w:rsidRPr="006C1CF0">
        <w:t>thu</w:t>
      </w:r>
      <w:proofErr w:type="spellEnd"/>
      <w:r w:rsidRPr="006C1CF0">
        <w:t xml:space="preserve"> </w:t>
      </w:r>
      <w:proofErr w:type="spellStart"/>
      <w:r w:rsidRPr="006C1CF0">
        <w:t>thập</w:t>
      </w:r>
      <w:proofErr w:type="spellEnd"/>
      <w:r w:rsidRPr="006C1CF0">
        <w:t xml:space="preserve"> </w:t>
      </w:r>
      <w:proofErr w:type="spellStart"/>
      <w:r w:rsidRPr="006C1CF0">
        <w:t>dữ</w:t>
      </w:r>
      <w:proofErr w:type="spellEnd"/>
      <w:r w:rsidRPr="006C1CF0">
        <w:t xml:space="preserve"> </w:t>
      </w:r>
      <w:proofErr w:type="spellStart"/>
      <w:r w:rsidRPr="006C1CF0">
        <w:t>liệu</w:t>
      </w:r>
      <w:proofErr w:type="spellEnd"/>
      <w:r w:rsidRPr="006C1CF0">
        <w:t xml:space="preserve"> song </w:t>
      </w:r>
      <w:proofErr w:type="spellStart"/>
      <w:r w:rsidRPr="006C1CF0">
        <w:t>ngữ</w:t>
      </w:r>
      <w:proofErr w:type="spellEnd"/>
      <w:r w:rsidRPr="006C1CF0">
        <w:t xml:space="preserve"> (bao </w:t>
      </w:r>
      <w:proofErr w:type="spellStart"/>
      <w:r w:rsidRPr="006C1CF0">
        <w:t>gồm</w:t>
      </w:r>
      <w:proofErr w:type="spellEnd"/>
      <w:r w:rsidRPr="006C1CF0">
        <w:t xml:space="preserve"> </w:t>
      </w:r>
      <w:proofErr w:type="spellStart"/>
      <w:r w:rsidRPr="006C1CF0">
        <w:t>chữ</w:t>
      </w:r>
      <w:proofErr w:type="spellEnd"/>
      <w:r w:rsidRPr="006C1CF0">
        <w:t xml:space="preserve"> </w:t>
      </w:r>
      <w:proofErr w:type="spellStart"/>
      <w:r w:rsidRPr="006C1CF0">
        <w:t>Nôm</w:t>
      </w:r>
      <w:proofErr w:type="spellEnd"/>
      <w:r w:rsidRPr="006C1CF0">
        <w:t xml:space="preserve"> </w:t>
      </w:r>
      <w:proofErr w:type="spellStart"/>
      <w:r w:rsidRPr="006C1CF0">
        <w:t>và</w:t>
      </w:r>
      <w:proofErr w:type="spellEnd"/>
      <w:r w:rsidRPr="006C1CF0">
        <w:t xml:space="preserve"> </w:t>
      </w:r>
      <w:proofErr w:type="spellStart"/>
      <w:r w:rsidRPr="006C1CF0">
        <w:t>chữ</w:t>
      </w:r>
      <w:proofErr w:type="spellEnd"/>
      <w:r w:rsidRPr="006C1CF0">
        <w:t xml:space="preserve"> </w:t>
      </w:r>
      <w:proofErr w:type="spellStart"/>
      <w:r w:rsidRPr="006C1CF0">
        <w:t>Quốc</w:t>
      </w:r>
      <w:proofErr w:type="spellEnd"/>
      <w:r w:rsidRPr="006C1CF0">
        <w:t xml:space="preserve"> </w:t>
      </w:r>
      <w:proofErr w:type="spellStart"/>
      <w:r w:rsidRPr="006C1CF0">
        <w:t>ngữ</w:t>
      </w:r>
      <w:proofErr w:type="spellEnd"/>
      <w:r w:rsidRPr="006C1CF0">
        <w:t xml:space="preserve">) </w:t>
      </w:r>
      <w:proofErr w:type="spellStart"/>
      <w:r w:rsidRPr="006C1CF0">
        <w:t>mang</w:t>
      </w:r>
      <w:proofErr w:type="spellEnd"/>
      <w:r w:rsidRPr="006C1CF0">
        <w:t xml:space="preserve"> </w:t>
      </w:r>
      <w:proofErr w:type="spellStart"/>
      <w:r w:rsidRPr="006C1CF0">
        <w:t>lại</w:t>
      </w:r>
      <w:proofErr w:type="spellEnd"/>
      <w:r w:rsidRPr="006C1CF0">
        <w:t xml:space="preserve"> </w:t>
      </w:r>
      <w:proofErr w:type="spellStart"/>
      <w:r w:rsidRPr="006C1CF0">
        <w:t>nhiều</w:t>
      </w:r>
      <w:proofErr w:type="spellEnd"/>
      <w:r w:rsidRPr="006C1CF0">
        <w:t xml:space="preserve"> </w:t>
      </w:r>
      <w:proofErr w:type="spellStart"/>
      <w:r w:rsidRPr="006C1CF0">
        <w:t>lợi</w:t>
      </w:r>
      <w:proofErr w:type="spellEnd"/>
      <w:r w:rsidRPr="006C1CF0">
        <w:t xml:space="preserve"> </w:t>
      </w:r>
      <w:proofErr w:type="spellStart"/>
      <w:r w:rsidRPr="006C1CF0">
        <w:t>ích</w:t>
      </w:r>
      <w:proofErr w:type="spellEnd"/>
      <w:r w:rsidRPr="006C1CF0">
        <w:t xml:space="preserve"> </w:t>
      </w:r>
      <w:proofErr w:type="spellStart"/>
      <w:r w:rsidRPr="006C1CF0">
        <w:t>đáng</w:t>
      </w:r>
      <w:proofErr w:type="spellEnd"/>
      <w:r w:rsidRPr="006C1CF0">
        <w:t xml:space="preserve"> </w:t>
      </w:r>
      <w:proofErr w:type="spellStart"/>
      <w:r w:rsidRPr="006C1CF0">
        <w:t>kể</w:t>
      </w:r>
      <w:proofErr w:type="spellEnd"/>
      <w:r w:rsidRPr="006C1CF0">
        <w:t xml:space="preserve">. </w:t>
      </w:r>
      <w:proofErr w:type="spellStart"/>
      <w:r w:rsidRPr="006C1CF0">
        <w:t>Đầu</w:t>
      </w:r>
      <w:proofErr w:type="spellEnd"/>
      <w:r w:rsidRPr="006C1CF0">
        <w:t xml:space="preserve"> </w:t>
      </w:r>
      <w:proofErr w:type="spellStart"/>
      <w:r w:rsidRPr="006C1CF0">
        <w:t>tiên</w:t>
      </w:r>
      <w:proofErr w:type="spellEnd"/>
      <w:r w:rsidRPr="006C1CF0">
        <w:t xml:space="preserve">, </w:t>
      </w:r>
      <w:proofErr w:type="spellStart"/>
      <w:r w:rsidRPr="006C1CF0">
        <w:t>nó</w:t>
      </w:r>
      <w:proofErr w:type="spellEnd"/>
      <w:r w:rsidRPr="006C1CF0">
        <w:t xml:space="preserve"> </w:t>
      </w:r>
      <w:proofErr w:type="spellStart"/>
      <w:r w:rsidRPr="0084386F">
        <w:rPr>
          <w:i/>
          <w:iCs/>
        </w:rPr>
        <w:t>đảm</w:t>
      </w:r>
      <w:proofErr w:type="spellEnd"/>
      <w:r w:rsidRPr="0084386F">
        <w:rPr>
          <w:i/>
          <w:iCs/>
        </w:rPr>
        <w:t xml:space="preserve"> </w:t>
      </w:r>
      <w:proofErr w:type="spellStart"/>
      <w:r w:rsidRPr="0084386F">
        <w:rPr>
          <w:i/>
          <w:iCs/>
        </w:rPr>
        <w:t>bảo</w:t>
      </w:r>
      <w:proofErr w:type="spellEnd"/>
      <w:r w:rsidRPr="0084386F">
        <w:rPr>
          <w:i/>
          <w:iCs/>
        </w:rPr>
        <w:t xml:space="preserve"> </w:t>
      </w:r>
      <w:proofErr w:type="spellStart"/>
      <w:r w:rsidRPr="0084386F">
        <w:rPr>
          <w:i/>
          <w:iCs/>
        </w:rPr>
        <w:t>tính</w:t>
      </w:r>
      <w:proofErr w:type="spellEnd"/>
      <w:r w:rsidRPr="0084386F">
        <w:rPr>
          <w:i/>
          <w:iCs/>
        </w:rPr>
        <w:t xml:space="preserve"> </w:t>
      </w:r>
      <w:proofErr w:type="spellStart"/>
      <w:r w:rsidRPr="0084386F">
        <w:rPr>
          <w:i/>
          <w:iCs/>
        </w:rPr>
        <w:t>chính</w:t>
      </w:r>
      <w:proofErr w:type="spellEnd"/>
      <w:r w:rsidRPr="0084386F">
        <w:rPr>
          <w:i/>
          <w:iCs/>
        </w:rPr>
        <w:t xml:space="preserve"> </w:t>
      </w:r>
      <w:proofErr w:type="spellStart"/>
      <w:r w:rsidRPr="0084386F">
        <w:rPr>
          <w:i/>
          <w:iCs/>
        </w:rPr>
        <w:t>xác</w:t>
      </w:r>
      <w:proofErr w:type="spellEnd"/>
      <w:r w:rsidRPr="0084386F">
        <w:rPr>
          <w:i/>
          <w:iCs/>
        </w:rPr>
        <w:t xml:space="preserve"> </w:t>
      </w:r>
      <w:proofErr w:type="spellStart"/>
      <w:r w:rsidRPr="0084386F">
        <w:rPr>
          <w:i/>
          <w:iCs/>
        </w:rPr>
        <w:t>và</w:t>
      </w:r>
      <w:proofErr w:type="spellEnd"/>
      <w:r w:rsidRPr="0084386F">
        <w:rPr>
          <w:i/>
          <w:iCs/>
        </w:rPr>
        <w:t xml:space="preserve"> </w:t>
      </w:r>
      <w:proofErr w:type="spellStart"/>
      <w:r w:rsidRPr="0084386F">
        <w:rPr>
          <w:i/>
          <w:iCs/>
        </w:rPr>
        <w:t>đầy</w:t>
      </w:r>
      <w:proofErr w:type="spellEnd"/>
      <w:r w:rsidRPr="0084386F">
        <w:rPr>
          <w:i/>
          <w:iCs/>
        </w:rPr>
        <w:t xml:space="preserve"> </w:t>
      </w:r>
      <w:proofErr w:type="spellStart"/>
      <w:r w:rsidRPr="0084386F">
        <w:rPr>
          <w:i/>
          <w:iCs/>
        </w:rPr>
        <w:t>đủ</w:t>
      </w:r>
      <w:proofErr w:type="spellEnd"/>
      <w:r w:rsidRPr="0084386F">
        <w:rPr>
          <w:i/>
          <w:iCs/>
        </w:rPr>
        <w:t xml:space="preserve"> </w:t>
      </w:r>
      <w:proofErr w:type="spellStart"/>
      <w:r w:rsidRPr="0084386F">
        <w:rPr>
          <w:i/>
          <w:iCs/>
        </w:rPr>
        <w:t>của</w:t>
      </w:r>
      <w:proofErr w:type="spellEnd"/>
      <w:r w:rsidRPr="0084386F">
        <w:rPr>
          <w:i/>
          <w:iCs/>
        </w:rPr>
        <w:t xml:space="preserve"> </w:t>
      </w:r>
      <w:proofErr w:type="spellStart"/>
      <w:r w:rsidRPr="0084386F">
        <w:rPr>
          <w:i/>
          <w:iCs/>
        </w:rPr>
        <w:t>dữ</w:t>
      </w:r>
      <w:proofErr w:type="spellEnd"/>
      <w:r w:rsidRPr="0084386F">
        <w:rPr>
          <w:i/>
          <w:iCs/>
        </w:rPr>
        <w:t xml:space="preserve"> </w:t>
      </w:r>
      <w:proofErr w:type="spellStart"/>
      <w:r w:rsidRPr="0084386F">
        <w:rPr>
          <w:i/>
          <w:iCs/>
        </w:rPr>
        <w:t>liệu</w:t>
      </w:r>
      <w:proofErr w:type="spellEnd"/>
      <w:r w:rsidRPr="006C1CF0">
        <w:t xml:space="preserve"> </w:t>
      </w:r>
      <w:proofErr w:type="spellStart"/>
      <w:r w:rsidRPr="006C1CF0">
        <w:t>thông</w:t>
      </w:r>
      <w:proofErr w:type="spellEnd"/>
      <w:r w:rsidRPr="006C1CF0">
        <w:t xml:space="preserve"> qua </w:t>
      </w:r>
      <w:proofErr w:type="spellStart"/>
      <w:r w:rsidRPr="006C1CF0">
        <w:t>việc</w:t>
      </w:r>
      <w:proofErr w:type="spellEnd"/>
      <w:r w:rsidRPr="006C1CF0">
        <w:t xml:space="preserve"> </w:t>
      </w:r>
      <w:proofErr w:type="spellStart"/>
      <w:r w:rsidRPr="006C1CF0">
        <w:t>tự</w:t>
      </w:r>
      <w:proofErr w:type="spellEnd"/>
      <w:r w:rsidRPr="006C1CF0">
        <w:t xml:space="preserve"> </w:t>
      </w:r>
      <w:proofErr w:type="spellStart"/>
      <w:r w:rsidRPr="006C1CF0">
        <w:t>động</w:t>
      </w:r>
      <w:proofErr w:type="spellEnd"/>
      <w:r w:rsidRPr="006C1CF0">
        <w:t xml:space="preserve"> </w:t>
      </w:r>
      <w:proofErr w:type="spellStart"/>
      <w:r w:rsidRPr="006C1CF0">
        <w:t>thu</w:t>
      </w:r>
      <w:proofErr w:type="spellEnd"/>
      <w:r w:rsidRPr="006C1CF0">
        <w:t xml:space="preserve"> </w:t>
      </w:r>
      <w:proofErr w:type="spellStart"/>
      <w:r w:rsidRPr="006C1CF0">
        <w:t>thập</w:t>
      </w:r>
      <w:proofErr w:type="spellEnd"/>
      <w:r w:rsidRPr="006C1CF0">
        <w:t xml:space="preserve"> </w:t>
      </w:r>
      <w:proofErr w:type="spellStart"/>
      <w:r w:rsidRPr="006C1CF0">
        <w:t>từ</w:t>
      </w:r>
      <w:proofErr w:type="spellEnd"/>
      <w:r w:rsidRPr="006C1CF0">
        <w:t xml:space="preserve"> </w:t>
      </w:r>
      <w:proofErr w:type="spellStart"/>
      <w:r w:rsidRPr="006C1CF0">
        <w:t>các</w:t>
      </w:r>
      <w:proofErr w:type="spellEnd"/>
      <w:r w:rsidRPr="006C1CF0">
        <w:t xml:space="preserve"> </w:t>
      </w:r>
      <w:proofErr w:type="spellStart"/>
      <w:r w:rsidRPr="006C1CF0">
        <w:t>trang</w:t>
      </w:r>
      <w:proofErr w:type="spellEnd"/>
      <w:r w:rsidRPr="006C1CF0">
        <w:t xml:space="preserve"> web, </w:t>
      </w:r>
      <w:proofErr w:type="spellStart"/>
      <w:r w:rsidRPr="006C1CF0">
        <w:t>giảm</w:t>
      </w:r>
      <w:proofErr w:type="spellEnd"/>
      <w:r w:rsidRPr="006C1CF0">
        <w:t xml:space="preserve"> </w:t>
      </w:r>
      <w:proofErr w:type="spellStart"/>
      <w:r w:rsidRPr="006C1CF0">
        <w:t>thiểu</w:t>
      </w:r>
      <w:proofErr w:type="spellEnd"/>
      <w:r w:rsidRPr="006C1CF0">
        <w:t xml:space="preserve"> </w:t>
      </w:r>
      <w:proofErr w:type="spellStart"/>
      <w:r w:rsidRPr="006C1CF0">
        <w:t>sai</w:t>
      </w:r>
      <w:proofErr w:type="spellEnd"/>
      <w:r w:rsidRPr="006C1CF0">
        <w:t xml:space="preserve"> </w:t>
      </w:r>
      <w:proofErr w:type="spellStart"/>
      <w:r w:rsidRPr="006C1CF0">
        <w:t>sót</w:t>
      </w:r>
      <w:proofErr w:type="spellEnd"/>
      <w:r w:rsidRPr="006C1CF0">
        <w:t xml:space="preserve"> </w:t>
      </w:r>
      <w:proofErr w:type="spellStart"/>
      <w:r w:rsidRPr="006C1CF0">
        <w:t>trong</w:t>
      </w:r>
      <w:proofErr w:type="spellEnd"/>
      <w:r w:rsidRPr="006C1CF0">
        <w:t xml:space="preserve"> </w:t>
      </w:r>
      <w:proofErr w:type="spellStart"/>
      <w:r w:rsidRPr="006C1CF0">
        <w:t>quá</w:t>
      </w:r>
      <w:proofErr w:type="spellEnd"/>
      <w:r w:rsidRPr="006C1CF0">
        <w:t xml:space="preserve"> </w:t>
      </w:r>
      <w:proofErr w:type="spellStart"/>
      <w:r w:rsidRPr="006C1CF0">
        <w:t>trình</w:t>
      </w:r>
      <w:proofErr w:type="spellEnd"/>
      <w:r w:rsidRPr="006C1CF0">
        <w:t xml:space="preserve"> </w:t>
      </w:r>
      <w:proofErr w:type="spellStart"/>
      <w:r w:rsidRPr="006C1CF0">
        <w:t>sao</w:t>
      </w:r>
      <w:proofErr w:type="spellEnd"/>
      <w:r w:rsidRPr="006C1CF0">
        <w:t xml:space="preserve"> </w:t>
      </w:r>
      <w:proofErr w:type="spellStart"/>
      <w:r w:rsidRPr="006C1CF0">
        <w:t>chép</w:t>
      </w:r>
      <w:proofErr w:type="spellEnd"/>
      <w:r w:rsidRPr="006C1CF0">
        <w:t xml:space="preserve"> </w:t>
      </w:r>
      <w:proofErr w:type="spellStart"/>
      <w:r w:rsidRPr="006C1CF0">
        <w:t>thủ</w:t>
      </w:r>
      <w:proofErr w:type="spellEnd"/>
      <w:r w:rsidRPr="006C1CF0">
        <w:t xml:space="preserve"> </w:t>
      </w:r>
      <w:proofErr w:type="spellStart"/>
      <w:r w:rsidRPr="006C1CF0">
        <w:t>công</w:t>
      </w:r>
      <w:proofErr w:type="spellEnd"/>
      <w:r w:rsidRPr="006C1CF0">
        <w:t xml:space="preserve">. </w:t>
      </w:r>
      <w:proofErr w:type="spellStart"/>
      <w:r w:rsidRPr="006C1CF0">
        <w:t>Thứ</w:t>
      </w:r>
      <w:proofErr w:type="spellEnd"/>
      <w:r w:rsidRPr="006C1CF0">
        <w:t xml:space="preserve"> </w:t>
      </w:r>
      <w:proofErr w:type="spellStart"/>
      <w:r w:rsidRPr="006C1CF0">
        <w:t>hai</w:t>
      </w:r>
      <w:proofErr w:type="spellEnd"/>
      <w:r w:rsidRPr="006C1CF0">
        <w:t xml:space="preserve">, </w:t>
      </w:r>
      <w:proofErr w:type="spellStart"/>
      <w:r w:rsidRPr="006C1CF0">
        <w:t>phương</w:t>
      </w:r>
      <w:proofErr w:type="spellEnd"/>
      <w:r w:rsidRPr="006C1CF0">
        <w:t xml:space="preserve"> </w:t>
      </w:r>
      <w:proofErr w:type="spellStart"/>
      <w:r w:rsidRPr="006C1CF0">
        <w:t>pháp</w:t>
      </w:r>
      <w:proofErr w:type="spellEnd"/>
      <w:r w:rsidRPr="006C1CF0">
        <w:t xml:space="preserve"> </w:t>
      </w:r>
      <w:proofErr w:type="spellStart"/>
      <w:r w:rsidRPr="006C1CF0">
        <w:t>này</w:t>
      </w:r>
      <w:proofErr w:type="spellEnd"/>
      <w:r w:rsidRPr="006C1CF0">
        <w:t xml:space="preserve"> </w:t>
      </w:r>
      <w:proofErr w:type="spellStart"/>
      <w:r w:rsidRPr="0071636F">
        <w:rPr>
          <w:i/>
          <w:iCs/>
        </w:rPr>
        <w:t>tiết</w:t>
      </w:r>
      <w:proofErr w:type="spellEnd"/>
      <w:r w:rsidRPr="0071636F">
        <w:rPr>
          <w:i/>
          <w:iCs/>
        </w:rPr>
        <w:t xml:space="preserve"> </w:t>
      </w:r>
      <w:proofErr w:type="spellStart"/>
      <w:r w:rsidRPr="0071636F">
        <w:rPr>
          <w:i/>
          <w:iCs/>
        </w:rPr>
        <w:t>kiệm</w:t>
      </w:r>
      <w:proofErr w:type="spellEnd"/>
      <w:r w:rsidRPr="0071636F">
        <w:rPr>
          <w:i/>
          <w:iCs/>
        </w:rPr>
        <w:t xml:space="preserve"> </w:t>
      </w:r>
      <w:proofErr w:type="spellStart"/>
      <w:r w:rsidRPr="0071636F">
        <w:rPr>
          <w:i/>
          <w:iCs/>
        </w:rPr>
        <w:t>thời</w:t>
      </w:r>
      <w:proofErr w:type="spellEnd"/>
      <w:r w:rsidRPr="0071636F">
        <w:rPr>
          <w:i/>
          <w:iCs/>
        </w:rPr>
        <w:t xml:space="preserve"> </w:t>
      </w:r>
      <w:proofErr w:type="spellStart"/>
      <w:r w:rsidRPr="0071636F">
        <w:rPr>
          <w:i/>
          <w:iCs/>
        </w:rPr>
        <w:t>gian</w:t>
      </w:r>
      <w:proofErr w:type="spellEnd"/>
      <w:r w:rsidRPr="0071636F">
        <w:rPr>
          <w:i/>
          <w:iCs/>
        </w:rPr>
        <w:t xml:space="preserve"> </w:t>
      </w:r>
      <w:proofErr w:type="spellStart"/>
      <w:r w:rsidRPr="0071636F">
        <w:rPr>
          <w:i/>
          <w:iCs/>
        </w:rPr>
        <w:t>và</w:t>
      </w:r>
      <w:proofErr w:type="spellEnd"/>
      <w:r w:rsidRPr="0071636F">
        <w:rPr>
          <w:i/>
          <w:iCs/>
        </w:rPr>
        <w:t xml:space="preserve"> </w:t>
      </w:r>
      <w:proofErr w:type="spellStart"/>
      <w:r w:rsidRPr="0071636F">
        <w:rPr>
          <w:i/>
          <w:iCs/>
        </w:rPr>
        <w:t>công</w:t>
      </w:r>
      <w:proofErr w:type="spellEnd"/>
      <w:r w:rsidRPr="0071636F">
        <w:rPr>
          <w:i/>
          <w:iCs/>
        </w:rPr>
        <w:t xml:space="preserve"> </w:t>
      </w:r>
      <w:proofErr w:type="spellStart"/>
      <w:r w:rsidRPr="0071636F">
        <w:rPr>
          <w:i/>
          <w:iCs/>
        </w:rPr>
        <w:t>sức</w:t>
      </w:r>
      <w:proofErr w:type="spellEnd"/>
      <w:r w:rsidRPr="006C1CF0">
        <w:t xml:space="preserve"> </w:t>
      </w:r>
      <w:proofErr w:type="spellStart"/>
      <w:r w:rsidRPr="006C1CF0">
        <w:t>cho</w:t>
      </w:r>
      <w:proofErr w:type="spellEnd"/>
      <w:r w:rsidRPr="006C1CF0">
        <w:t xml:space="preserve"> </w:t>
      </w:r>
      <w:proofErr w:type="spellStart"/>
      <w:r w:rsidRPr="006C1CF0">
        <w:t>nhà</w:t>
      </w:r>
      <w:proofErr w:type="spellEnd"/>
      <w:r w:rsidRPr="006C1CF0">
        <w:t xml:space="preserve"> </w:t>
      </w:r>
      <w:proofErr w:type="spellStart"/>
      <w:r w:rsidRPr="006C1CF0">
        <w:t>nghiên</w:t>
      </w:r>
      <w:proofErr w:type="spellEnd"/>
      <w:r w:rsidRPr="006C1CF0">
        <w:t xml:space="preserve"> </w:t>
      </w:r>
      <w:proofErr w:type="spellStart"/>
      <w:r w:rsidRPr="006C1CF0">
        <w:t>cứu</w:t>
      </w:r>
      <w:proofErr w:type="spellEnd"/>
      <w:r w:rsidRPr="006C1CF0">
        <w:t xml:space="preserve">, </w:t>
      </w:r>
      <w:proofErr w:type="spellStart"/>
      <w:r w:rsidRPr="006C1CF0">
        <w:t>giúp</w:t>
      </w:r>
      <w:proofErr w:type="spellEnd"/>
      <w:r w:rsidRPr="006C1CF0">
        <w:t xml:space="preserve"> </w:t>
      </w:r>
      <w:proofErr w:type="spellStart"/>
      <w:r w:rsidRPr="006C1CF0">
        <w:t>họ</w:t>
      </w:r>
      <w:proofErr w:type="spellEnd"/>
      <w:r w:rsidRPr="006C1CF0">
        <w:t xml:space="preserve"> </w:t>
      </w:r>
      <w:proofErr w:type="spellStart"/>
      <w:r w:rsidRPr="006C1CF0">
        <w:t>tập</w:t>
      </w:r>
      <w:proofErr w:type="spellEnd"/>
      <w:r w:rsidRPr="006C1CF0">
        <w:t xml:space="preserve"> </w:t>
      </w:r>
      <w:proofErr w:type="spellStart"/>
      <w:r w:rsidRPr="006C1CF0">
        <w:t>trung</w:t>
      </w:r>
      <w:proofErr w:type="spellEnd"/>
      <w:r w:rsidRPr="006C1CF0">
        <w:t xml:space="preserve"> </w:t>
      </w:r>
      <w:proofErr w:type="spellStart"/>
      <w:r w:rsidRPr="006C1CF0">
        <w:t>vào</w:t>
      </w:r>
      <w:proofErr w:type="spellEnd"/>
      <w:r w:rsidRPr="006C1CF0">
        <w:t xml:space="preserve"> </w:t>
      </w:r>
      <w:proofErr w:type="spellStart"/>
      <w:r w:rsidRPr="006C1CF0">
        <w:t>phân</w:t>
      </w:r>
      <w:proofErr w:type="spellEnd"/>
      <w:r w:rsidRPr="006C1CF0">
        <w:t xml:space="preserve"> </w:t>
      </w:r>
      <w:proofErr w:type="spellStart"/>
      <w:r w:rsidRPr="006C1CF0">
        <w:t>tích</w:t>
      </w:r>
      <w:proofErr w:type="spellEnd"/>
      <w:r w:rsidRPr="006C1CF0">
        <w:t xml:space="preserve"> </w:t>
      </w:r>
      <w:proofErr w:type="spellStart"/>
      <w:r w:rsidRPr="006C1CF0">
        <w:t>dữ</w:t>
      </w:r>
      <w:proofErr w:type="spellEnd"/>
      <w:r w:rsidRPr="006C1CF0">
        <w:t xml:space="preserve"> </w:t>
      </w:r>
      <w:proofErr w:type="spellStart"/>
      <w:r w:rsidRPr="006C1CF0">
        <w:t>liệu</w:t>
      </w:r>
      <w:proofErr w:type="spellEnd"/>
      <w:r w:rsidRPr="006C1CF0">
        <w:t xml:space="preserve"> </w:t>
      </w:r>
      <w:proofErr w:type="spellStart"/>
      <w:r w:rsidRPr="006C1CF0">
        <w:t>và</w:t>
      </w:r>
      <w:proofErr w:type="spellEnd"/>
      <w:r w:rsidRPr="006C1CF0">
        <w:t xml:space="preserve"> </w:t>
      </w:r>
      <w:proofErr w:type="spellStart"/>
      <w:r w:rsidRPr="006C1CF0">
        <w:t>nâng</w:t>
      </w:r>
      <w:proofErr w:type="spellEnd"/>
      <w:r w:rsidRPr="006C1CF0">
        <w:t xml:space="preserve"> </w:t>
      </w:r>
      <w:proofErr w:type="spellStart"/>
      <w:r w:rsidRPr="006C1CF0">
        <w:t>cao</w:t>
      </w:r>
      <w:proofErr w:type="spellEnd"/>
      <w:r w:rsidRPr="006C1CF0">
        <w:t xml:space="preserve"> </w:t>
      </w:r>
      <w:proofErr w:type="spellStart"/>
      <w:r w:rsidRPr="006C1CF0">
        <w:t>chất</w:t>
      </w:r>
      <w:proofErr w:type="spellEnd"/>
      <w:r w:rsidRPr="006C1CF0">
        <w:t xml:space="preserve"> </w:t>
      </w:r>
      <w:proofErr w:type="spellStart"/>
      <w:r w:rsidRPr="006C1CF0">
        <w:t>lượng</w:t>
      </w:r>
      <w:proofErr w:type="spellEnd"/>
      <w:r w:rsidRPr="006C1CF0">
        <w:t xml:space="preserve"> </w:t>
      </w:r>
      <w:proofErr w:type="spellStart"/>
      <w:r w:rsidRPr="006C1CF0">
        <w:t>nghiên</w:t>
      </w:r>
      <w:proofErr w:type="spellEnd"/>
      <w:r w:rsidRPr="006C1CF0">
        <w:t xml:space="preserve"> </w:t>
      </w:r>
      <w:proofErr w:type="spellStart"/>
      <w:r w:rsidRPr="006C1CF0">
        <w:t>cứu</w:t>
      </w:r>
      <w:proofErr w:type="spellEnd"/>
      <w:r w:rsidRPr="006C1CF0">
        <w:t xml:space="preserve">. </w:t>
      </w:r>
      <w:proofErr w:type="spellStart"/>
      <w:r w:rsidRPr="006C1CF0">
        <w:t>Thứ</w:t>
      </w:r>
      <w:proofErr w:type="spellEnd"/>
      <w:r w:rsidRPr="006C1CF0">
        <w:t xml:space="preserve"> </w:t>
      </w:r>
      <w:proofErr w:type="spellStart"/>
      <w:r w:rsidRPr="006C1CF0">
        <w:t>ba</w:t>
      </w:r>
      <w:proofErr w:type="spellEnd"/>
      <w:r w:rsidRPr="006C1CF0">
        <w:t xml:space="preserve">, </w:t>
      </w:r>
      <w:proofErr w:type="spellStart"/>
      <w:r w:rsidRPr="006C1CF0">
        <w:t>phương</w:t>
      </w:r>
      <w:proofErr w:type="spellEnd"/>
      <w:r w:rsidRPr="006C1CF0">
        <w:t xml:space="preserve"> </w:t>
      </w:r>
      <w:proofErr w:type="spellStart"/>
      <w:r w:rsidRPr="006C1CF0">
        <w:t>pháp</w:t>
      </w:r>
      <w:proofErr w:type="spellEnd"/>
      <w:r w:rsidRPr="006C1CF0">
        <w:t xml:space="preserve"> </w:t>
      </w:r>
      <w:proofErr w:type="spellStart"/>
      <w:r w:rsidRPr="0084386F">
        <w:rPr>
          <w:i/>
          <w:iCs/>
        </w:rPr>
        <w:t>cho</w:t>
      </w:r>
      <w:proofErr w:type="spellEnd"/>
      <w:r w:rsidRPr="0084386F">
        <w:rPr>
          <w:i/>
          <w:iCs/>
        </w:rPr>
        <w:t xml:space="preserve"> </w:t>
      </w:r>
      <w:proofErr w:type="spellStart"/>
      <w:r w:rsidRPr="0084386F">
        <w:rPr>
          <w:i/>
          <w:iCs/>
        </w:rPr>
        <w:t>phép</w:t>
      </w:r>
      <w:proofErr w:type="spellEnd"/>
      <w:r w:rsidRPr="0084386F">
        <w:rPr>
          <w:i/>
          <w:iCs/>
        </w:rPr>
        <w:t xml:space="preserve"> </w:t>
      </w:r>
      <w:proofErr w:type="spellStart"/>
      <w:r w:rsidRPr="0084386F">
        <w:rPr>
          <w:i/>
          <w:iCs/>
        </w:rPr>
        <w:t>thu</w:t>
      </w:r>
      <w:proofErr w:type="spellEnd"/>
      <w:r w:rsidRPr="0084386F">
        <w:rPr>
          <w:i/>
          <w:iCs/>
        </w:rPr>
        <w:t xml:space="preserve"> </w:t>
      </w:r>
      <w:proofErr w:type="spellStart"/>
      <w:r w:rsidRPr="0084386F">
        <w:rPr>
          <w:i/>
          <w:iCs/>
        </w:rPr>
        <w:t>thập</w:t>
      </w:r>
      <w:proofErr w:type="spellEnd"/>
      <w:r w:rsidRPr="0084386F">
        <w:rPr>
          <w:i/>
          <w:iCs/>
        </w:rPr>
        <w:t xml:space="preserve"> </w:t>
      </w:r>
      <w:proofErr w:type="spellStart"/>
      <w:r w:rsidRPr="0084386F">
        <w:rPr>
          <w:i/>
          <w:iCs/>
        </w:rPr>
        <w:t>dữ</w:t>
      </w:r>
      <w:proofErr w:type="spellEnd"/>
      <w:r w:rsidRPr="0084386F">
        <w:rPr>
          <w:i/>
          <w:iCs/>
        </w:rPr>
        <w:t xml:space="preserve"> </w:t>
      </w:r>
      <w:proofErr w:type="spellStart"/>
      <w:r w:rsidRPr="0084386F">
        <w:rPr>
          <w:i/>
          <w:iCs/>
        </w:rPr>
        <w:t>liệu</w:t>
      </w:r>
      <w:proofErr w:type="spellEnd"/>
      <w:r w:rsidRPr="0084386F">
        <w:rPr>
          <w:i/>
          <w:iCs/>
        </w:rPr>
        <w:t xml:space="preserve"> </w:t>
      </w:r>
      <w:proofErr w:type="spellStart"/>
      <w:r w:rsidRPr="0084386F">
        <w:rPr>
          <w:i/>
          <w:iCs/>
        </w:rPr>
        <w:t>đa</w:t>
      </w:r>
      <w:proofErr w:type="spellEnd"/>
      <w:r w:rsidRPr="0084386F">
        <w:rPr>
          <w:i/>
          <w:iCs/>
        </w:rPr>
        <w:t xml:space="preserve"> </w:t>
      </w:r>
      <w:proofErr w:type="spellStart"/>
      <w:r w:rsidRPr="0084386F">
        <w:rPr>
          <w:i/>
          <w:iCs/>
        </w:rPr>
        <w:t>ngôn</w:t>
      </w:r>
      <w:proofErr w:type="spellEnd"/>
      <w:r w:rsidRPr="0084386F">
        <w:rPr>
          <w:i/>
          <w:iCs/>
        </w:rPr>
        <w:t xml:space="preserve"> </w:t>
      </w:r>
      <w:proofErr w:type="spellStart"/>
      <w:r w:rsidRPr="0084386F">
        <w:rPr>
          <w:i/>
          <w:iCs/>
        </w:rPr>
        <w:t>ngữ</w:t>
      </w:r>
      <w:proofErr w:type="spellEnd"/>
      <w:r w:rsidRPr="006C1CF0">
        <w:t xml:space="preserve">, bao </w:t>
      </w:r>
      <w:proofErr w:type="spellStart"/>
      <w:r w:rsidRPr="006C1CF0">
        <w:t>gồm</w:t>
      </w:r>
      <w:proofErr w:type="spellEnd"/>
      <w:r w:rsidRPr="006C1CF0">
        <w:t xml:space="preserve"> </w:t>
      </w:r>
      <w:proofErr w:type="spellStart"/>
      <w:r w:rsidRPr="006C1CF0">
        <w:t>cả</w:t>
      </w:r>
      <w:proofErr w:type="spellEnd"/>
      <w:r w:rsidRPr="006C1CF0">
        <w:t xml:space="preserve"> </w:t>
      </w:r>
      <w:proofErr w:type="spellStart"/>
      <w:r w:rsidRPr="006C1CF0">
        <w:t>chữ</w:t>
      </w:r>
      <w:proofErr w:type="spellEnd"/>
      <w:r w:rsidRPr="006C1CF0">
        <w:t xml:space="preserve"> </w:t>
      </w:r>
      <w:proofErr w:type="spellStart"/>
      <w:r w:rsidRPr="006C1CF0">
        <w:t>Nôm</w:t>
      </w:r>
      <w:proofErr w:type="spellEnd"/>
      <w:r w:rsidRPr="006C1CF0">
        <w:t xml:space="preserve"> </w:t>
      </w:r>
      <w:proofErr w:type="spellStart"/>
      <w:r w:rsidRPr="006C1CF0">
        <w:t>và</w:t>
      </w:r>
      <w:proofErr w:type="spellEnd"/>
      <w:r w:rsidRPr="006C1CF0">
        <w:t xml:space="preserve"> </w:t>
      </w:r>
      <w:proofErr w:type="spellStart"/>
      <w:r w:rsidRPr="006C1CF0">
        <w:t>chữ</w:t>
      </w:r>
      <w:proofErr w:type="spellEnd"/>
      <w:r w:rsidRPr="006C1CF0">
        <w:t xml:space="preserve"> </w:t>
      </w:r>
      <w:proofErr w:type="spellStart"/>
      <w:r w:rsidRPr="006C1CF0">
        <w:t>Quốc</w:t>
      </w:r>
      <w:proofErr w:type="spellEnd"/>
      <w:r w:rsidRPr="006C1CF0">
        <w:t xml:space="preserve"> </w:t>
      </w:r>
      <w:proofErr w:type="spellStart"/>
      <w:r w:rsidRPr="006C1CF0">
        <w:t>ngữ</w:t>
      </w:r>
      <w:proofErr w:type="spellEnd"/>
      <w:r w:rsidRPr="006C1CF0">
        <w:t xml:space="preserve">, </w:t>
      </w:r>
      <w:proofErr w:type="spellStart"/>
      <w:r w:rsidRPr="006C1CF0">
        <w:t>mở</w:t>
      </w:r>
      <w:proofErr w:type="spellEnd"/>
      <w:r w:rsidRPr="006C1CF0">
        <w:t xml:space="preserve"> </w:t>
      </w:r>
      <w:proofErr w:type="spellStart"/>
      <w:r w:rsidRPr="006C1CF0">
        <w:t>rộng</w:t>
      </w:r>
      <w:proofErr w:type="spellEnd"/>
      <w:r w:rsidRPr="006C1CF0">
        <w:t xml:space="preserve"> </w:t>
      </w:r>
      <w:proofErr w:type="spellStart"/>
      <w:r w:rsidRPr="006C1CF0">
        <w:t>phạm</w:t>
      </w:r>
      <w:proofErr w:type="spellEnd"/>
      <w:r w:rsidRPr="006C1CF0">
        <w:t xml:space="preserve"> vi </w:t>
      </w:r>
      <w:proofErr w:type="spellStart"/>
      <w:r w:rsidRPr="006C1CF0">
        <w:t>nghiên</w:t>
      </w:r>
      <w:proofErr w:type="spellEnd"/>
      <w:r w:rsidRPr="006C1CF0">
        <w:t xml:space="preserve"> </w:t>
      </w:r>
      <w:proofErr w:type="spellStart"/>
      <w:r w:rsidRPr="006C1CF0">
        <w:t>cứu</w:t>
      </w:r>
      <w:proofErr w:type="spellEnd"/>
      <w:r w:rsidRPr="006C1CF0">
        <w:t xml:space="preserve"> </w:t>
      </w:r>
      <w:proofErr w:type="spellStart"/>
      <w:r w:rsidRPr="006C1CF0">
        <w:t>và</w:t>
      </w:r>
      <w:proofErr w:type="spellEnd"/>
      <w:r w:rsidRPr="006C1CF0">
        <w:t xml:space="preserve"> </w:t>
      </w:r>
      <w:proofErr w:type="spellStart"/>
      <w:r w:rsidRPr="006C1CF0">
        <w:t>đáp</w:t>
      </w:r>
      <w:proofErr w:type="spellEnd"/>
      <w:r w:rsidRPr="006C1CF0">
        <w:t xml:space="preserve"> </w:t>
      </w:r>
      <w:proofErr w:type="spellStart"/>
      <w:r w:rsidRPr="006C1CF0">
        <w:t>ứng</w:t>
      </w:r>
      <w:proofErr w:type="spellEnd"/>
      <w:r w:rsidRPr="006C1CF0">
        <w:t xml:space="preserve"> </w:t>
      </w:r>
      <w:proofErr w:type="spellStart"/>
      <w:r w:rsidRPr="006C1CF0">
        <w:t>nhu</w:t>
      </w:r>
      <w:proofErr w:type="spellEnd"/>
      <w:r w:rsidRPr="006C1CF0">
        <w:t xml:space="preserve"> </w:t>
      </w:r>
      <w:proofErr w:type="spellStart"/>
      <w:r w:rsidRPr="006C1CF0">
        <w:t>cầu</w:t>
      </w:r>
      <w:proofErr w:type="spellEnd"/>
      <w:r w:rsidRPr="006C1CF0">
        <w:t xml:space="preserve"> </w:t>
      </w:r>
      <w:proofErr w:type="spellStart"/>
      <w:r w:rsidRPr="006C1CF0">
        <w:t>đa</w:t>
      </w:r>
      <w:proofErr w:type="spellEnd"/>
      <w:r w:rsidRPr="006C1CF0">
        <w:t xml:space="preserve"> </w:t>
      </w:r>
      <w:proofErr w:type="spellStart"/>
      <w:r w:rsidRPr="006C1CF0">
        <w:t>dạng</w:t>
      </w:r>
      <w:proofErr w:type="spellEnd"/>
      <w:r w:rsidRPr="006C1CF0">
        <w:t xml:space="preserve"> </w:t>
      </w:r>
      <w:proofErr w:type="spellStart"/>
      <w:r w:rsidRPr="006C1CF0">
        <w:t>của</w:t>
      </w:r>
      <w:proofErr w:type="spellEnd"/>
      <w:r w:rsidRPr="006C1CF0">
        <w:t xml:space="preserve"> </w:t>
      </w:r>
      <w:proofErr w:type="spellStart"/>
      <w:r w:rsidRPr="006C1CF0">
        <w:t>dự</w:t>
      </w:r>
      <w:proofErr w:type="spellEnd"/>
      <w:r w:rsidRPr="006C1CF0">
        <w:t xml:space="preserve"> </w:t>
      </w:r>
      <w:proofErr w:type="spellStart"/>
      <w:r w:rsidRPr="006C1CF0">
        <w:t>án</w:t>
      </w:r>
      <w:proofErr w:type="spellEnd"/>
      <w:r w:rsidRPr="006C1CF0">
        <w:t xml:space="preserve">. </w:t>
      </w:r>
      <w:proofErr w:type="spellStart"/>
      <w:r w:rsidRPr="006C1CF0">
        <w:t>Thứ</w:t>
      </w:r>
      <w:proofErr w:type="spellEnd"/>
      <w:r w:rsidRPr="006C1CF0">
        <w:t xml:space="preserve"> </w:t>
      </w:r>
      <w:proofErr w:type="spellStart"/>
      <w:r w:rsidRPr="006C1CF0">
        <w:t>tư</w:t>
      </w:r>
      <w:proofErr w:type="spellEnd"/>
      <w:r w:rsidRPr="006C1CF0">
        <w:t xml:space="preserve">, </w:t>
      </w:r>
      <w:proofErr w:type="spellStart"/>
      <w:r w:rsidRPr="006C1CF0">
        <w:t>việc</w:t>
      </w:r>
      <w:proofErr w:type="spellEnd"/>
      <w:r w:rsidRPr="006C1CF0">
        <w:t xml:space="preserve"> </w:t>
      </w:r>
      <w:proofErr w:type="spellStart"/>
      <w:r w:rsidRPr="006C1CF0">
        <w:t>sử</w:t>
      </w:r>
      <w:proofErr w:type="spellEnd"/>
      <w:r w:rsidRPr="006C1CF0">
        <w:t xml:space="preserve"> </w:t>
      </w:r>
      <w:proofErr w:type="spellStart"/>
      <w:r w:rsidRPr="006C1CF0">
        <w:t>dụng</w:t>
      </w:r>
      <w:proofErr w:type="spellEnd"/>
      <w:r w:rsidRPr="006C1CF0">
        <w:t xml:space="preserve"> </w:t>
      </w:r>
      <w:proofErr w:type="spellStart"/>
      <w:r w:rsidRPr="006C1CF0">
        <w:t>phương</w:t>
      </w:r>
      <w:proofErr w:type="spellEnd"/>
      <w:r w:rsidRPr="006C1CF0">
        <w:t xml:space="preserve"> </w:t>
      </w:r>
      <w:proofErr w:type="spellStart"/>
      <w:r w:rsidRPr="006C1CF0">
        <w:t>pháp</w:t>
      </w:r>
      <w:proofErr w:type="spellEnd"/>
      <w:r w:rsidRPr="006C1CF0">
        <w:t xml:space="preserve"> </w:t>
      </w:r>
      <w:proofErr w:type="spellStart"/>
      <w:r w:rsidRPr="006C1CF0">
        <w:t>này</w:t>
      </w:r>
      <w:proofErr w:type="spellEnd"/>
      <w:r w:rsidRPr="006C1CF0">
        <w:t xml:space="preserve"> </w:t>
      </w:r>
      <w:proofErr w:type="spellStart"/>
      <w:r w:rsidRPr="0084386F">
        <w:rPr>
          <w:i/>
          <w:iCs/>
        </w:rPr>
        <w:t>đảm</w:t>
      </w:r>
      <w:proofErr w:type="spellEnd"/>
      <w:r w:rsidRPr="0084386F">
        <w:rPr>
          <w:i/>
          <w:iCs/>
        </w:rPr>
        <w:t xml:space="preserve"> </w:t>
      </w:r>
      <w:proofErr w:type="spellStart"/>
      <w:r w:rsidRPr="0084386F">
        <w:rPr>
          <w:i/>
          <w:iCs/>
        </w:rPr>
        <w:t>bảo</w:t>
      </w:r>
      <w:proofErr w:type="spellEnd"/>
      <w:r w:rsidRPr="0084386F">
        <w:rPr>
          <w:i/>
          <w:iCs/>
        </w:rPr>
        <w:t xml:space="preserve"> </w:t>
      </w:r>
      <w:proofErr w:type="spellStart"/>
      <w:r w:rsidRPr="0084386F">
        <w:rPr>
          <w:i/>
          <w:iCs/>
        </w:rPr>
        <w:t>tính</w:t>
      </w:r>
      <w:proofErr w:type="spellEnd"/>
      <w:r w:rsidRPr="0084386F">
        <w:rPr>
          <w:i/>
          <w:iCs/>
        </w:rPr>
        <w:t xml:space="preserve"> </w:t>
      </w:r>
      <w:proofErr w:type="spellStart"/>
      <w:r w:rsidRPr="0084386F">
        <w:rPr>
          <w:i/>
          <w:iCs/>
        </w:rPr>
        <w:t>đồng</w:t>
      </w:r>
      <w:proofErr w:type="spellEnd"/>
      <w:r w:rsidRPr="0084386F">
        <w:rPr>
          <w:i/>
          <w:iCs/>
        </w:rPr>
        <w:t xml:space="preserve"> </w:t>
      </w:r>
      <w:proofErr w:type="spellStart"/>
      <w:r w:rsidRPr="0084386F">
        <w:rPr>
          <w:i/>
          <w:iCs/>
        </w:rPr>
        <w:t>nhất</w:t>
      </w:r>
      <w:proofErr w:type="spellEnd"/>
      <w:r w:rsidRPr="0084386F">
        <w:rPr>
          <w:i/>
          <w:iCs/>
        </w:rPr>
        <w:t xml:space="preserve"> </w:t>
      </w:r>
      <w:proofErr w:type="spellStart"/>
      <w:r w:rsidRPr="0084386F">
        <w:rPr>
          <w:i/>
          <w:iCs/>
        </w:rPr>
        <w:t>của</w:t>
      </w:r>
      <w:proofErr w:type="spellEnd"/>
      <w:r w:rsidRPr="0084386F">
        <w:rPr>
          <w:i/>
          <w:iCs/>
        </w:rPr>
        <w:t xml:space="preserve"> </w:t>
      </w:r>
      <w:proofErr w:type="spellStart"/>
      <w:r w:rsidRPr="0084386F">
        <w:rPr>
          <w:i/>
          <w:iCs/>
        </w:rPr>
        <w:t>dữ</w:t>
      </w:r>
      <w:proofErr w:type="spellEnd"/>
      <w:r w:rsidRPr="0084386F">
        <w:rPr>
          <w:i/>
          <w:iCs/>
        </w:rPr>
        <w:t xml:space="preserve"> </w:t>
      </w:r>
      <w:proofErr w:type="spellStart"/>
      <w:r w:rsidRPr="0084386F">
        <w:rPr>
          <w:i/>
          <w:iCs/>
        </w:rPr>
        <w:t>liệu</w:t>
      </w:r>
      <w:proofErr w:type="spellEnd"/>
      <w:r w:rsidRPr="006C1CF0">
        <w:t xml:space="preserve"> </w:t>
      </w:r>
      <w:proofErr w:type="spellStart"/>
      <w:r w:rsidRPr="006C1CF0">
        <w:t>thông</w:t>
      </w:r>
      <w:proofErr w:type="spellEnd"/>
      <w:r w:rsidRPr="006C1CF0">
        <w:t xml:space="preserve"> qua </w:t>
      </w:r>
      <w:proofErr w:type="spellStart"/>
      <w:r w:rsidRPr="006C1CF0">
        <w:t>việc</w:t>
      </w:r>
      <w:proofErr w:type="spellEnd"/>
      <w:r w:rsidRPr="006C1CF0">
        <w:t xml:space="preserve"> </w:t>
      </w:r>
      <w:proofErr w:type="spellStart"/>
      <w:r w:rsidRPr="006C1CF0">
        <w:t>chuyển</w:t>
      </w:r>
      <w:proofErr w:type="spellEnd"/>
      <w:r w:rsidRPr="006C1CF0">
        <w:t xml:space="preserve"> </w:t>
      </w:r>
      <w:proofErr w:type="spellStart"/>
      <w:r w:rsidRPr="006C1CF0">
        <w:t>đổi</w:t>
      </w:r>
      <w:proofErr w:type="spellEnd"/>
      <w:r w:rsidRPr="006C1CF0">
        <w:t xml:space="preserve"> </w:t>
      </w:r>
      <w:proofErr w:type="spellStart"/>
      <w:r w:rsidRPr="006C1CF0">
        <w:t>dữ</w:t>
      </w:r>
      <w:proofErr w:type="spellEnd"/>
      <w:r w:rsidRPr="006C1CF0">
        <w:t xml:space="preserve"> </w:t>
      </w:r>
      <w:proofErr w:type="spellStart"/>
      <w:r w:rsidRPr="006C1CF0">
        <w:t>liệu</w:t>
      </w:r>
      <w:proofErr w:type="spellEnd"/>
      <w:r w:rsidRPr="006C1CF0">
        <w:t xml:space="preserve"> </w:t>
      </w:r>
      <w:proofErr w:type="spellStart"/>
      <w:r w:rsidRPr="006C1CF0">
        <w:t>thành</w:t>
      </w:r>
      <w:proofErr w:type="spellEnd"/>
      <w:r w:rsidRPr="006C1CF0">
        <w:t xml:space="preserve"> </w:t>
      </w:r>
      <w:proofErr w:type="spellStart"/>
      <w:r w:rsidRPr="006C1CF0">
        <w:t>định</w:t>
      </w:r>
      <w:proofErr w:type="spellEnd"/>
      <w:r w:rsidRPr="006C1CF0">
        <w:t xml:space="preserve"> </w:t>
      </w:r>
      <w:proofErr w:type="spellStart"/>
      <w:r w:rsidRPr="006C1CF0">
        <w:t>dạng</w:t>
      </w:r>
      <w:proofErr w:type="spellEnd"/>
      <w:r w:rsidRPr="006C1CF0">
        <w:t xml:space="preserve"> </w:t>
      </w:r>
      <w:proofErr w:type="spellStart"/>
      <w:r w:rsidRPr="006C1CF0">
        <w:t>chuẩn</w:t>
      </w:r>
      <w:proofErr w:type="spellEnd"/>
      <w:r w:rsidRPr="006C1CF0">
        <w:t xml:space="preserve">, </w:t>
      </w:r>
      <w:proofErr w:type="spellStart"/>
      <w:r w:rsidRPr="006C1CF0">
        <w:t>tạo</w:t>
      </w:r>
      <w:proofErr w:type="spellEnd"/>
      <w:r w:rsidRPr="006C1CF0">
        <w:t xml:space="preserve"> </w:t>
      </w:r>
      <w:proofErr w:type="spellStart"/>
      <w:r w:rsidRPr="006C1CF0">
        <w:t>điều</w:t>
      </w:r>
      <w:proofErr w:type="spellEnd"/>
      <w:r w:rsidRPr="006C1CF0">
        <w:t xml:space="preserve"> </w:t>
      </w:r>
      <w:proofErr w:type="spellStart"/>
      <w:r w:rsidRPr="006C1CF0">
        <w:t>kiện</w:t>
      </w:r>
      <w:proofErr w:type="spellEnd"/>
      <w:r w:rsidRPr="006C1CF0">
        <w:t xml:space="preserve"> </w:t>
      </w:r>
      <w:proofErr w:type="spellStart"/>
      <w:r w:rsidRPr="006C1CF0">
        <w:t>thuận</w:t>
      </w:r>
      <w:proofErr w:type="spellEnd"/>
      <w:r w:rsidRPr="006C1CF0">
        <w:t xml:space="preserve"> </w:t>
      </w:r>
      <w:proofErr w:type="spellStart"/>
      <w:r w:rsidRPr="006C1CF0">
        <w:t>lợi</w:t>
      </w:r>
      <w:proofErr w:type="spellEnd"/>
      <w:r w:rsidRPr="006C1CF0">
        <w:t xml:space="preserve"> </w:t>
      </w:r>
      <w:proofErr w:type="spellStart"/>
      <w:r w:rsidRPr="006C1CF0">
        <w:t>cho</w:t>
      </w:r>
      <w:proofErr w:type="spellEnd"/>
      <w:r w:rsidRPr="006C1CF0">
        <w:t xml:space="preserve"> </w:t>
      </w:r>
      <w:proofErr w:type="spellStart"/>
      <w:r w:rsidRPr="006C1CF0">
        <w:t>việc</w:t>
      </w:r>
      <w:proofErr w:type="spellEnd"/>
      <w:r w:rsidRPr="006C1CF0">
        <w:t xml:space="preserve"> </w:t>
      </w:r>
      <w:proofErr w:type="spellStart"/>
      <w:r w:rsidRPr="006C1CF0">
        <w:t>tiếp</w:t>
      </w:r>
      <w:proofErr w:type="spellEnd"/>
      <w:r w:rsidRPr="006C1CF0">
        <w:t xml:space="preserve"> </w:t>
      </w:r>
      <w:proofErr w:type="spellStart"/>
      <w:r w:rsidRPr="006C1CF0">
        <w:t>cận</w:t>
      </w:r>
      <w:proofErr w:type="spellEnd"/>
      <w:r w:rsidRPr="006C1CF0">
        <w:t xml:space="preserve"> </w:t>
      </w:r>
      <w:proofErr w:type="spellStart"/>
      <w:r w:rsidRPr="006C1CF0">
        <w:t>và</w:t>
      </w:r>
      <w:proofErr w:type="spellEnd"/>
      <w:r w:rsidRPr="006C1CF0">
        <w:t xml:space="preserve"> </w:t>
      </w:r>
      <w:proofErr w:type="spellStart"/>
      <w:r w:rsidRPr="006C1CF0">
        <w:t>phân</w:t>
      </w:r>
      <w:proofErr w:type="spellEnd"/>
      <w:r w:rsidRPr="006C1CF0">
        <w:t xml:space="preserve"> </w:t>
      </w:r>
      <w:proofErr w:type="spellStart"/>
      <w:r w:rsidRPr="006C1CF0">
        <w:t>tích</w:t>
      </w:r>
      <w:proofErr w:type="spellEnd"/>
      <w:r w:rsidRPr="006C1CF0">
        <w:t xml:space="preserve"> </w:t>
      </w:r>
      <w:proofErr w:type="spellStart"/>
      <w:r w:rsidRPr="006C1CF0">
        <w:t>dữ</w:t>
      </w:r>
      <w:proofErr w:type="spellEnd"/>
      <w:r w:rsidRPr="006C1CF0">
        <w:t xml:space="preserve"> </w:t>
      </w:r>
      <w:proofErr w:type="spellStart"/>
      <w:r w:rsidRPr="006C1CF0">
        <w:t>liệu</w:t>
      </w:r>
      <w:proofErr w:type="spellEnd"/>
      <w:r w:rsidRPr="006C1CF0">
        <w:t xml:space="preserve"> </w:t>
      </w:r>
      <w:proofErr w:type="spellStart"/>
      <w:r w:rsidRPr="006C1CF0">
        <w:t>trong</w:t>
      </w:r>
      <w:proofErr w:type="spellEnd"/>
      <w:r w:rsidRPr="006C1CF0">
        <w:t xml:space="preserve"> </w:t>
      </w:r>
      <w:proofErr w:type="spellStart"/>
      <w:r w:rsidRPr="006C1CF0">
        <w:t>tương</w:t>
      </w:r>
      <w:proofErr w:type="spellEnd"/>
      <w:r w:rsidRPr="006C1CF0">
        <w:t xml:space="preserve"> </w:t>
      </w:r>
      <w:proofErr w:type="spellStart"/>
      <w:r w:rsidRPr="006C1CF0">
        <w:t>lai</w:t>
      </w:r>
      <w:proofErr w:type="spellEnd"/>
      <w:r w:rsidRPr="006C1CF0">
        <w:t xml:space="preserve">. </w:t>
      </w:r>
      <w:proofErr w:type="spellStart"/>
      <w:r w:rsidRPr="006C1CF0">
        <w:t>Thứ</w:t>
      </w:r>
      <w:proofErr w:type="spellEnd"/>
      <w:r w:rsidRPr="006C1CF0">
        <w:t xml:space="preserve"> </w:t>
      </w:r>
      <w:proofErr w:type="spellStart"/>
      <w:r w:rsidRPr="006C1CF0">
        <w:t>năm</w:t>
      </w:r>
      <w:proofErr w:type="spellEnd"/>
      <w:r w:rsidRPr="006C1CF0">
        <w:t xml:space="preserve">, </w:t>
      </w:r>
      <w:proofErr w:type="spellStart"/>
      <w:r w:rsidRPr="006C1CF0">
        <w:t>phương</w:t>
      </w:r>
      <w:proofErr w:type="spellEnd"/>
      <w:r w:rsidRPr="006C1CF0">
        <w:t xml:space="preserve"> </w:t>
      </w:r>
      <w:proofErr w:type="spellStart"/>
      <w:r w:rsidRPr="006C1CF0">
        <w:t>pháp</w:t>
      </w:r>
      <w:proofErr w:type="spellEnd"/>
      <w:r w:rsidRPr="006C1CF0">
        <w:t xml:space="preserve"> </w:t>
      </w:r>
      <w:proofErr w:type="spellStart"/>
      <w:r w:rsidRPr="006C1CF0">
        <w:t>đề</w:t>
      </w:r>
      <w:proofErr w:type="spellEnd"/>
      <w:r w:rsidRPr="006C1CF0">
        <w:t xml:space="preserve"> </w:t>
      </w:r>
      <w:proofErr w:type="spellStart"/>
      <w:r w:rsidRPr="006C1CF0">
        <w:t>xuất</w:t>
      </w:r>
      <w:proofErr w:type="spellEnd"/>
      <w:r w:rsidRPr="006C1CF0">
        <w:t xml:space="preserve"> </w:t>
      </w:r>
      <w:proofErr w:type="spellStart"/>
      <w:r w:rsidRPr="0084386F">
        <w:rPr>
          <w:i/>
          <w:iCs/>
        </w:rPr>
        <w:t>linh</w:t>
      </w:r>
      <w:proofErr w:type="spellEnd"/>
      <w:r w:rsidRPr="0084386F">
        <w:rPr>
          <w:i/>
          <w:iCs/>
        </w:rPr>
        <w:t xml:space="preserve"> </w:t>
      </w:r>
      <w:proofErr w:type="spellStart"/>
      <w:r w:rsidRPr="0084386F">
        <w:rPr>
          <w:i/>
          <w:iCs/>
        </w:rPr>
        <w:t>hoạt</w:t>
      </w:r>
      <w:proofErr w:type="spellEnd"/>
      <w:r w:rsidRPr="0084386F">
        <w:rPr>
          <w:i/>
          <w:iCs/>
        </w:rPr>
        <w:t xml:space="preserve"> </w:t>
      </w:r>
      <w:proofErr w:type="spellStart"/>
      <w:r w:rsidRPr="0084386F">
        <w:rPr>
          <w:i/>
          <w:iCs/>
        </w:rPr>
        <w:t>và</w:t>
      </w:r>
      <w:proofErr w:type="spellEnd"/>
      <w:r w:rsidRPr="0084386F">
        <w:rPr>
          <w:i/>
          <w:iCs/>
        </w:rPr>
        <w:t xml:space="preserve"> </w:t>
      </w:r>
      <w:proofErr w:type="spellStart"/>
      <w:r w:rsidRPr="0084386F">
        <w:rPr>
          <w:i/>
          <w:iCs/>
        </w:rPr>
        <w:t>có</w:t>
      </w:r>
      <w:proofErr w:type="spellEnd"/>
      <w:r w:rsidRPr="0084386F">
        <w:rPr>
          <w:i/>
          <w:iCs/>
        </w:rPr>
        <w:t xml:space="preserve"> </w:t>
      </w:r>
      <w:proofErr w:type="spellStart"/>
      <w:r w:rsidRPr="0084386F">
        <w:rPr>
          <w:i/>
          <w:iCs/>
        </w:rPr>
        <w:t>thể</w:t>
      </w:r>
      <w:proofErr w:type="spellEnd"/>
      <w:r w:rsidRPr="0084386F">
        <w:rPr>
          <w:i/>
          <w:iCs/>
        </w:rPr>
        <w:t xml:space="preserve"> </w:t>
      </w:r>
      <w:proofErr w:type="spellStart"/>
      <w:r w:rsidRPr="0084386F">
        <w:rPr>
          <w:i/>
          <w:iCs/>
        </w:rPr>
        <w:t>tùy</w:t>
      </w:r>
      <w:proofErr w:type="spellEnd"/>
      <w:r w:rsidRPr="0084386F">
        <w:rPr>
          <w:i/>
          <w:iCs/>
        </w:rPr>
        <w:t xml:space="preserve"> </w:t>
      </w:r>
      <w:proofErr w:type="spellStart"/>
      <w:r w:rsidRPr="0084386F">
        <w:rPr>
          <w:i/>
          <w:iCs/>
        </w:rPr>
        <w:t>chỉnh</w:t>
      </w:r>
      <w:proofErr w:type="spellEnd"/>
      <w:r w:rsidRPr="006C1CF0">
        <w:t xml:space="preserve"> </w:t>
      </w:r>
      <w:proofErr w:type="spellStart"/>
      <w:r w:rsidRPr="006C1CF0">
        <w:t>cho</w:t>
      </w:r>
      <w:proofErr w:type="spellEnd"/>
      <w:r w:rsidRPr="006C1CF0">
        <w:t xml:space="preserve"> </w:t>
      </w:r>
      <w:proofErr w:type="spellStart"/>
      <w:r w:rsidRPr="006C1CF0">
        <w:t>các</w:t>
      </w:r>
      <w:proofErr w:type="spellEnd"/>
      <w:r w:rsidRPr="006C1CF0">
        <w:t xml:space="preserve"> </w:t>
      </w:r>
      <w:proofErr w:type="spellStart"/>
      <w:r w:rsidRPr="006C1CF0">
        <w:t>yêu</w:t>
      </w:r>
      <w:proofErr w:type="spellEnd"/>
      <w:r w:rsidRPr="006C1CF0">
        <w:t xml:space="preserve"> </w:t>
      </w:r>
      <w:proofErr w:type="spellStart"/>
      <w:r w:rsidRPr="006C1CF0">
        <w:t>cầu</w:t>
      </w:r>
      <w:proofErr w:type="spellEnd"/>
      <w:r w:rsidRPr="006C1CF0">
        <w:t xml:space="preserve"> </w:t>
      </w:r>
      <w:proofErr w:type="spellStart"/>
      <w:r w:rsidRPr="006C1CF0">
        <w:t>nghiên</w:t>
      </w:r>
      <w:proofErr w:type="spellEnd"/>
      <w:r w:rsidRPr="006C1CF0">
        <w:t xml:space="preserve"> </w:t>
      </w:r>
      <w:proofErr w:type="spellStart"/>
      <w:r w:rsidRPr="006C1CF0">
        <w:t>cứu</w:t>
      </w:r>
      <w:proofErr w:type="spellEnd"/>
      <w:r w:rsidRPr="006C1CF0">
        <w:t xml:space="preserve"> </w:t>
      </w:r>
      <w:proofErr w:type="spellStart"/>
      <w:r w:rsidRPr="006C1CF0">
        <w:t>cụ</w:t>
      </w:r>
      <w:proofErr w:type="spellEnd"/>
      <w:r w:rsidRPr="006C1CF0">
        <w:t xml:space="preserve"> </w:t>
      </w:r>
      <w:proofErr w:type="spellStart"/>
      <w:r w:rsidRPr="006C1CF0">
        <w:t>thể</w:t>
      </w:r>
      <w:proofErr w:type="spellEnd"/>
      <w:r w:rsidRPr="006C1CF0">
        <w:t xml:space="preserve">. </w:t>
      </w:r>
      <w:proofErr w:type="spellStart"/>
      <w:r w:rsidRPr="006C1CF0">
        <w:t>Cuối</w:t>
      </w:r>
      <w:proofErr w:type="spellEnd"/>
      <w:r w:rsidRPr="006C1CF0">
        <w:t xml:space="preserve"> </w:t>
      </w:r>
      <w:proofErr w:type="spellStart"/>
      <w:r w:rsidRPr="006C1CF0">
        <w:t>cùng</w:t>
      </w:r>
      <w:proofErr w:type="spellEnd"/>
      <w:r w:rsidRPr="006C1CF0">
        <w:t xml:space="preserve">, </w:t>
      </w:r>
      <w:proofErr w:type="spellStart"/>
      <w:r w:rsidRPr="006C1CF0">
        <w:t>phương</w:t>
      </w:r>
      <w:proofErr w:type="spellEnd"/>
      <w:r w:rsidRPr="006C1CF0">
        <w:t xml:space="preserve"> </w:t>
      </w:r>
      <w:proofErr w:type="spellStart"/>
      <w:r w:rsidRPr="006C1CF0">
        <w:t>pháp</w:t>
      </w:r>
      <w:proofErr w:type="spellEnd"/>
      <w:r w:rsidRPr="006C1CF0">
        <w:t xml:space="preserve"> </w:t>
      </w:r>
      <w:proofErr w:type="spellStart"/>
      <w:r w:rsidRPr="006C1CF0">
        <w:t>này</w:t>
      </w:r>
      <w:proofErr w:type="spellEnd"/>
      <w:r w:rsidRPr="0084386F">
        <w:rPr>
          <w:i/>
          <w:iCs/>
        </w:rPr>
        <w:t xml:space="preserve"> </w:t>
      </w:r>
      <w:proofErr w:type="spellStart"/>
      <w:r w:rsidRPr="0084386F">
        <w:rPr>
          <w:i/>
          <w:iCs/>
        </w:rPr>
        <w:t>cho</w:t>
      </w:r>
      <w:proofErr w:type="spellEnd"/>
      <w:r w:rsidRPr="0084386F">
        <w:rPr>
          <w:i/>
          <w:iCs/>
        </w:rPr>
        <w:t xml:space="preserve"> </w:t>
      </w:r>
      <w:proofErr w:type="spellStart"/>
      <w:r w:rsidRPr="0084386F">
        <w:rPr>
          <w:i/>
          <w:iCs/>
        </w:rPr>
        <w:t>phép</w:t>
      </w:r>
      <w:proofErr w:type="spellEnd"/>
      <w:r w:rsidRPr="0084386F">
        <w:rPr>
          <w:i/>
          <w:iCs/>
        </w:rPr>
        <w:t xml:space="preserve"> </w:t>
      </w:r>
      <w:proofErr w:type="spellStart"/>
      <w:r w:rsidRPr="0084386F">
        <w:rPr>
          <w:i/>
          <w:iCs/>
        </w:rPr>
        <w:t>tổng</w:t>
      </w:r>
      <w:proofErr w:type="spellEnd"/>
      <w:r w:rsidRPr="0084386F">
        <w:rPr>
          <w:i/>
          <w:iCs/>
        </w:rPr>
        <w:t xml:space="preserve"> </w:t>
      </w:r>
      <w:proofErr w:type="spellStart"/>
      <w:r w:rsidRPr="0084386F">
        <w:rPr>
          <w:i/>
          <w:iCs/>
        </w:rPr>
        <w:t>hợp</w:t>
      </w:r>
      <w:proofErr w:type="spellEnd"/>
      <w:r w:rsidRPr="0084386F">
        <w:rPr>
          <w:i/>
          <w:iCs/>
        </w:rPr>
        <w:t xml:space="preserve"> </w:t>
      </w:r>
      <w:proofErr w:type="spellStart"/>
      <w:r w:rsidRPr="0084386F">
        <w:rPr>
          <w:i/>
          <w:iCs/>
        </w:rPr>
        <w:t>lượng</w:t>
      </w:r>
      <w:proofErr w:type="spellEnd"/>
      <w:r w:rsidRPr="0084386F">
        <w:rPr>
          <w:i/>
          <w:iCs/>
        </w:rPr>
        <w:t xml:space="preserve"> </w:t>
      </w:r>
      <w:proofErr w:type="spellStart"/>
      <w:r w:rsidRPr="0084386F">
        <w:rPr>
          <w:i/>
          <w:iCs/>
        </w:rPr>
        <w:t>lớn</w:t>
      </w:r>
      <w:proofErr w:type="spellEnd"/>
      <w:r w:rsidRPr="0084386F">
        <w:rPr>
          <w:i/>
          <w:iCs/>
        </w:rPr>
        <w:t xml:space="preserve"> </w:t>
      </w:r>
      <w:proofErr w:type="spellStart"/>
      <w:r w:rsidRPr="0084386F">
        <w:rPr>
          <w:i/>
          <w:iCs/>
        </w:rPr>
        <w:t>dữ</w:t>
      </w:r>
      <w:proofErr w:type="spellEnd"/>
      <w:r w:rsidRPr="0084386F">
        <w:rPr>
          <w:i/>
          <w:iCs/>
        </w:rPr>
        <w:t xml:space="preserve"> </w:t>
      </w:r>
      <w:proofErr w:type="spellStart"/>
      <w:r w:rsidRPr="0084386F">
        <w:rPr>
          <w:i/>
          <w:iCs/>
        </w:rPr>
        <w:t>liệu</w:t>
      </w:r>
      <w:proofErr w:type="spellEnd"/>
      <w:r w:rsidRPr="006C1CF0">
        <w:t xml:space="preserve"> </w:t>
      </w:r>
      <w:proofErr w:type="spellStart"/>
      <w:r w:rsidRPr="006C1CF0">
        <w:t>từ</w:t>
      </w:r>
      <w:proofErr w:type="spellEnd"/>
      <w:r w:rsidRPr="006C1CF0">
        <w:t xml:space="preserve"> </w:t>
      </w:r>
      <w:proofErr w:type="spellStart"/>
      <w:r w:rsidRPr="006C1CF0">
        <w:t>nhiều</w:t>
      </w:r>
      <w:proofErr w:type="spellEnd"/>
      <w:r w:rsidRPr="006C1CF0">
        <w:t xml:space="preserve"> </w:t>
      </w:r>
      <w:proofErr w:type="spellStart"/>
      <w:r w:rsidRPr="006C1CF0">
        <w:t>trang</w:t>
      </w:r>
      <w:proofErr w:type="spellEnd"/>
      <w:r w:rsidRPr="006C1CF0">
        <w:t xml:space="preserve"> web </w:t>
      </w:r>
      <w:proofErr w:type="spellStart"/>
      <w:r w:rsidRPr="006C1CF0">
        <w:t>khác</w:t>
      </w:r>
      <w:proofErr w:type="spellEnd"/>
      <w:r w:rsidRPr="006C1CF0">
        <w:t xml:space="preserve"> </w:t>
      </w:r>
      <w:proofErr w:type="spellStart"/>
      <w:r w:rsidRPr="006C1CF0">
        <w:t>nhau</w:t>
      </w:r>
      <w:proofErr w:type="spellEnd"/>
      <w:r w:rsidRPr="006C1CF0">
        <w:t xml:space="preserve">, </w:t>
      </w:r>
      <w:proofErr w:type="spellStart"/>
      <w:r w:rsidRPr="006C1CF0">
        <w:t>cung</w:t>
      </w:r>
      <w:proofErr w:type="spellEnd"/>
      <w:r w:rsidRPr="006C1CF0">
        <w:t xml:space="preserve"> </w:t>
      </w:r>
      <w:proofErr w:type="spellStart"/>
      <w:r w:rsidRPr="006C1CF0">
        <w:t>cấp</w:t>
      </w:r>
      <w:proofErr w:type="spellEnd"/>
      <w:r w:rsidRPr="006C1CF0">
        <w:t xml:space="preserve"> </w:t>
      </w:r>
      <w:proofErr w:type="spellStart"/>
      <w:r w:rsidRPr="006C1CF0">
        <w:t>nguồn</w:t>
      </w:r>
      <w:proofErr w:type="spellEnd"/>
      <w:r w:rsidRPr="006C1CF0">
        <w:t xml:space="preserve"> </w:t>
      </w:r>
      <w:proofErr w:type="spellStart"/>
      <w:r w:rsidRPr="006C1CF0">
        <w:t>tài</w:t>
      </w:r>
      <w:proofErr w:type="spellEnd"/>
      <w:r w:rsidRPr="006C1CF0">
        <w:t xml:space="preserve"> </w:t>
      </w:r>
      <w:proofErr w:type="spellStart"/>
      <w:r w:rsidRPr="006C1CF0">
        <w:t>nguyên</w:t>
      </w:r>
      <w:proofErr w:type="spellEnd"/>
      <w:r w:rsidRPr="006C1CF0">
        <w:t xml:space="preserve"> </w:t>
      </w:r>
      <w:proofErr w:type="spellStart"/>
      <w:r w:rsidRPr="006C1CF0">
        <w:t>đáng</w:t>
      </w:r>
      <w:proofErr w:type="spellEnd"/>
      <w:r w:rsidRPr="006C1CF0">
        <w:t xml:space="preserve"> </w:t>
      </w:r>
      <w:proofErr w:type="spellStart"/>
      <w:r w:rsidRPr="006C1CF0">
        <w:t>kể</w:t>
      </w:r>
      <w:proofErr w:type="spellEnd"/>
      <w:r w:rsidRPr="006C1CF0">
        <w:t xml:space="preserve"> </w:t>
      </w:r>
      <w:proofErr w:type="spellStart"/>
      <w:r w:rsidRPr="006C1CF0">
        <w:t>cho</w:t>
      </w:r>
      <w:proofErr w:type="spellEnd"/>
      <w:r w:rsidRPr="006C1CF0">
        <w:t xml:space="preserve"> </w:t>
      </w:r>
      <w:proofErr w:type="spellStart"/>
      <w:r w:rsidRPr="006C1CF0">
        <w:t>quá</w:t>
      </w:r>
      <w:proofErr w:type="spellEnd"/>
      <w:r w:rsidRPr="006C1CF0">
        <w:t xml:space="preserve"> </w:t>
      </w:r>
      <w:proofErr w:type="spellStart"/>
      <w:r w:rsidRPr="006C1CF0">
        <w:t>trình</w:t>
      </w:r>
      <w:proofErr w:type="spellEnd"/>
      <w:r w:rsidRPr="006C1CF0">
        <w:t xml:space="preserve"> </w:t>
      </w:r>
      <w:proofErr w:type="spellStart"/>
      <w:r w:rsidRPr="006C1CF0">
        <w:t>nghiên</w:t>
      </w:r>
      <w:proofErr w:type="spellEnd"/>
      <w:r w:rsidRPr="006C1CF0">
        <w:t xml:space="preserve"> </w:t>
      </w:r>
      <w:proofErr w:type="spellStart"/>
      <w:r w:rsidRPr="006C1CF0">
        <w:t>cứu</w:t>
      </w:r>
      <w:proofErr w:type="spellEnd"/>
      <w:r w:rsidRPr="006C1CF0">
        <w:t xml:space="preserve"> </w:t>
      </w:r>
      <w:proofErr w:type="spellStart"/>
      <w:r w:rsidRPr="006C1CF0">
        <w:t>và</w:t>
      </w:r>
      <w:proofErr w:type="spellEnd"/>
      <w:r w:rsidRPr="006C1CF0">
        <w:t xml:space="preserve"> </w:t>
      </w:r>
      <w:proofErr w:type="spellStart"/>
      <w:r w:rsidRPr="006C1CF0">
        <w:t>phân</w:t>
      </w:r>
      <w:proofErr w:type="spellEnd"/>
      <w:r w:rsidRPr="006C1CF0">
        <w:t xml:space="preserve"> </w:t>
      </w:r>
      <w:proofErr w:type="spellStart"/>
      <w:r w:rsidRPr="006C1CF0">
        <w:t>tích</w:t>
      </w:r>
      <w:proofErr w:type="spellEnd"/>
      <w:r w:rsidRPr="006C1CF0">
        <w:t xml:space="preserve"> </w:t>
      </w:r>
      <w:proofErr w:type="spellStart"/>
      <w:r w:rsidRPr="006C1CF0">
        <w:t>dữ</w:t>
      </w:r>
      <w:proofErr w:type="spellEnd"/>
      <w:r w:rsidRPr="006C1CF0">
        <w:t xml:space="preserve"> </w:t>
      </w:r>
      <w:proofErr w:type="spellStart"/>
      <w:r w:rsidRPr="006C1CF0">
        <w:t>liệu</w:t>
      </w:r>
      <w:proofErr w:type="spellEnd"/>
      <w:r w:rsidRPr="006C1CF0">
        <w:t xml:space="preserve"> song </w:t>
      </w:r>
      <w:proofErr w:type="spellStart"/>
      <w:r w:rsidRPr="006C1CF0">
        <w:t>ngữ</w:t>
      </w:r>
      <w:proofErr w:type="spellEnd"/>
      <w:r w:rsidRPr="006C1CF0">
        <w:t xml:space="preserve">. </w:t>
      </w:r>
      <w:proofErr w:type="spellStart"/>
      <w:r w:rsidRPr="006C1CF0">
        <w:t>Tóm</w:t>
      </w:r>
      <w:proofErr w:type="spellEnd"/>
      <w:r w:rsidRPr="006C1CF0">
        <w:t xml:space="preserve"> </w:t>
      </w:r>
      <w:proofErr w:type="spellStart"/>
      <w:r w:rsidRPr="006C1CF0">
        <w:t>lại</w:t>
      </w:r>
      <w:proofErr w:type="spellEnd"/>
      <w:r w:rsidRPr="006C1CF0">
        <w:t xml:space="preserve">, </w:t>
      </w:r>
      <w:proofErr w:type="spellStart"/>
      <w:r w:rsidRPr="006C1CF0">
        <w:t>phương</w:t>
      </w:r>
      <w:proofErr w:type="spellEnd"/>
      <w:r w:rsidRPr="006C1CF0">
        <w:t xml:space="preserve"> </w:t>
      </w:r>
      <w:proofErr w:type="spellStart"/>
      <w:r w:rsidRPr="006C1CF0">
        <w:t>pháp</w:t>
      </w:r>
      <w:proofErr w:type="spellEnd"/>
      <w:r w:rsidRPr="006C1CF0">
        <w:t xml:space="preserve"> </w:t>
      </w:r>
      <w:proofErr w:type="spellStart"/>
      <w:r w:rsidRPr="006C1CF0">
        <w:t>đề</w:t>
      </w:r>
      <w:proofErr w:type="spellEnd"/>
      <w:r w:rsidRPr="006C1CF0">
        <w:t xml:space="preserve"> </w:t>
      </w:r>
      <w:proofErr w:type="spellStart"/>
      <w:r w:rsidRPr="006C1CF0">
        <w:t>xuất</w:t>
      </w:r>
      <w:proofErr w:type="spellEnd"/>
      <w:r w:rsidRPr="006C1CF0">
        <w:t xml:space="preserve"> </w:t>
      </w:r>
      <w:proofErr w:type="spellStart"/>
      <w:r w:rsidRPr="006C1CF0">
        <w:t>này</w:t>
      </w:r>
      <w:proofErr w:type="spellEnd"/>
      <w:r w:rsidRPr="006C1CF0">
        <w:t xml:space="preserve"> </w:t>
      </w:r>
      <w:proofErr w:type="spellStart"/>
      <w:r w:rsidRPr="006C1CF0">
        <w:t>mang</w:t>
      </w:r>
      <w:proofErr w:type="spellEnd"/>
      <w:r w:rsidRPr="006C1CF0">
        <w:t xml:space="preserve"> </w:t>
      </w:r>
      <w:proofErr w:type="spellStart"/>
      <w:r w:rsidRPr="006C1CF0">
        <w:t>lại</w:t>
      </w:r>
      <w:proofErr w:type="spellEnd"/>
      <w:r w:rsidRPr="006C1CF0">
        <w:t xml:space="preserve"> </w:t>
      </w:r>
      <w:proofErr w:type="spellStart"/>
      <w:r w:rsidRPr="006C1CF0">
        <w:t>nhiều</w:t>
      </w:r>
      <w:proofErr w:type="spellEnd"/>
      <w:r w:rsidRPr="006C1CF0">
        <w:t xml:space="preserve"> </w:t>
      </w:r>
      <w:proofErr w:type="spellStart"/>
      <w:r w:rsidRPr="006C1CF0">
        <w:t>lợi</w:t>
      </w:r>
      <w:proofErr w:type="spellEnd"/>
      <w:r w:rsidRPr="006C1CF0">
        <w:t xml:space="preserve"> </w:t>
      </w:r>
      <w:proofErr w:type="spellStart"/>
      <w:r w:rsidRPr="006C1CF0">
        <w:t>ích</w:t>
      </w:r>
      <w:proofErr w:type="spellEnd"/>
      <w:r w:rsidRPr="006C1CF0">
        <w:t xml:space="preserve"> to </w:t>
      </w:r>
      <w:proofErr w:type="spellStart"/>
      <w:r w:rsidRPr="006C1CF0">
        <w:t>lớn</w:t>
      </w:r>
      <w:proofErr w:type="spellEnd"/>
      <w:r w:rsidRPr="006C1CF0">
        <w:t xml:space="preserve">, </w:t>
      </w:r>
      <w:proofErr w:type="spellStart"/>
      <w:r w:rsidRPr="006C1CF0">
        <w:t>từ</w:t>
      </w:r>
      <w:proofErr w:type="spellEnd"/>
      <w:r w:rsidRPr="006C1CF0">
        <w:t xml:space="preserve"> </w:t>
      </w:r>
      <w:proofErr w:type="spellStart"/>
      <w:r w:rsidRPr="006C1CF0">
        <w:t>đảm</w:t>
      </w:r>
      <w:proofErr w:type="spellEnd"/>
      <w:r w:rsidRPr="006C1CF0">
        <w:t xml:space="preserve"> </w:t>
      </w:r>
      <w:proofErr w:type="spellStart"/>
      <w:r w:rsidRPr="006C1CF0">
        <w:t>bảo</w:t>
      </w:r>
      <w:proofErr w:type="spellEnd"/>
      <w:r w:rsidRPr="006C1CF0">
        <w:t xml:space="preserve"> </w:t>
      </w:r>
      <w:proofErr w:type="spellStart"/>
      <w:r w:rsidRPr="006C1CF0">
        <w:t>tính</w:t>
      </w:r>
      <w:proofErr w:type="spellEnd"/>
      <w:r w:rsidRPr="006C1CF0">
        <w:t xml:space="preserve"> </w:t>
      </w:r>
      <w:proofErr w:type="spellStart"/>
      <w:r w:rsidRPr="006C1CF0">
        <w:t>chính</w:t>
      </w:r>
      <w:proofErr w:type="spellEnd"/>
      <w:r w:rsidRPr="006C1CF0">
        <w:t xml:space="preserve"> </w:t>
      </w:r>
      <w:proofErr w:type="spellStart"/>
      <w:r w:rsidRPr="006C1CF0">
        <w:t>xác</w:t>
      </w:r>
      <w:proofErr w:type="spellEnd"/>
      <w:r w:rsidRPr="006C1CF0">
        <w:t xml:space="preserve"> </w:t>
      </w:r>
      <w:proofErr w:type="spellStart"/>
      <w:r w:rsidRPr="006C1CF0">
        <w:t>và</w:t>
      </w:r>
      <w:proofErr w:type="spellEnd"/>
      <w:r w:rsidRPr="006C1CF0">
        <w:t xml:space="preserve"> </w:t>
      </w:r>
      <w:proofErr w:type="spellStart"/>
      <w:r w:rsidRPr="006C1CF0">
        <w:t>đầy</w:t>
      </w:r>
      <w:proofErr w:type="spellEnd"/>
      <w:r w:rsidRPr="006C1CF0">
        <w:t xml:space="preserve"> </w:t>
      </w:r>
      <w:proofErr w:type="spellStart"/>
      <w:r w:rsidRPr="006C1CF0">
        <w:t>đủ</w:t>
      </w:r>
      <w:proofErr w:type="spellEnd"/>
      <w:r w:rsidRPr="006C1CF0">
        <w:t xml:space="preserve"> </w:t>
      </w:r>
      <w:proofErr w:type="spellStart"/>
      <w:r w:rsidRPr="006C1CF0">
        <w:t>của</w:t>
      </w:r>
      <w:proofErr w:type="spellEnd"/>
      <w:r w:rsidRPr="006C1CF0">
        <w:t xml:space="preserve"> </w:t>
      </w:r>
      <w:proofErr w:type="spellStart"/>
      <w:r w:rsidRPr="006C1CF0">
        <w:t>dữ</w:t>
      </w:r>
      <w:proofErr w:type="spellEnd"/>
      <w:r w:rsidRPr="006C1CF0">
        <w:t xml:space="preserve"> </w:t>
      </w:r>
      <w:proofErr w:type="spellStart"/>
      <w:r w:rsidRPr="006C1CF0">
        <w:t>liệu</w:t>
      </w:r>
      <w:proofErr w:type="spellEnd"/>
      <w:r w:rsidRPr="006C1CF0">
        <w:t xml:space="preserve"> </w:t>
      </w:r>
      <w:proofErr w:type="spellStart"/>
      <w:r w:rsidRPr="006C1CF0">
        <w:t>đến</w:t>
      </w:r>
      <w:proofErr w:type="spellEnd"/>
      <w:r w:rsidRPr="006C1CF0">
        <w:t xml:space="preserve"> </w:t>
      </w:r>
      <w:proofErr w:type="spellStart"/>
      <w:r w:rsidRPr="006C1CF0">
        <w:t>khả</w:t>
      </w:r>
      <w:proofErr w:type="spellEnd"/>
      <w:r w:rsidRPr="006C1CF0">
        <w:t xml:space="preserve"> </w:t>
      </w:r>
      <w:proofErr w:type="spellStart"/>
      <w:r w:rsidRPr="006C1CF0">
        <w:t>năng</w:t>
      </w:r>
      <w:proofErr w:type="spellEnd"/>
      <w:r w:rsidRPr="006C1CF0">
        <w:t xml:space="preserve"> </w:t>
      </w:r>
      <w:proofErr w:type="spellStart"/>
      <w:r w:rsidRPr="006C1CF0">
        <w:t>tiết</w:t>
      </w:r>
      <w:proofErr w:type="spellEnd"/>
      <w:r w:rsidRPr="006C1CF0">
        <w:t xml:space="preserve"> </w:t>
      </w:r>
      <w:proofErr w:type="spellStart"/>
      <w:r w:rsidRPr="006C1CF0">
        <w:t>kiệm</w:t>
      </w:r>
      <w:proofErr w:type="spellEnd"/>
      <w:r w:rsidRPr="006C1CF0">
        <w:t xml:space="preserve"> </w:t>
      </w:r>
      <w:proofErr w:type="spellStart"/>
      <w:r w:rsidRPr="006C1CF0">
        <w:t>thời</w:t>
      </w:r>
      <w:proofErr w:type="spellEnd"/>
      <w:r w:rsidRPr="006C1CF0">
        <w:t xml:space="preserve"> </w:t>
      </w:r>
      <w:proofErr w:type="spellStart"/>
      <w:r w:rsidRPr="006C1CF0">
        <w:t>gian</w:t>
      </w:r>
      <w:proofErr w:type="spellEnd"/>
      <w:r w:rsidRPr="006C1CF0">
        <w:t xml:space="preserve"> </w:t>
      </w:r>
      <w:proofErr w:type="spellStart"/>
      <w:r w:rsidRPr="006C1CF0">
        <w:t>và</w:t>
      </w:r>
      <w:proofErr w:type="spellEnd"/>
      <w:r w:rsidRPr="006C1CF0">
        <w:t xml:space="preserve"> </w:t>
      </w:r>
      <w:proofErr w:type="spellStart"/>
      <w:r w:rsidRPr="006C1CF0">
        <w:t>tăng</w:t>
      </w:r>
      <w:proofErr w:type="spellEnd"/>
      <w:r w:rsidRPr="006C1CF0">
        <w:t xml:space="preserve"> </w:t>
      </w:r>
      <w:proofErr w:type="spellStart"/>
      <w:r w:rsidRPr="006C1CF0">
        <w:t>cường</w:t>
      </w:r>
      <w:proofErr w:type="spellEnd"/>
      <w:r w:rsidRPr="006C1CF0">
        <w:t xml:space="preserve"> </w:t>
      </w:r>
      <w:proofErr w:type="spellStart"/>
      <w:r w:rsidRPr="006C1CF0">
        <w:t>tính</w:t>
      </w:r>
      <w:proofErr w:type="spellEnd"/>
      <w:r w:rsidRPr="006C1CF0">
        <w:t xml:space="preserve"> </w:t>
      </w:r>
      <w:proofErr w:type="spellStart"/>
      <w:r w:rsidRPr="006C1CF0">
        <w:t>linh</w:t>
      </w:r>
      <w:proofErr w:type="spellEnd"/>
      <w:r w:rsidRPr="006C1CF0">
        <w:t xml:space="preserve"> </w:t>
      </w:r>
      <w:proofErr w:type="spellStart"/>
      <w:r w:rsidRPr="006C1CF0">
        <w:t>hoạt</w:t>
      </w:r>
      <w:proofErr w:type="spellEnd"/>
      <w:r w:rsidRPr="006C1CF0">
        <w:t xml:space="preserve">, </w:t>
      </w:r>
      <w:proofErr w:type="spellStart"/>
      <w:r w:rsidRPr="006C1CF0">
        <w:t>giúp</w:t>
      </w:r>
      <w:proofErr w:type="spellEnd"/>
      <w:r w:rsidRPr="006C1CF0">
        <w:t xml:space="preserve"> </w:t>
      </w:r>
      <w:proofErr w:type="spellStart"/>
      <w:r w:rsidRPr="006C1CF0">
        <w:t>nâng</w:t>
      </w:r>
      <w:proofErr w:type="spellEnd"/>
      <w:r w:rsidRPr="006C1CF0">
        <w:t xml:space="preserve"> </w:t>
      </w:r>
      <w:proofErr w:type="spellStart"/>
      <w:r w:rsidRPr="006C1CF0">
        <w:t>cao</w:t>
      </w:r>
      <w:proofErr w:type="spellEnd"/>
      <w:r w:rsidRPr="006C1CF0">
        <w:t xml:space="preserve"> </w:t>
      </w:r>
      <w:proofErr w:type="spellStart"/>
      <w:r w:rsidRPr="006C1CF0">
        <w:t>chất</w:t>
      </w:r>
      <w:proofErr w:type="spellEnd"/>
      <w:r w:rsidRPr="006C1CF0">
        <w:t xml:space="preserve"> </w:t>
      </w:r>
      <w:proofErr w:type="spellStart"/>
      <w:r w:rsidRPr="006C1CF0">
        <w:t>lượng</w:t>
      </w:r>
      <w:proofErr w:type="spellEnd"/>
      <w:r w:rsidRPr="006C1CF0">
        <w:t xml:space="preserve"> </w:t>
      </w:r>
      <w:proofErr w:type="spellStart"/>
      <w:r w:rsidRPr="006C1CF0">
        <w:t>và</w:t>
      </w:r>
      <w:proofErr w:type="spellEnd"/>
      <w:r w:rsidRPr="006C1CF0">
        <w:t xml:space="preserve"> </w:t>
      </w:r>
      <w:proofErr w:type="spellStart"/>
      <w:r w:rsidRPr="006C1CF0">
        <w:t>hiệu</w:t>
      </w:r>
      <w:proofErr w:type="spellEnd"/>
      <w:r w:rsidRPr="006C1CF0">
        <w:t xml:space="preserve"> </w:t>
      </w:r>
      <w:proofErr w:type="spellStart"/>
      <w:r w:rsidRPr="006C1CF0">
        <w:t>quả</w:t>
      </w:r>
      <w:proofErr w:type="spellEnd"/>
      <w:r w:rsidRPr="006C1CF0">
        <w:t xml:space="preserve"> </w:t>
      </w:r>
      <w:proofErr w:type="spellStart"/>
      <w:r w:rsidRPr="006C1CF0">
        <w:t>của</w:t>
      </w:r>
      <w:proofErr w:type="spellEnd"/>
      <w:r w:rsidRPr="006C1CF0">
        <w:t xml:space="preserve"> </w:t>
      </w:r>
      <w:proofErr w:type="spellStart"/>
      <w:r w:rsidRPr="006C1CF0">
        <w:t>quá</w:t>
      </w:r>
      <w:proofErr w:type="spellEnd"/>
      <w:r w:rsidRPr="006C1CF0">
        <w:t xml:space="preserve"> </w:t>
      </w:r>
      <w:proofErr w:type="spellStart"/>
      <w:r w:rsidRPr="006C1CF0">
        <w:t>trình</w:t>
      </w:r>
      <w:proofErr w:type="spellEnd"/>
      <w:r w:rsidRPr="006C1CF0">
        <w:t xml:space="preserve"> </w:t>
      </w:r>
      <w:proofErr w:type="spellStart"/>
      <w:r w:rsidRPr="006C1CF0">
        <w:t>nghiên</w:t>
      </w:r>
      <w:proofErr w:type="spellEnd"/>
      <w:r w:rsidRPr="006C1CF0">
        <w:t xml:space="preserve"> </w:t>
      </w:r>
      <w:proofErr w:type="spellStart"/>
      <w:r w:rsidRPr="006C1CF0">
        <w:t>cứu</w:t>
      </w:r>
      <w:proofErr w:type="spellEnd"/>
      <w:r w:rsidRPr="006C1CF0">
        <w:t xml:space="preserve"> </w:t>
      </w:r>
      <w:proofErr w:type="spellStart"/>
      <w:r w:rsidRPr="006C1CF0">
        <w:t>và</w:t>
      </w:r>
      <w:proofErr w:type="spellEnd"/>
      <w:r w:rsidRPr="006C1CF0">
        <w:t xml:space="preserve"> </w:t>
      </w:r>
      <w:proofErr w:type="spellStart"/>
      <w:r w:rsidRPr="006C1CF0">
        <w:t>phân</w:t>
      </w:r>
      <w:proofErr w:type="spellEnd"/>
      <w:r w:rsidRPr="006C1CF0">
        <w:t xml:space="preserve"> </w:t>
      </w:r>
      <w:proofErr w:type="spellStart"/>
      <w:r w:rsidRPr="006C1CF0">
        <w:t>tích</w:t>
      </w:r>
      <w:proofErr w:type="spellEnd"/>
      <w:r w:rsidRPr="006C1CF0">
        <w:t xml:space="preserve"> </w:t>
      </w:r>
      <w:proofErr w:type="spellStart"/>
      <w:r w:rsidRPr="006C1CF0">
        <w:t>dữ</w:t>
      </w:r>
      <w:proofErr w:type="spellEnd"/>
      <w:r w:rsidRPr="006C1CF0">
        <w:t xml:space="preserve"> </w:t>
      </w:r>
      <w:proofErr w:type="spellStart"/>
      <w:r w:rsidRPr="006C1CF0">
        <w:t>liệu</w:t>
      </w:r>
      <w:proofErr w:type="spellEnd"/>
      <w:r w:rsidRPr="006C1CF0">
        <w:t xml:space="preserve"> song </w:t>
      </w:r>
      <w:proofErr w:type="spellStart"/>
      <w:r w:rsidRPr="006C1CF0">
        <w:t>ngữ</w:t>
      </w:r>
      <w:proofErr w:type="spellEnd"/>
      <w:r w:rsidRPr="006C1CF0">
        <w:t>.</w:t>
      </w:r>
    </w:p>
    <w:p w14:paraId="7D0B9FC3" w14:textId="77777777" w:rsidR="00E22FCA" w:rsidRDefault="00E22FCA">
      <w:pPr>
        <w:pBdr>
          <w:top w:val="nil"/>
          <w:left w:val="nil"/>
          <w:bottom w:val="nil"/>
          <w:right w:val="nil"/>
          <w:between w:val="nil"/>
        </w:pBdr>
        <w:spacing w:after="0"/>
        <w:ind w:firstLine="425"/>
        <w:rPr>
          <w:rFonts w:ascii="Times New Roman" w:eastAsia="Times New Roman" w:hAnsi="Times New Roman" w:cs="Times New Roman"/>
          <w:sz w:val="26"/>
          <w:szCs w:val="26"/>
        </w:rPr>
      </w:pPr>
    </w:p>
    <w:p w14:paraId="2ABF9865" w14:textId="38FF9358" w:rsidR="001172E5" w:rsidRDefault="00BA0226" w:rsidP="00100184">
      <w:pPr>
        <w:pStyle w:val="Heading02"/>
        <w:numPr>
          <w:ilvl w:val="0"/>
          <w:numId w:val="0"/>
        </w:numPr>
        <w:ind w:left="720" w:hanging="720"/>
        <w:rPr>
          <w:lang w:val="en-US"/>
        </w:rPr>
      </w:pPr>
      <w:bookmarkStart w:id="114" w:name="_Toc142345562"/>
      <w:bookmarkStart w:id="115" w:name="_Toc142736603"/>
      <w:r>
        <w:t>5.2.</w:t>
      </w:r>
      <w:r>
        <w:tab/>
      </w:r>
      <w:r w:rsidR="00B23FD8">
        <w:t>Hạn chế của</w:t>
      </w:r>
      <w:r w:rsidR="00131E77">
        <w:rPr>
          <w:lang w:val="en-US"/>
        </w:rPr>
        <w:t xml:space="preserve"> </w:t>
      </w:r>
      <w:proofErr w:type="spellStart"/>
      <w:r w:rsidR="009923A8">
        <w:rPr>
          <w:lang w:val="en-US"/>
        </w:rPr>
        <w:t>đề</w:t>
      </w:r>
      <w:proofErr w:type="spellEnd"/>
      <w:r w:rsidR="009923A8">
        <w:rPr>
          <w:lang w:val="en-US"/>
        </w:rPr>
        <w:t xml:space="preserve"> </w:t>
      </w:r>
      <w:proofErr w:type="spellStart"/>
      <w:r w:rsidR="009923A8">
        <w:rPr>
          <w:lang w:val="en-US"/>
        </w:rPr>
        <w:t>tài</w:t>
      </w:r>
      <w:bookmarkEnd w:id="114"/>
      <w:bookmarkEnd w:id="115"/>
      <w:proofErr w:type="spellEnd"/>
      <w:r w:rsidR="0096323D">
        <w:rPr>
          <w:lang w:val="en-US"/>
        </w:rPr>
        <w:t xml:space="preserve"> </w:t>
      </w:r>
    </w:p>
    <w:p w14:paraId="6B822564" w14:textId="77777777" w:rsidR="00E22FCA" w:rsidRDefault="00E22FCA" w:rsidP="00E22FCA">
      <w:pPr>
        <w:pStyle w:val="Heading02"/>
        <w:numPr>
          <w:ilvl w:val="0"/>
          <w:numId w:val="0"/>
        </w:numPr>
        <w:ind w:left="720" w:hanging="720"/>
        <w:rPr>
          <w:lang w:val="en-US"/>
        </w:rPr>
      </w:pPr>
    </w:p>
    <w:p w14:paraId="022FD292" w14:textId="1A192AA6" w:rsidR="001172E5" w:rsidRPr="007D2A5C" w:rsidRDefault="00FB6384" w:rsidP="00925C67">
      <w:pPr>
        <w:pStyle w:val="Heading03"/>
        <w:numPr>
          <w:ilvl w:val="0"/>
          <w:numId w:val="0"/>
        </w:numPr>
        <w:ind w:left="720"/>
      </w:pPr>
      <w:bookmarkStart w:id="116" w:name="_Toc142345563"/>
      <w:bookmarkStart w:id="117" w:name="_Toc142345928"/>
      <w:bookmarkStart w:id="118" w:name="_Toc142736604"/>
      <w:r w:rsidRPr="007D2A5C">
        <w:t>5.2.1.</w:t>
      </w:r>
      <w:r w:rsidRPr="007D2A5C">
        <w:tab/>
      </w:r>
      <w:proofErr w:type="spellStart"/>
      <w:r w:rsidR="008028EC" w:rsidRPr="007D2A5C">
        <w:t>Khó</w:t>
      </w:r>
      <w:proofErr w:type="spellEnd"/>
      <w:r w:rsidR="008028EC" w:rsidRPr="007D2A5C">
        <w:t xml:space="preserve"> </w:t>
      </w:r>
      <w:proofErr w:type="spellStart"/>
      <w:r w:rsidR="008028EC" w:rsidRPr="007D2A5C">
        <w:t>khăn</w:t>
      </w:r>
      <w:proofErr w:type="spellEnd"/>
      <w:r w:rsidR="008028EC" w:rsidRPr="007D2A5C">
        <w:t xml:space="preserve"> </w:t>
      </w:r>
      <w:proofErr w:type="spellStart"/>
      <w:r w:rsidR="006B7DB3" w:rsidRPr="007D2A5C">
        <w:t>đến</w:t>
      </w:r>
      <w:proofErr w:type="spellEnd"/>
      <w:r w:rsidR="006B7DB3" w:rsidRPr="007D2A5C">
        <w:t xml:space="preserve"> </w:t>
      </w:r>
      <w:proofErr w:type="spellStart"/>
      <w:r w:rsidR="008028EC" w:rsidRPr="007D2A5C">
        <w:t>từ</w:t>
      </w:r>
      <w:proofErr w:type="spellEnd"/>
      <w:r w:rsidR="006B7DB3" w:rsidRPr="007D2A5C">
        <w:t xml:space="preserve"> </w:t>
      </w:r>
      <w:proofErr w:type="spellStart"/>
      <w:r w:rsidR="00EE2A1A" w:rsidRPr="007D2A5C">
        <w:t>dữ</w:t>
      </w:r>
      <w:proofErr w:type="spellEnd"/>
      <w:r w:rsidR="00EE2A1A" w:rsidRPr="007D2A5C">
        <w:t xml:space="preserve"> </w:t>
      </w:r>
      <w:proofErr w:type="spellStart"/>
      <w:r w:rsidR="00EE2A1A" w:rsidRPr="007D2A5C">
        <w:t>liệu</w:t>
      </w:r>
      <w:bookmarkEnd w:id="116"/>
      <w:bookmarkEnd w:id="117"/>
      <w:bookmarkEnd w:id="118"/>
      <w:proofErr w:type="spellEnd"/>
    </w:p>
    <w:p w14:paraId="059863CF" w14:textId="77777777" w:rsidR="00100184" w:rsidRPr="007D2A5C" w:rsidRDefault="00100184" w:rsidP="007D2A5C">
      <w:pPr>
        <w:pStyle w:val="NormalText"/>
        <w:numPr>
          <w:ilvl w:val="0"/>
          <w:numId w:val="13"/>
        </w:numPr>
        <w:jc w:val="both"/>
      </w:pPr>
      <w:proofErr w:type="spellStart"/>
      <w:r w:rsidRPr="007D2A5C">
        <w:rPr>
          <w:i/>
          <w:iCs/>
        </w:rPr>
        <w:t>Về</w:t>
      </w:r>
      <w:proofErr w:type="spellEnd"/>
      <w:r w:rsidRPr="007D2A5C">
        <w:rPr>
          <w:i/>
          <w:iCs/>
        </w:rPr>
        <w:t xml:space="preserve"> </w:t>
      </w:r>
      <w:proofErr w:type="spellStart"/>
      <w:r w:rsidRPr="007D2A5C">
        <w:rPr>
          <w:i/>
          <w:iCs/>
        </w:rPr>
        <w:t>mặt</w:t>
      </w:r>
      <w:proofErr w:type="spellEnd"/>
      <w:r w:rsidRPr="007D2A5C">
        <w:rPr>
          <w:i/>
          <w:iCs/>
        </w:rPr>
        <w:t xml:space="preserve"> </w:t>
      </w:r>
      <w:proofErr w:type="spellStart"/>
      <w:r w:rsidRPr="007D2A5C">
        <w:rPr>
          <w:i/>
          <w:iCs/>
        </w:rPr>
        <w:t>bản</w:t>
      </w:r>
      <w:proofErr w:type="spellEnd"/>
      <w:r w:rsidRPr="007D2A5C">
        <w:rPr>
          <w:i/>
          <w:iCs/>
        </w:rPr>
        <w:t xml:space="preserve"> </w:t>
      </w:r>
      <w:proofErr w:type="spellStart"/>
      <w:r w:rsidRPr="007D2A5C">
        <w:rPr>
          <w:i/>
          <w:iCs/>
        </w:rPr>
        <w:t>quyền</w:t>
      </w:r>
      <w:proofErr w:type="spellEnd"/>
      <w:r w:rsidRPr="007D2A5C">
        <w:rPr>
          <w:i/>
          <w:iCs/>
        </w:rPr>
        <w:t>:</w:t>
      </w:r>
      <w:r w:rsidRPr="007D2A5C">
        <w:t xml:space="preserve"> Trang web </w:t>
      </w:r>
      <w:proofErr w:type="spellStart"/>
      <w:r w:rsidRPr="007D2A5C">
        <w:t>cung</w:t>
      </w:r>
      <w:proofErr w:type="spellEnd"/>
      <w:r w:rsidRPr="007D2A5C">
        <w:t xml:space="preserve"> </w:t>
      </w:r>
      <w:proofErr w:type="spellStart"/>
      <w:r w:rsidRPr="007D2A5C">
        <w:t>cấp</w:t>
      </w:r>
      <w:proofErr w:type="spellEnd"/>
      <w:r w:rsidRPr="007D2A5C">
        <w:t xml:space="preserve"> </w:t>
      </w:r>
      <w:proofErr w:type="spellStart"/>
      <w:r w:rsidRPr="007D2A5C">
        <w:t>dịch</w:t>
      </w:r>
      <w:proofErr w:type="spellEnd"/>
      <w:r w:rsidRPr="007D2A5C">
        <w:t xml:space="preserve"> </w:t>
      </w:r>
      <w:proofErr w:type="spellStart"/>
      <w:r w:rsidRPr="007D2A5C">
        <w:t>vụ</w:t>
      </w:r>
      <w:proofErr w:type="spellEnd"/>
      <w:r w:rsidRPr="007D2A5C">
        <w:t xml:space="preserve"> </w:t>
      </w:r>
      <w:proofErr w:type="spellStart"/>
      <w:r w:rsidRPr="007D2A5C">
        <w:t>đọc</w:t>
      </w:r>
      <w:proofErr w:type="spellEnd"/>
      <w:r w:rsidRPr="007D2A5C">
        <w:t xml:space="preserve"> </w:t>
      </w:r>
      <w:proofErr w:type="spellStart"/>
      <w:r w:rsidRPr="007D2A5C">
        <w:t>trực</w:t>
      </w:r>
      <w:proofErr w:type="spellEnd"/>
      <w:r w:rsidRPr="007D2A5C">
        <w:t xml:space="preserve"> </w:t>
      </w:r>
      <w:proofErr w:type="spellStart"/>
      <w:r w:rsidRPr="007D2A5C">
        <w:t>tuyến</w:t>
      </w:r>
      <w:proofErr w:type="spellEnd"/>
      <w:r w:rsidRPr="007D2A5C">
        <w:t xml:space="preserve">, </w:t>
      </w:r>
      <w:proofErr w:type="spellStart"/>
      <w:r w:rsidRPr="007D2A5C">
        <w:t>nên</w:t>
      </w:r>
      <w:proofErr w:type="spellEnd"/>
      <w:r w:rsidRPr="007D2A5C">
        <w:t xml:space="preserve"> </w:t>
      </w:r>
      <w:proofErr w:type="spellStart"/>
      <w:r w:rsidRPr="007D2A5C">
        <w:t>cần</w:t>
      </w:r>
      <w:proofErr w:type="spellEnd"/>
      <w:r w:rsidRPr="007D2A5C">
        <w:t xml:space="preserve"> </w:t>
      </w:r>
      <w:proofErr w:type="spellStart"/>
      <w:r w:rsidRPr="007D2A5C">
        <w:t>yêu</w:t>
      </w:r>
      <w:proofErr w:type="spellEnd"/>
      <w:r w:rsidRPr="007D2A5C">
        <w:t xml:space="preserve"> </w:t>
      </w:r>
      <w:proofErr w:type="spellStart"/>
      <w:r w:rsidRPr="007D2A5C">
        <w:t>cầu</w:t>
      </w:r>
      <w:proofErr w:type="spellEnd"/>
      <w:r w:rsidRPr="007D2A5C">
        <w:t xml:space="preserve"> </w:t>
      </w:r>
      <w:proofErr w:type="spellStart"/>
      <w:r w:rsidRPr="007D2A5C">
        <w:t>đăng</w:t>
      </w:r>
      <w:proofErr w:type="spellEnd"/>
      <w:r w:rsidRPr="007D2A5C">
        <w:t xml:space="preserve"> </w:t>
      </w:r>
      <w:proofErr w:type="spellStart"/>
      <w:r w:rsidRPr="007D2A5C">
        <w:t>nhập</w:t>
      </w:r>
      <w:proofErr w:type="spellEnd"/>
      <w:r w:rsidRPr="007D2A5C">
        <w:t xml:space="preserve"> </w:t>
      </w:r>
      <w:proofErr w:type="spellStart"/>
      <w:r w:rsidRPr="007D2A5C">
        <w:t>tài</w:t>
      </w:r>
      <w:proofErr w:type="spellEnd"/>
      <w:r w:rsidRPr="007D2A5C">
        <w:t xml:space="preserve"> </w:t>
      </w:r>
      <w:proofErr w:type="spellStart"/>
      <w:r w:rsidRPr="007D2A5C">
        <w:t>khoản</w:t>
      </w:r>
      <w:proofErr w:type="spellEnd"/>
      <w:r w:rsidRPr="007D2A5C">
        <w:t xml:space="preserve"> </w:t>
      </w:r>
      <w:proofErr w:type="spellStart"/>
      <w:r w:rsidRPr="007D2A5C">
        <w:t>để</w:t>
      </w:r>
      <w:proofErr w:type="spellEnd"/>
      <w:r w:rsidRPr="007D2A5C">
        <w:t xml:space="preserve"> </w:t>
      </w:r>
      <w:proofErr w:type="spellStart"/>
      <w:r w:rsidRPr="007D2A5C">
        <w:t>đọc</w:t>
      </w:r>
      <w:proofErr w:type="spellEnd"/>
      <w:r w:rsidRPr="007D2A5C">
        <w:t xml:space="preserve"> </w:t>
      </w:r>
      <w:proofErr w:type="spellStart"/>
      <w:r w:rsidRPr="007D2A5C">
        <w:t>được</w:t>
      </w:r>
      <w:proofErr w:type="spellEnd"/>
      <w:r w:rsidRPr="007D2A5C">
        <w:t xml:space="preserve"> </w:t>
      </w:r>
      <w:proofErr w:type="spellStart"/>
      <w:r w:rsidRPr="007D2A5C">
        <w:t>bản</w:t>
      </w:r>
      <w:proofErr w:type="spellEnd"/>
      <w:r w:rsidRPr="007D2A5C">
        <w:t xml:space="preserve"> </w:t>
      </w:r>
      <w:proofErr w:type="spellStart"/>
      <w:r w:rsidRPr="007D2A5C">
        <w:t>đầy</w:t>
      </w:r>
      <w:proofErr w:type="spellEnd"/>
      <w:r w:rsidRPr="007D2A5C">
        <w:t xml:space="preserve"> </w:t>
      </w:r>
      <w:proofErr w:type="spellStart"/>
      <w:r w:rsidRPr="007D2A5C">
        <w:t>đủ</w:t>
      </w:r>
      <w:proofErr w:type="spellEnd"/>
    </w:p>
    <w:p w14:paraId="4239A184" w14:textId="77777777" w:rsidR="00100184" w:rsidRPr="007D2A5C" w:rsidRDefault="00100184" w:rsidP="007D2A5C">
      <w:pPr>
        <w:pStyle w:val="NormalText"/>
        <w:numPr>
          <w:ilvl w:val="0"/>
          <w:numId w:val="13"/>
        </w:numPr>
        <w:jc w:val="both"/>
      </w:pPr>
      <w:proofErr w:type="spellStart"/>
      <w:r w:rsidRPr="007D2A5C">
        <w:rPr>
          <w:i/>
          <w:iCs/>
        </w:rPr>
        <w:t>Về</w:t>
      </w:r>
      <w:proofErr w:type="spellEnd"/>
      <w:r w:rsidRPr="007D2A5C">
        <w:rPr>
          <w:i/>
          <w:iCs/>
        </w:rPr>
        <w:t xml:space="preserve"> </w:t>
      </w:r>
      <w:proofErr w:type="spellStart"/>
      <w:r w:rsidRPr="007D2A5C">
        <w:rPr>
          <w:i/>
          <w:iCs/>
        </w:rPr>
        <w:t>cấu</w:t>
      </w:r>
      <w:proofErr w:type="spellEnd"/>
      <w:r w:rsidRPr="007D2A5C">
        <w:rPr>
          <w:i/>
          <w:iCs/>
        </w:rPr>
        <w:t xml:space="preserve"> </w:t>
      </w:r>
      <w:proofErr w:type="spellStart"/>
      <w:r w:rsidRPr="007D2A5C">
        <w:rPr>
          <w:i/>
          <w:iCs/>
        </w:rPr>
        <w:t>trúc</w:t>
      </w:r>
      <w:proofErr w:type="spellEnd"/>
      <w:r w:rsidRPr="007D2A5C">
        <w:rPr>
          <w:i/>
          <w:iCs/>
        </w:rPr>
        <w:t xml:space="preserve"> </w:t>
      </w:r>
      <w:proofErr w:type="spellStart"/>
      <w:r w:rsidRPr="007D2A5C">
        <w:rPr>
          <w:i/>
          <w:iCs/>
        </w:rPr>
        <w:t>trang</w:t>
      </w:r>
      <w:proofErr w:type="spellEnd"/>
      <w:r w:rsidRPr="007D2A5C">
        <w:rPr>
          <w:i/>
          <w:iCs/>
        </w:rPr>
        <w:t xml:space="preserve"> web:</w:t>
      </w:r>
      <w:r w:rsidRPr="007D2A5C">
        <w:t xml:space="preserve"> Trang web </w:t>
      </w:r>
      <w:proofErr w:type="spellStart"/>
      <w:r w:rsidRPr="007D2A5C">
        <w:t>có</w:t>
      </w:r>
      <w:proofErr w:type="spellEnd"/>
      <w:r w:rsidRPr="007D2A5C">
        <w:t xml:space="preserve"> </w:t>
      </w:r>
      <w:proofErr w:type="spellStart"/>
      <w:r w:rsidRPr="007D2A5C">
        <w:t>cấu</w:t>
      </w:r>
      <w:proofErr w:type="spellEnd"/>
      <w:r w:rsidRPr="007D2A5C">
        <w:t xml:space="preserve"> </w:t>
      </w:r>
      <w:proofErr w:type="spellStart"/>
      <w:r w:rsidRPr="007D2A5C">
        <w:t>trúc</w:t>
      </w:r>
      <w:proofErr w:type="spellEnd"/>
      <w:r w:rsidRPr="007D2A5C">
        <w:t xml:space="preserve"> </w:t>
      </w:r>
      <w:proofErr w:type="spellStart"/>
      <w:r w:rsidRPr="007D2A5C">
        <w:t>khá</w:t>
      </w:r>
      <w:proofErr w:type="spellEnd"/>
      <w:r w:rsidRPr="007D2A5C">
        <w:t xml:space="preserve"> </w:t>
      </w:r>
      <w:proofErr w:type="spellStart"/>
      <w:r w:rsidRPr="007D2A5C">
        <w:t>phức</w:t>
      </w:r>
      <w:proofErr w:type="spellEnd"/>
      <w:r w:rsidRPr="007D2A5C">
        <w:t xml:space="preserve"> </w:t>
      </w:r>
      <w:proofErr w:type="spellStart"/>
      <w:r w:rsidRPr="007D2A5C">
        <w:t>tạp</w:t>
      </w:r>
      <w:proofErr w:type="spellEnd"/>
      <w:r w:rsidRPr="007D2A5C">
        <w:t xml:space="preserve">, </w:t>
      </w:r>
      <w:proofErr w:type="spellStart"/>
      <w:r w:rsidRPr="007D2A5C">
        <w:t>các</w:t>
      </w:r>
      <w:proofErr w:type="spellEnd"/>
      <w:r w:rsidRPr="007D2A5C">
        <w:t xml:space="preserve"> </w:t>
      </w:r>
      <w:proofErr w:type="spellStart"/>
      <w:r w:rsidRPr="007D2A5C">
        <w:t>thông</w:t>
      </w:r>
      <w:proofErr w:type="spellEnd"/>
      <w:r w:rsidRPr="007D2A5C">
        <w:t xml:space="preserve"> tin </w:t>
      </w:r>
      <w:proofErr w:type="spellStart"/>
      <w:r w:rsidRPr="007D2A5C">
        <w:t>văn</w:t>
      </w:r>
      <w:proofErr w:type="spellEnd"/>
      <w:r w:rsidRPr="007D2A5C">
        <w:t xml:space="preserve"> </w:t>
      </w:r>
      <w:proofErr w:type="spellStart"/>
      <w:r w:rsidRPr="007D2A5C">
        <w:t>bản</w:t>
      </w:r>
      <w:proofErr w:type="spellEnd"/>
      <w:r w:rsidRPr="007D2A5C">
        <w:t xml:space="preserve"> </w:t>
      </w:r>
      <w:proofErr w:type="spellStart"/>
      <w:r w:rsidRPr="007D2A5C">
        <w:t>được</w:t>
      </w:r>
      <w:proofErr w:type="spellEnd"/>
      <w:r w:rsidRPr="007D2A5C">
        <w:t xml:space="preserve"> </w:t>
      </w:r>
      <w:proofErr w:type="spellStart"/>
      <w:r w:rsidRPr="007D2A5C">
        <w:t>tách</w:t>
      </w:r>
      <w:proofErr w:type="spellEnd"/>
      <w:r w:rsidRPr="007D2A5C">
        <w:t xml:space="preserve"> </w:t>
      </w:r>
      <w:proofErr w:type="spellStart"/>
      <w:r w:rsidRPr="007D2A5C">
        <w:t>riêng</w:t>
      </w:r>
      <w:proofErr w:type="spellEnd"/>
      <w:r w:rsidRPr="007D2A5C">
        <w:t xml:space="preserve"> </w:t>
      </w:r>
      <w:proofErr w:type="spellStart"/>
      <w:r w:rsidRPr="007D2A5C">
        <w:t>ra</w:t>
      </w:r>
      <w:proofErr w:type="spellEnd"/>
      <w:r w:rsidRPr="007D2A5C">
        <w:t xml:space="preserve"> </w:t>
      </w:r>
      <w:proofErr w:type="spellStart"/>
      <w:r w:rsidRPr="007D2A5C">
        <w:t>thành</w:t>
      </w:r>
      <w:proofErr w:type="spellEnd"/>
      <w:r w:rsidRPr="007D2A5C">
        <w:t xml:space="preserve"> </w:t>
      </w:r>
      <w:proofErr w:type="spellStart"/>
      <w:r w:rsidRPr="007D2A5C">
        <w:t>từng</w:t>
      </w:r>
      <w:proofErr w:type="spellEnd"/>
      <w:r w:rsidRPr="007D2A5C">
        <w:t xml:space="preserve"> </w:t>
      </w:r>
      <w:proofErr w:type="spellStart"/>
      <w:r w:rsidRPr="007D2A5C">
        <w:t>kí</w:t>
      </w:r>
      <w:proofErr w:type="spellEnd"/>
      <w:r w:rsidRPr="007D2A5C">
        <w:t xml:space="preserve"> </w:t>
      </w:r>
      <w:proofErr w:type="spellStart"/>
      <w:r w:rsidRPr="007D2A5C">
        <w:t>tự</w:t>
      </w:r>
      <w:proofErr w:type="spellEnd"/>
      <w:r w:rsidRPr="007D2A5C">
        <w:t xml:space="preserve">, </w:t>
      </w:r>
      <w:proofErr w:type="spellStart"/>
      <w:r w:rsidRPr="007D2A5C">
        <w:t>từng</w:t>
      </w:r>
      <w:proofErr w:type="spellEnd"/>
      <w:r w:rsidRPr="007D2A5C">
        <w:t xml:space="preserve"> </w:t>
      </w:r>
      <w:proofErr w:type="spellStart"/>
      <w:r w:rsidRPr="007D2A5C">
        <w:t>thẻ</w:t>
      </w:r>
      <w:proofErr w:type="spellEnd"/>
      <w:r w:rsidRPr="007D2A5C">
        <w:t xml:space="preserve"> tag </w:t>
      </w:r>
      <w:proofErr w:type="spellStart"/>
      <w:r w:rsidRPr="007D2A5C">
        <w:t>khác</w:t>
      </w:r>
      <w:proofErr w:type="spellEnd"/>
      <w:r w:rsidRPr="007D2A5C">
        <w:t xml:space="preserve"> </w:t>
      </w:r>
      <w:proofErr w:type="spellStart"/>
      <w:r w:rsidRPr="007D2A5C">
        <w:t>nhau</w:t>
      </w:r>
      <w:proofErr w:type="spellEnd"/>
      <w:r w:rsidRPr="007D2A5C">
        <w:t xml:space="preserve"> </w:t>
      </w:r>
      <w:proofErr w:type="spellStart"/>
      <w:r w:rsidRPr="007D2A5C">
        <w:t>không</w:t>
      </w:r>
      <w:proofErr w:type="spellEnd"/>
      <w:r w:rsidRPr="007D2A5C">
        <w:t xml:space="preserve"> </w:t>
      </w:r>
      <w:proofErr w:type="spellStart"/>
      <w:r w:rsidRPr="007D2A5C">
        <w:t>theo</w:t>
      </w:r>
      <w:proofErr w:type="spellEnd"/>
      <w:r w:rsidRPr="007D2A5C">
        <w:t xml:space="preserve"> </w:t>
      </w:r>
      <w:proofErr w:type="spellStart"/>
      <w:r w:rsidRPr="007D2A5C">
        <w:t>một</w:t>
      </w:r>
      <w:proofErr w:type="spellEnd"/>
      <w:r w:rsidRPr="007D2A5C">
        <w:t xml:space="preserve"> </w:t>
      </w:r>
      <w:proofErr w:type="spellStart"/>
      <w:r w:rsidRPr="007D2A5C">
        <w:t>cấu</w:t>
      </w:r>
      <w:proofErr w:type="spellEnd"/>
      <w:r w:rsidRPr="007D2A5C">
        <w:t xml:space="preserve"> </w:t>
      </w:r>
      <w:proofErr w:type="spellStart"/>
      <w:r w:rsidRPr="007D2A5C">
        <w:t>trúc</w:t>
      </w:r>
      <w:proofErr w:type="spellEnd"/>
      <w:r w:rsidRPr="007D2A5C">
        <w:t xml:space="preserve"> </w:t>
      </w:r>
      <w:proofErr w:type="spellStart"/>
      <w:r w:rsidRPr="007D2A5C">
        <w:t>nào</w:t>
      </w:r>
      <w:proofErr w:type="spellEnd"/>
    </w:p>
    <w:p w14:paraId="37F609F7" w14:textId="77777777" w:rsidR="00100184" w:rsidRPr="007D2A5C" w:rsidRDefault="00100184" w:rsidP="007D2A5C">
      <w:pPr>
        <w:pStyle w:val="NormalText"/>
        <w:numPr>
          <w:ilvl w:val="0"/>
          <w:numId w:val="13"/>
        </w:numPr>
        <w:jc w:val="both"/>
      </w:pPr>
      <w:proofErr w:type="spellStart"/>
      <w:r w:rsidRPr="007D2A5C">
        <w:rPr>
          <w:i/>
          <w:iCs/>
        </w:rPr>
        <w:t>Về</w:t>
      </w:r>
      <w:proofErr w:type="spellEnd"/>
      <w:r w:rsidRPr="007D2A5C">
        <w:rPr>
          <w:i/>
          <w:iCs/>
        </w:rPr>
        <w:t xml:space="preserve"> </w:t>
      </w:r>
      <w:proofErr w:type="spellStart"/>
      <w:r w:rsidRPr="007D2A5C">
        <w:rPr>
          <w:i/>
          <w:iCs/>
        </w:rPr>
        <w:t>cấu</w:t>
      </w:r>
      <w:proofErr w:type="spellEnd"/>
      <w:r w:rsidRPr="007D2A5C">
        <w:rPr>
          <w:i/>
          <w:iCs/>
        </w:rPr>
        <w:t xml:space="preserve"> </w:t>
      </w:r>
      <w:proofErr w:type="spellStart"/>
      <w:r w:rsidRPr="007D2A5C">
        <w:rPr>
          <w:i/>
          <w:iCs/>
        </w:rPr>
        <w:t>trúc</w:t>
      </w:r>
      <w:proofErr w:type="spellEnd"/>
      <w:r w:rsidRPr="007D2A5C">
        <w:rPr>
          <w:i/>
          <w:iCs/>
        </w:rPr>
        <w:t xml:space="preserve"> </w:t>
      </w:r>
      <w:proofErr w:type="spellStart"/>
      <w:r w:rsidRPr="007D2A5C">
        <w:rPr>
          <w:i/>
          <w:iCs/>
        </w:rPr>
        <w:t>trình</w:t>
      </w:r>
      <w:proofErr w:type="spellEnd"/>
      <w:r w:rsidRPr="007D2A5C">
        <w:rPr>
          <w:i/>
          <w:iCs/>
        </w:rPr>
        <w:t xml:space="preserve"> </w:t>
      </w:r>
      <w:proofErr w:type="spellStart"/>
      <w:r w:rsidRPr="007D2A5C">
        <w:rPr>
          <w:i/>
          <w:iCs/>
        </w:rPr>
        <w:t>bày</w:t>
      </w:r>
      <w:proofErr w:type="spellEnd"/>
      <w:r w:rsidRPr="007D2A5C">
        <w:rPr>
          <w:i/>
          <w:iCs/>
        </w:rPr>
        <w:t xml:space="preserve"> </w:t>
      </w:r>
      <w:proofErr w:type="spellStart"/>
      <w:r w:rsidRPr="007D2A5C">
        <w:rPr>
          <w:i/>
          <w:iCs/>
        </w:rPr>
        <w:t>dữ</w:t>
      </w:r>
      <w:proofErr w:type="spellEnd"/>
      <w:r w:rsidRPr="007D2A5C">
        <w:rPr>
          <w:i/>
          <w:iCs/>
        </w:rPr>
        <w:t xml:space="preserve"> </w:t>
      </w:r>
      <w:proofErr w:type="spellStart"/>
      <w:r w:rsidRPr="007D2A5C">
        <w:rPr>
          <w:i/>
          <w:iCs/>
        </w:rPr>
        <w:t>liệu</w:t>
      </w:r>
      <w:proofErr w:type="spellEnd"/>
      <w:r w:rsidRPr="007D2A5C">
        <w:rPr>
          <w:i/>
          <w:iCs/>
        </w:rPr>
        <w:t>:</w:t>
      </w:r>
      <w:r w:rsidRPr="007D2A5C">
        <w:t xml:space="preserve"> </w:t>
      </w:r>
      <w:proofErr w:type="spellStart"/>
      <w:r w:rsidRPr="007D2A5C">
        <w:t>Cấu</w:t>
      </w:r>
      <w:proofErr w:type="spellEnd"/>
      <w:r w:rsidRPr="007D2A5C">
        <w:t xml:space="preserve"> </w:t>
      </w:r>
      <w:proofErr w:type="spellStart"/>
      <w:r w:rsidRPr="007D2A5C">
        <w:t>trúc</w:t>
      </w:r>
      <w:proofErr w:type="spellEnd"/>
      <w:r w:rsidRPr="007D2A5C">
        <w:t xml:space="preserve"> </w:t>
      </w:r>
      <w:proofErr w:type="spellStart"/>
      <w:r w:rsidRPr="007D2A5C">
        <w:t>trình</w:t>
      </w:r>
      <w:proofErr w:type="spellEnd"/>
      <w:r w:rsidRPr="007D2A5C">
        <w:t xml:space="preserve"> </w:t>
      </w:r>
      <w:proofErr w:type="spellStart"/>
      <w:r w:rsidRPr="007D2A5C">
        <w:t>bày</w:t>
      </w:r>
      <w:proofErr w:type="spellEnd"/>
      <w:r w:rsidRPr="007D2A5C">
        <w:t xml:space="preserve"> </w:t>
      </w:r>
      <w:proofErr w:type="spellStart"/>
      <w:r w:rsidRPr="007D2A5C">
        <w:t>các</w:t>
      </w:r>
      <w:proofErr w:type="spellEnd"/>
      <w:r w:rsidRPr="007D2A5C">
        <w:t xml:space="preserve"> </w:t>
      </w:r>
      <w:proofErr w:type="spellStart"/>
      <w:r w:rsidRPr="007D2A5C">
        <w:t>thông</w:t>
      </w:r>
      <w:proofErr w:type="spellEnd"/>
      <w:r w:rsidRPr="007D2A5C">
        <w:t xml:space="preserve"> tin ở </w:t>
      </w:r>
      <w:proofErr w:type="spellStart"/>
      <w:r w:rsidRPr="007D2A5C">
        <w:t>trang</w:t>
      </w:r>
      <w:proofErr w:type="spellEnd"/>
      <w:r w:rsidRPr="007D2A5C">
        <w:t xml:space="preserve"> web </w:t>
      </w:r>
      <w:proofErr w:type="spellStart"/>
      <w:r w:rsidRPr="007D2A5C">
        <w:t>không</w:t>
      </w:r>
      <w:proofErr w:type="spellEnd"/>
      <w:r w:rsidRPr="007D2A5C">
        <w:t xml:space="preserve"> </w:t>
      </w:r>
      <w:proofErr w:type="spellStart"/>
      <w:r w:rsidRPr="007D2A5C">
        <w:t>theo</w:t>
      </w:r>
      <w:proofErr w:type="spellEnd"/>
      <w:r w:rsidRPr="007D2A5C">
        <w:t xml:space="preserve"> </w:t>
      </w:r>
      <w:proofErr w:type="spellStart"/>
      <w:r w:rsidRPr="007D2A5C">
        <w:t>một</w:t>
      </w:r>
      <w:proofErr w:type="spellEnd"/>
      <w:r w:rsidRPr="007D2A5C">
        <w:t xml:space="preserve"> format </w:t>
      </w:r>
      <w:proofErr w:type="spellStart"/>
      <w:r w:rsidRPr="007D2A5C">
        <w:t>nhất</w:t>
      </w:r>
      <w:proofErr w:type="spellEnd"/>
      <w:r w:rsidRPr="007D2A5C">
        <w:t xml:space="preserve"> </w:t>
      </w:r>
      <w:proofErr w:type="spellStart"/>
      <w:r w:rsidRPr="007D2A5C">
        <w:t>định</w:t>
      </w:r>
      <w:proofErr w:type="spellEnd"/>
      <w:r w:rsidRPr="007D2A5C">
        <w:t xml:space="preserve">, </w:t>
      </w:r>
      <w:proofErr w:type="spellStart"/>
      <w:r w:rsidRPr="007D2A5C">
        <w:t>nhất</w:t>
      </w:r>
      <w:proofErr w:type="spellEnd"/>
      <w:r w:rsidRPr="007D2A5C">
        <w:t xml:space="preserve"> </w:t>
      </w:r>
      <w:proofErr w:type="spellStart"/>
      <w:r w:rsidRPr="007D2A5C">
        <w:t>là</w:t>
      </w:r>
      <w:proofErr w:type="spellEnd"/>
      <w:r w:rsidRPr="007D2A5C">
        <w:t xml:space="preserve"> </w:t>
      </w:r>
      <w:proofErr w:type="spellStart"/>
      <w:r w:rsidRPr="007D2A5C">
        <w:t>các</w:t>
      </w:r>
      <w:proofErr w:type="spellEnd"/>
      <w:r w:rsidRPr="007D2A5C">
        <w:t xml:space="preserve"> </w:t>
      </w:r>
      <w:proofErr w:type="spellStart"/>
      <w:r w:rsidRPr="007D2A5C">
        <w:t>Nôm</w:t>
      </w:r>
      <w:proofErr w:type="spellEnd"/>
      <w:r w:rsidRPr="007D2A5C">
        <w:t xml:space="preserve"> </w:t>
      </w:r>
      <w:proofErr w:type="spellStart"/>
      <w:r w:rsidRPr="007D2A5C">
        <w:t>tự</w:t>
      </w:r>
      <w:proofErr w:type="spellEnd"/>
      <w:r w:rsidRPr="007D2A5C">
        <w:t xml:space="preserve"> </w:t>
      </w:r>
      <w:proofErr w:type="spellStart"/>
      <w:r w:rsidRPr="007D2A5C">
        <w:t>được</w:t>
      </w:r>
      <w:proofErr w:type="spellEnd"/>
      <w:r w:rsidRPr="007D2A5C">
        <w:t xml:space="preserve"> </w:t>
      </w:r>
      <w:proofErr w:type="spellStart"/>
      <w:r w:rsidRPr="007D2A5C">
        <w:t>viết</w:t>
      </w:r>
      <w:proofErr w:type="spellEnd"/>
      <w:r w:rsidRPr="007D2A5C">
        <w:t xml:space="preserve"> </w:t>
      </w:r>
      <w:proofErr w:type="spellStart"/>
      <w:r w:rsidRPr="007D2A5C">
        <w:t>theo</w:t>
      </w:r>
      <w:proofErr w:type="spellEnd"/>
      <w:r w:rsidRPr="007D2A5C">
        <w:t xml:space="preserve"> </w:t>
      </w:r>
      <w:proofErr w:type="spellStart"/>
      <w:r w:rsidRPr="007D2A5C">
        <w:t>cả</w:t>
      </w:r>
      <w:proofErr w:type="spellEnd"/>
      <w:r w:rsidRPr="007D2A5C">
        <w:t xml:space="preserve"> </w:t>
      </w:r>
      <w:proofErr w:type="spellStart"/>
      <w:r w:rsidRPr="007D2A5C">
        <w:t>chiều</w:t>
      </w:r>
      <w:proofErr w:type="spellEnd"/>
      <w:r w:rsidRPr="007D2A5C">
        <w:t xml:space="preserve"> </w:t>
      </w:r>
      <w:proofErr w:type="spellStart"/>
      <w:r w:rsidRPr="007D2A5C">
        <w:t>ngang</w:t>
      </w:r>
      <w:proofErr w:type="spellEnd"/>
      <w:r w:rsidRPr="007D2A5C">
        <w:t xml:space="preserve"> </w:t>
      </w:r>
      <w:proofErr w:type="spellStart"/>
      <w:r w:rsidRPr="007D2A5C">
        <w:t>và</w:t>
      </w:r>
      <w:proofErr w:type="spellEnd"/>
      <w:r w:rsidRPr="007D2A5C">
        <w:t xml:space="preserve"> </w:t>
      </w:r>
      <w:proofErr w:type="spellStart"/>
      <w:r w:rsidRPr="007D2A5C">
        <w:t>chiều</w:t>
      </w:r>
      <w:proofErr w:type="spellEnd"/>
      <w:r w:rsidRPr="007D2A5C">
        <w:t xml:space="preserve"> </w:t>
      </w:r>
      <w:proofErr w:type="spellStart"/>
      <w:r w:rsidRPr="007D2A5C">
        <w:t>dọc</w:t>
      </w:r>
      <w:proofErr w:type="spellEnd"/>
      <w:r w:rsidRPr="007D2A5C">
        <w:t xml:space="preserve">, </w:t>
      </w:r>
      <w:proofErr w:type="spellStart"/>
      <w:r w:rsidRPr="007D2A5C">
        <w:t>cùng</w:t>
      </w:r>
      <w:proofErr w:type="spellEnd"/>
      <w:r w:rsidRPr="007D2A5C">
        <w:t xml:space="preserve"> </w:t>
      </w:r>
      <w:proofErr w:type="spellStart"/>
      <w:r w:rsidRPr="007D2A5C">
        <w:t>dòng</w:t>
      </w:r>
      <w:proofErr w:type="spellEnd"/>
      <w:r w:rsidRPr="007D2A5C">
        <w:t xml:space="preserve"> </w:t>
      </w:r>
      <w:proofErr w:type="spellStart"/>
      <w:r w:rsidRPr="007D2A5C">
        <w:t>cũng</w:t>
      </w:r>
      <w:proofErr w:type="spellEnd"/>
      <w:r w:rsidRPr="007D2A5C">
        <w:t xml:space="preserve"> </w:t>
      </w:r>
      <w:proofErr w:type="spellStart"/>
      <w:r w:rsidRPr="007D2A5C">
        <w:t>những</w:t>
      </w:r>
      <w:proofErr w:type="spellEnd"/>
      <w:r w:rsidRPr="007D2A5C">
        <w:t xml:space="preserve"> </w:t>
      </w:r>
      <w:proofErr w:type="spellStart"/>
      <w:r w:rsidRPr="007D2A5C">
        <w:t>khác</w:t>
      </w:r>
      <w:proofErr w:type="spellEnd"/>
      <w:r w:rsidRPr="007D2A5C">
        <w:t xml:space="preserve"> </w:t>
      </w:r>
      <w:proofErr w:type="spellStart"/>
      <w:r w:rsidRPr="007D2A5C">
        <w:t>dòng</w:t>
      </w:r>
      <w:proofErr w:type="spellEnd"/>
      <w:r w:rsidRPr="007D2A5C">
        <w:t xml:space="preserve">, </w:t>
      </w:r>
      <w:proofErr w:type="spellStart"/>
      <w:r w:rsidRPr="007D2A5C">
        <w:t>diễn</w:t>
      </w:r>
      <w:proofErr w:type="spellEnd"/>
      <w:r w:rsidRPr="007D2A5C">
        <w:t xml:space="preserve"> </w:t>
      </w:r>
      <w:proofErr w:type="spellStart"/>
      <w:r w:rsidRPr="007D2A5C">
        <w:t>giải</w:t>
      </w:r>
      <w:proofErr w:type="spellEnd"/>
      <w:r w:rsidRPr="007D2A5C">
        <w:t xml:space="preserve"> </w:t>
      </w:r>
      <w:proofErr w:type="spellStart"/>
      <w:r w:rsidRPr="007D2A5C">
        <w:t>từng</w:t>
      </w:r>
      <w:proofErr w:type="spellEnd"/>
      <w:r w:rsidRPr="007D2A5C">
        <w:t xml:space="preserve"> </w:t>
      </w:r>
      <w:proofErr w:type="spellStart"/>
      <w:r w:rsidRPr="007D2A5C">
        <w:t>kí</w:t>
      </w:r>
      <w:proofErr w:type="spellEnd"/>
      <w:r w:rsidRPr="007D2A5C">
        <w:t xml:space="preserve"> </w:t>
      </w:r>
      <w:proofErr w:type="spellStart"/>
      <w:r w:rsidRPr="007D2A5C">
        <w:t>tự</w:t>
      </w:r>
      <w:proofErr w:type="spellEnd"/>
      <w:r w:rsidRPr="007D2A5C">
        <w:t xml:space="preserve"> hay </w:t>
      </w:r>
      <w:proofErr w:type="spellStart"/>
      <w:r w:rsidRPr="007D2A5C">
        <w:t>là</w:t>
      </w:r>
      <w:proofErr w:type="spellEnd"/>
      <w:r w:rsidRPr="007D2A5C">
        <w:t xml:space="preserve"> </w:t>
      </w:r>
      <w:proofErr w:type="spellStart"/>
      <w:r w:rsidRPr="007D2A5C">
        <w:t>giải</w:t>
      </w:r>
      <w:proofErr w:type="spellEnd"/>
      <w:r w:rsidRPr="007D2A5C">
        <w:t xml:space="preserve"> </w:t>
      </w:r>
      <w:proofErr w:type="spellStart"/>
      <w:r w:rsidRPr="007D2A5C">
        <w:t>thích</w:t>
      </w:r>
      <w:proofErr w:type="spellEnd"/>
      <w:r w:rsidRPr="007D2A5C">
        <w:t xml:space="preserve"> </w:t>
      </w:r>
      <w:proofErr w:type="spellStart"/>
      <w:r w:rsidRPr="007D2A5C">
        <w:t>theo</w:t>
      </w:r>
      <w:proofErr w:type="spellEnd"/>
      <w:r w:rsidRPr="007D2A5C">
        <w:t xml:space="preserve"> </w:t>
      </w:r>
      <w:proofErr w:type="spellStart"/>
      <w:r w:rsidRPr="007D2A5C">
        <w:t>từng</w:t>
      </w:r>
      <w:proofErr w:type="spellEnd"/>
      <w:r w:rsidRPr="007D2A5C">
        <w:t xml:space="preserve"> </w:t>
      </w:r>
      <w:proofErr w:type="spellStart"/>
      <w:r w:rsidRPr="007D2A5C">
        <w:t>dòng</w:t>
      </w:r>
      <w:proofErr w:type="spellEnd"/>
      <w:r w:rsidRPr="007D2A5C">
        <w:t xml:space="preserve">. </w:t>
      </w:r>
      <w:proofErr w:type="spellStart"/>
      <w:r w:rsidRPr="007D2A5C">
        <w:t>Vậy</w:t>
      </w:r>
      <w:proofErr w:type="spellEnd"/>
      <w:r w:rsidRPr="007D2A5C">
        <w:t xml:space="preserve"> </w:t>
      </w:r>
      <w:proofErr w:type="spellStart"/>
      <w:r w:rsidRPr="007D2A5C">
        <w:t>nên</w:t>
      </w:r>
      <w:proofErr w:type="spellEnd"/>
      <w:r w:rsidRPr="007D2A5C">
        <w:t xml:space="preserve"> </w:t>
      </w:r>
      <w:proofErr w:type="spellStart"/>
      <w:r w:rsidRPr="007D2A5C">
        <w:t>rất</w:t>
      </w:r>
      <w:proofErr w:type="spellEnd"/>
      <w:r w:rsidRPr="007D2A5C">
        <w:t xml:space="preserve"> </w:t>
      </w:r>
      <w:proofErr w:type="spellStart"/>
      <w:r w:rsidRPr="007D2A5C">
        <w:t>khó</w:t>
      </w:r>
      <w:proofErr w:type="spellEnd"/>
      <w:r w:rsidRPr="007D2A5C">
        <w:t xml:space="preserve"> </w:t>
      </w:r>
      <w:proofErr w:type="spellStart"/>
      <w:r w:rsidRPr="007D2A5C">
        <w:t>có</w:t>
      </w:r>
      <w:proofErr w:type="spellEnd"/>
      <w:r w:rsidRPr="007D2A5C">
        <w:t xml:space="preserve"> </w:t>
      </w:r>
      <w:proofErr w:type="spellStart"/>
      <w:r w:rsidRPr="007D2A5C">
        <w:t>thể</w:t>
      </w:r>
      <w:proofErr w:type="spellEnd"/>
      <w:r w:rsidRPr="007D2A5C">
        <w:t xml:space="preserve"> </w:t>
      </w:r>
      <w:proofErr w:type="spellStart"/>
      <w:r w:rsidRPr="007D2A5C">
        <w:t>tìm</w:t>
      </w:r>
      <w:proofErr w:type="spellEnd"/>
      <w:r w:rsidRPr="007D2A5C">
        <w:t xml:space="preserve"> </w:t>
      </w:r>
      <w:proofErr w:type="spellStart"/>
      <w:r w:rsidRPr="007D2A5C">
        <w:t>ra</w:t>
      </w:r>
      <w:proofErr w:type="spellEnd"/>
      <w:r w:rsidRPr="007D2A5C">
        <w:t xml:space="preserve"> </w:t>
      </w:r>
      <w:proofErr w:type="spellStart"/>
      <w:r w:rsidRPr="007D2A5C">
        <w:t>một</w:t>
      </w:r>
      <w:proofErr w:type="spellEnd"/>
      <w:r w:rsidRPr="007D2A5C">
        <w:t xml:space="preserve"> </w:t>
      </w:r>
      <w:proofErr w:type="spellStart"/>
      <w:r w:rsidRPr="007D2A5C">
        <w:t>quy</w:t>
      </w:r>
      <w:proofErr w:type="spellEnd"/>
      <w:r w:rsidRPr="007D2A5C">
        <w:t xml:space="preserve"> </w:t>
      </w:r>
      <w:proofErr w:type="spellStart"/>
      <w:r w:rsidRPr="007D2A5C">
        <w:t>luật</w:t>
      </w:r>
      <w:proofErr w:type="spellEnd"/>
      <w:r w:rsidRPr="007D2A5C">
        <w:t xml:space="preserve"> </w:t>
      </w:r>
      <w:proofErr w:type="spellStart"/>
      <w:r w:rsidRPr="007D2A5C">
        <w:t>chung</w:t>
      </w:r>
      <w:proofErr w:type="spellEnd"/>
      <w:r w:rsidRPr="007D2A5C">
        <w:t xml:space="preserve"> </w:t>
      </w:r>
      <w:proofErr w:type="spellStart"/>
      <w:r w:rsidRPr="007D2A5C">
        <w:t>cho</w:t>
      </w:r>
      <w:proofErr w:type="spellEnd"/>
      <w:r w:rsidRPr="007D2A5C">
        <w:t xml:space="preserve"> </w:t>
      </w:r>
      <w:proofErr w:type="spellStart"/>
      <w:r w:rsidRPr="007D2A5C">
        <w:t>việc</w:t>
      </w:r>
      <w:proofErr w:type="spellEnd"/>
      <w:r w:rsidRPr="007D2A5C">
        <w:t xml:space="preserve"> crawl </w:t>
      </w:r>
      <w:proofErr w:type="spellStart"/>
      <w:r w:rsidRPr="007D2A5C">
        <w:t>dữ</w:t>
      </w:r>
      <w:proofErr w:type="spellEnd"/>
      <w:r w:rsidRPr="007D2A5C">
        <w:t xml:space="preserve"> </w:t>
      </w:r>
      <w:proofErr w:type="spellStart"/>
      <w:r w:rsidRPr="007D2A5C">
        <w:t>liệu</w:t>
      </w:r>
      <w:proofErr w:type="spellEnd"/>
      <w:r w:rsidRPr="007D2A5C">
        <w:t xml:space="preserve"> </w:t>
      </w:r>
      <w:proofErr w:type="spellStart"/>
      <w:r w:rsidRPr="007D2A5C">
        <w:t>để</w:t>
      </w:r>
      <w:proofErr w:type="spellEnd"/>
      <w:r w:rsidRPr="007D2A5C">
        <w:t xml:space="preserve"> </w:t>
      </w:r>
      <w:proofErr w:type="spellStart"/>
      <w:r w:rsidRPr="007D2A5C">
        <w:t>phù</w:t>
      </w:r>
      <w:proofErr w:type="spellEnd"/>
      <w:r w:rsidRPr="007D2A5C">
        <w:t xml:space="preserve"> </w:t>
      </w:r>
      <w:proofErr w:type="spellStart"/>
      <w:r w:rsidRPr="007D2A5C">
        <w:t>hợp</w:t>
      </w:r>
      <w:proofErr w:type="spellEnd"/>
      <w:r w:rsidRPr="007D2A5C">
        <w:t xml:space="preserve"> </w:t>
      </w:r>
      <w:proofErr w:type="spellStart"/>
      <w:r w:rsidRPr="007D2A5C">
        <w:t>với</w:t>
      </w:r>
      <w:proofErr w:type="spellEnd"/>
      <w:r w:rsidRPr="007D2A5C">
        <w:t xml:space="preserve"> </w:t>
      </w:r>
      <w:proofErr w:type="spellStart"/>
      <w:r w:rsidRPr="007D2A5C">
        <w:t>tất</w:t>
      </w:r>
      <w:proofErr w:type="spellEnd"/>
      <w:r w:rsidRPr="007D2A5C">
        <w:t xml:space="preserve"> </w:t>
      </w:r>
      <w:proofErr w:type="spellStart"/>
      <w:r w:rsidRPr="007D2A5C">
        <w:t>cả</w:t>
      </w:r>
      <w:proofErr w:type="spellEnd"/>
      <w:r w:rsidRPr="007D2A5C">
        <w:t xml:space="preserve"> </w:t>
      </w:r>
      <w:proofErr w:type="spellStart"/>
      <w:r w:rsidRPr="007D2A5C">
        <w:t>các</w:t>
      </w:r>
      <w:proofErr w:type="spellEnd"/>
      <w:r w:rsidRPr="007D2A5C">
        <w:t xml:space="preserve"> </w:t>
      </w:r>
      <w:proofErr w:type="spellStart"/>
      <w:r w:rsidRPr="007D2A5C">
        <w:t>kiểu</w:t>
      </w:r>
      <w:proofErr w:type="spellEnd"/>
      <w:r w:rsidRPr="007D2A5C">
        <w:t xml:space="preserve"> </w:t>
      </w:r>
      <w:proofErr w:type="spellStart"/>
      <w:r w:rsidRPr="007D2A5C">
        <w:t>cấu</w:t>
      </w:r>
      <w:proofErr w:type="spellEnd"/>
      <w:r w:rsidRPr="007D2A5C">
        <w:t xml:space="preserve"> </w:t>
      </w:r>
      <w:proofErr w:type="spellStart"/>
      <w:r w:rsidRPr="007D2A5C">
        <w:t>trúc</w:t>
      </w:r>
      <w:proofErr w:type="spellEnd"/>
      <w:r w:rsidRPr="007D2A5C">
        <w:t xml:space="preserve"> </w:t>
      </w:r>
      <w:proofErr w:type="spellStart"/>
      <w:r w:rsidRPr="007D2A5C">
        <w:t>văn</w:t>
      </w:r>
      <w:proofErr w:type="spellEnd"/>
      <w:r w:rsidRPr="007D2A5C">
        <w:t xml:space="preserve"> </w:t>
      </w:r>
      <w:proofErr w:type="spellStart"/>
      <w:r w:rsidRPr="007D2A5C">
        <w:t>bản</w:t>
      </w:r>
      <w:proofErr w:type="spellEnd"/>
      <w:r w:rsidRPr="007D2A5C">
        <w:t xml:space="preserve"> </w:t>
      </w:r>
      <w:proofErr w:type="spellStart"/>
      <w:r w:rsidRPr="007D2A5C">
        <w:t>trong</w:t>
      </w:r>
      <w:proofErr w:type="spellEnd"/>
      <w:r w:rsidRPr="007D2A5C">
        <w:t xml:space="preserve"> </w:t>
      </w:r>
      <w:proofErr w:type="spellStart"/>
      <w:r w:rsidRPr="007D2A5C">
        <w:t>dữ</w:t>
      </w:r>
      <w:proofErr w:type="spellEnd"/>
      <w:r w:rsidRPr="007D2A5C">
        <w:t xml:space="preserve"> </w:t>
      </w:r>
      <w:proofErr w:type="spellStart"/>
      <w:r w:rsidRPr="007D2A5C">
        <w:t>liệu</w:t>
      </w:r>
      <w:proofErr w:type="spellEnd"/>
      <w:r w:rsidRPr="007D2A5C">
        <w:t xml:space="preserve"> </w:t>
      </w:r>
      <w:proofErr w:type="spellStart"/>
      <w:r w:rsidRPr="007D2A5C">
        <w:t>nguồn</w:t>
      </w:r>
      <w:proofErr w:type="spellEnd"/>
      <w:r w:rsidRPr="007D2A5C">
        <w:t xml:space="preserve"> </w:t>
      </w:r>
      <w:proofErr w:type="spellStart"/>
      <w:r w:rsidRPr="007D2A5C">
        <w:t>này</w:t>
      </w:r>
      <w:proofErr w:type="spellEnd"/>
      <w:r w:rsidRPr="007D2A5C">
        <w:t>.</w:t>
      </w:r>
    </w:p>
    <w:p w14:paraId="1930ACBA" w14:textId="77777777" w:rsidR="00072C8A" w:rsidRPr="00072C8A" w:rsidRDefault="00072C8A" w:rsidP="00072C8A">
      <w:pPr>
        <w:pStyle w:val="NormalText"/>
        <w:ind w:left="1368" w:firstLine="0"/>
        <w:jc w:val="both"/>
        <w:rPr>
          <w:rFonts w:ascii="Calibri" w:eastAsia="Calibri" w:hAnsi="Calibri" w:cs="Calibri"/>
          <w:sz w:val="22"/>
          <w:szCs w:val="22"/>
        </w:rPr>
      </w:pPr>
    </w:p>
    <w:p w14:paraId="74E9075E" w14:textId="7ED053ED" w:rsidR="00100184" w:rsidRPr="00262A28" w:rsidRDefault="00100184" w:rsidP="007D2A5C">
      <w:pPr>
        <w:pStyle w:val="NormalText"/>
        <w:numPr>
          <w:ilvl w:val="0"/>
          <w:numId w:val="13"/>
        </w:numPr>
        <w:jc w:val="both"/>
        <w:rPr>
          <w:rFonts w:ascii="Calibri" w:eastAsia="Calibri" w:hAnsi="Calibri" w:cs="Calibri"/>
          <w:sz w:val="22"/>
          <w:szCs w:val="22"/>
        </w:rPr>
      </w:pPr>
      <w:proofErr w:type="spellStart"/>
      <w:r w:rsidRPr="004005FE">
        <w:rPr>
          <w:i/>
          <w:iCs/>
        </w:rPr>
        <w:t>Về</w:t>
      </w:r>
      <w:proofErr w:type="spellEnd"/>
      <w:r w:rsidRPr="004005FE">
        <w:rPr>
          <w:i/>
          <w:iCs/>
        </w:rPr>
        <w:t xml:space="preserve"> </w:t>
      </w:r>
      <w:proofErr w:type="spellStart"/>
      <w:r w:rsidRPr="004005FE">
        <w:rPr>
          <w:i/>
          <w:iCs/>
        </w:rPr>
        <w:t>Nôm</w:t>
      </w:r>
      <w:proofErr w:type="spellEnd"/>
      <w:r w:rsidRPr="004005FE">
        <w:rPr>
          <w:i/>
          <w:iCs/>
        </w:rPr>
        <w:t xml:space="preserve"> </w:t>
      </w:r>
      <w:proofErr w:type="spellStart"/>
      <w:r w:rsidRPr="004005FE">
        <w:rPr>
          <w:i/>
          <w:iCs/>
        </w:rPr>
        <w:t>tự</w:t>
      </w:r>
      <w:proofErr w:type="spellEnd"/>
      <w:r w:rsidRPr="004005FE">
        <w:rPr>
          <w:i/>
          <w:iCs/>
        </w:rPr>
        <w:t>:</w:t>
      </w:r>
      <w:r>
        <w:t xml:space="preserve"> </w:t>
      </w:r>
      <w:proofErr w:type="spellStart"/>
      <w:r>
        <w:t>Chính</w:t>
      </w:r>
      <w:proofErr w:type="spellEnd"/>
      <w:r>
        <w:t xml:space="preserve"> </w:t>
      </w:r>
      <w:proofErr w:type="spellStart"/>
      <w:r>
        <w:t>chữ</w:t>
      </w:r>
      <w:proofErr w:type="spellEnd"/>
      <w:r>
        <w:t xml:space="preserve"> </w:t>
      </w:r>
      <w:proofErr w:type="spellStart"/>
      <w:r>
        <w:t>Nôm</w:t>
      </w:r>
      <w:proofErr w:type="spellEnd"/>
      <w:r>
        <w:t xml:space="preserve"> </w:t>
      </w:r>
      <w:proofErr w:type="spellStart"/>
      <w:r>
        <w:t>cũng</w:t>
      </w:r>
      <w:proofErr w:type="spellEnd"/>
      <w:r>
        <w:t xml:space="preserve">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nhưng</w:t>
      </w:r>
      <w:proofErr w:type="spellEnd"/>
      <w:r>
        <w:t xml:space="preserve"> </w:t>
      </w:r>
      <w:proofErr w:type="spellStart"/>
      <w:r>
        <w:t>khó</w:t>
      </w:r>
      <w:proofErr w:type="spellEnd"/>
      <w:r>
        <w:t xml:space="preserve"> </w:t>
      </w:r>
      <w:proofErr w:type="spellStart"/>
      <w:r>
        <w:t>khăn</w:t>
      </w:r>
      <w:proofErr w:type="spellEnd"/>
      <w:r>
        <w:t xml:space="preserve"> </w:t>
      </w:r>
      <w:proofErr w:type="spellStart"/>
      <w:r>
        <w:t>khi</w:t>
      </w:r>
      <w:proofErr w:type="spellEnd"/>
      <w:r>
        <w:t xml:space="preserve"> crawl </w:t>
      </w:r>
      <w:proofErr w:type="spellStart"/>
      <w:r>
        <w:t>dữ</w:t>
      </w:r>
      <w:proofErr w:type="spellEnd"/>
      <w:r>
        <w:t xml:space="preserve"> </w:t>
      </w:r>
      <w:proofErr w:type="spellStart"/>
      <w:r>
        <w:t>liệu</w:t>
      </w:r>
      <w:proofErr w:type="spellEnd"/>
      <w:r>
        <w:t xml:space="preserve"> </w:t>
      </w:r>
      <w:proofErr w:type="spellStart"/>
      <w:r>
        <w:t>vì</w:t>
      </w:r>
      <w:proofErr w:type="spellEnd"/>
      <w:r>
        <w:t xml:space="preserve"> </w:t>
      </w:r>
      <w:proofErr w:type="spellStart"/>
      <w:r>
        <w:t>đôi</w:t>
      </w:r>
      <w:proofErr w:type="spellEnd"/>
      <w:r>
        <w:t xml:space="preserve"> </w:t>
      </w:r>
      <w:proofErr w:type="spellStart"/>
      <w:r>
        <w:t>khi</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kí</w:t>
      </w:r>
      <w:proofErr w:type="spellEnd"/>
      <w:r>
        <w:t xml:space="preserve"> </w:t>
      </w:r>
      <w:proofErr w:type="spellStart"/>
      <w:r>
        <w:t>tự</w:t>
      </w:r>
      <w:proofErr w:type="spellEnd"/>
      <w:r>
        <w:t xml:space="preserve"> </w:t>
      </w:r>
      <w:proofErr w:type="spellStart"/>
      <w:r>
        <w:t>chữ</w:t>
      </w:r>
      <w:proofErr w:type="spellEnd"/>
      <w:r>
        <w:t xml:space="preserve"> </w:t>
      </w:r>
      <w:proofErr w:type="spellStart"/>
      <w:r>
        <w:t>Nôm</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kí</w:t>
      </w:r>
      <w:proofErr w:type="spellEnd"/>
      <w:r>
        <w:t xml:space="preserve"> </w:t>
      </w:r>
      <w:proofErr w:type="spellStart"/>
      <w:r>
        <w:t>tự</w:t>
      </w:r>
      <w:proofErr w:type="spellEnd"/>
      <w:r>
        <w:t xml:space="preserve"> </w:t>
      </w:r>
      <w:proofErr w:type="spellStart"/>
      <w:r>
        <w:t>không</w:t>
      </w:r>
      <w:proofErr w:type="spellEnd"/>
      <w:r>
        <w:t xml:space="preserve"> in </w:t>
      </w:r>
      <w:proofErr w:type="spellStart"/>
      <w:r>
        <w:t>ra</w:t>
      </w:r>
      <w:proofErr w:type="spellEnd"/>
      <w:r>
        <w:t xml:space="preserve"> </w:t>
      </w:r>
      <w:proofErr w:type="spellStart"/>
      <w:r>
        <w:t>được</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mặc</w:t>
      </w:r>
      <w:proofErr w:type="spellEnd"/>
      <w:r>
        <w:t xml:space="preserve"> </w:t>
      </w:r>
      <w:proofErr w:type="spellStart"/>
      <w:r>
        <w:t>định</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kí</w:t>
      </w:r>
      <w:proofErr w:type="spellEnd"/>
      <w:r>
        <w:t xml:space="preserve"> </w:t>
      </w:r>
      <w:proofErr w:type="spellStart"/>
      <w:r>
        <w:t>tự</w:t>
      </w:r>
      <w:proofErr w:type="spellEnd"/>
      <w:r>
        <w:t xml:space="preserve"> </w:t>
      </w:r>
      <w:proofErr w:type="spellStart"/>
      <w:r>
        <w:t>vô</w:t>
      </w:r>
      <w:proofErr w:type="spellEnd"/>
      <w:r>
        <w:t xml:space="preserve"> </w:t>
      </w:r>
      <w:proofErr w:type="spellStart"/>
      <w:r>
        <w:t>nghĩa</w:t>
      </w:r>
      <w:proofErr w:type="spellEnd"/>
      <w:r>
        <w:t xml:space="preserve">, </w:t>
      </w:r>
      <w:proofErr w:type="spellStart"/>
      <w:r>
        <w:t>gây</w:t>
      </w:r>
      <w:proofErr w:type="spellEnd"/>
      <w:r>
        <w:t xml:space="preserve"> </w:t>
      </w:r>
      <w:proofErr w:type="spellStart"/>
      <w:r>
        <w:t>cản</w:t>
      </w:r>
      <w:proofErr w:type="spellEnd"/>
      <w:r>
        <w:t xml:space="preserve"> </w:t>
      </w:r>
      <w:proofErr w:type="spellStart"/>
      <w:r>
        <w:t>trở</w:t>
      </w:r>
      <w:proofErr w:type="spellEnd"/>
      <w:r>
        <w:t xml:space="preserve"> </w:t>
      </w:r>
      <w:proofErr w:type="spellStart"/>
      <w:r>
        <w:t>việc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
    <w:p w14:paraId="0B4D2E55" w14:textId="15EB2219" w:rsidR="005E477A" w:rsidRPr="007D2A5C" w:rsidRDefault="00CB00BA" w:rsidP="00925C67">
      <w:pPr>
        <w:pStyle w:val="Heading03"/>
        <w:numPr>
          <w:ilvl w:val="0"/>
          <w:numId w:val="0"/>
        </w:numPr>
        <w:ind w:left="720"/>
        <w:rPr>
          <w:rFonts w:eastAsia="Calibri"/>
        </w:rPr>
      </w:pPr>
      <w:bookmarkStart w:id="119" w:name="_Toc142345564"/>
      <w:bookmarkStart w:id="120" w:name="_Toc142345929"/>
      <w:bookmarkStart w:id="121" w:name="_Toc142736605"/>
      <w:r w:rsidRPr="007D2A5C">
        <w:rPr>
          <w:rFonts w:eastAsia="Calibri"/>
        </w:rPr>
        <w:t>5.2.2.</w:t>
      </w:r>
      <w:r w:rsidR="001329C0" w:rsidRPr="007D2A5C">
        <w:rPr>
          <w:rFonts w:eastAsia="Calibri"/>
        </w:rPr>
        <w:tab/>
      </w:r>
      <w:proofErr w:type="spellStart"/>
      <w:r w:rsidR="00C3342F" w:rsidRPr="007D2A5C">
        <w:rPr>
          <w:rFonts w:eastAsia="Calibri"/>
        </w:rPr>
        <w:t>Hạn</w:t>
      </w:r>
      <w:proofErr w:type="spellEnd"/>
      <w:r w:rsidR="00C3342F" w:rsidRPr="007D2A5C">
        <w:rPr>
          <w:rFonts w:eastAsia="Calibri"/>
        </w:rPr>
        <w:t xml:space="preserve"> </w:t>
      </w:r>
      <w:proofErr w:type="spellStart"/>
      <w:r w:rsidR="00C3342F" w:rsidRPr="007D2A5C">
        <w:rPr>
          <w:rFonts w:eastAsia="Calibri"/>
        </w:rPr>
        <w:t>chế</w:t>
      </w:r>
      <w:proofErr w:type="spellEnd"/>
      <w:r w:rsidR="00C3342F" w:rsidRPr="007D2A5C">
        <w:rPr>
          <w:rFonts w:eastAsia="Calibri"/>
        </w:rPr>
        <w:t xml:space="preserve"> </w:t>
      </w:r>
      <w:proofErr w:type="spellStart"/>
      <w:r w:rsidR="00C3342F" w:rsidRPr="007D2A5C">
        <w:rPr>
          <w:rFonts w:eastAsia="Calibri"/>
        </w:rPr>
        <w:t>của</w:t>
      </w:r>
      <w:proofErr w:type="spellEnd"/>
      <w:r w:rsidR="00C3342F" w:rsidRPr="007D2A5C">
        <w:rPr>
          <w:rFonts w:eastAsia="Calibri"/>
        </w:rPr>
        <w:t xml:space="preserve"> </w:t>
      </w:r>
      <w:proofErr w:type="spellStart"/>
      <w:r w:rsidR="00C3342F" w:rsidRPr="007D2A5C">
        <w:rPr>
          <w:rFonts w:eastAsia="Calibri"/>
        </w:rPr>
        <w:t>phương</w:t>
      </w:r>
      <w:proofErr w:type="spellEnd"/>
      <w:r w:rsidR="00C3342F" w:rsidRPr="007D2A5C">
        <w:rPr>
          <w:rFonts w:eastAsia="Calibri"/>
        </w:rPr>
        <w:t xml:space="preserve"> </w:t>
      </w:r>
      <w:proofErr w:type="spellStart"/>
      <w:r w:rsidR="00C3342F" w:rsidRPr="007D2A5C">
        <w:rPr>
          <w:rFonts w:eastAsia="Calibri"/>
        </w:rPr>
        <w:t>pháp</w:t>
      </w:r>
      <w:bookmarkEnd w:id="119"/>
      <w:bookmarkEnd w:id="120"/>
      <w:bookmarkEnd w:id="121"/>
      <w:proofErr w:type="spellEnd"/>
    </w:p>
    <w:p w14:paraId="401BD0FE" w14:textId="2217CB40" w:rsidR="00C3342F" w:rsidRPr="00CB00BA" w:rsidRDefault="0017139E" w:rsidP="007D2A5C">
      <w:pPr>
        <w:pStyle w:val="NormalText"/>
        <w:numPr>
          <w:ilvl w:val="0"/>
          <w:numId w:val="14"/>
        </w:numPr>
        <w:ind w:left="1440"/>
        <w:jc w:val="both"/>
        <w:rPr>
          <w:rFonts w:eastAsia="Calibri"/>
        </w:rPr>
      </w:pPr>
      <w:proofErr w:type="spellStart"/>
      <w:r>
        <w:rPr>
          <w:rFonts w:eastAsia="Calibri"/>
        </w:rPr>
        <w:t>Phương</w:t>
      </w:r>
      <w:proofErr w:type="spellEnd"/>
      <w:r>
        <w:rPr>
          <w:rFonts w:eastAsia="Calibri"/>
        </w:rPr>
        <w:t xml:space="preserve"> </w:t>
      </w:r>
      <w:proofErr w:type="spellStart"/>
      <w:r>
        <w:rPr>
          <w:rFonts w:eastAsia="Calibri"/>
        </w:rPr>
        <w:t>vấn</w:t>
      </w:r>
      <w:proofErr w:type="spellEnd"/>
      <w:r>
        <w:rPr>
          <w:rFonts w:eastAsia="Calibri"/>
        </w:rPr>
        <w:t xml:space="preserve"> </w:t>
      </w:r>
      <w:proofErr w:type="spellStart"/>
      <w:r>
        <w:rPr>
          <w:rFonts w:eastAsia="Calibri"/>
        </w:rPr>
        <w:t>còn</w:t>
      </w:r>
      <w:proofErr w:type="spellEnd"/>
      <w:r>
        <w:rPr>
          <w:rFonts w:eastAsia="Calibri"/>
        </w:rPr>
        <w:t xml:space="preserve"> </w:t>
      </w:r>
      <w:proofErr w:type="spellStart"/>
      <w:r>
        <w:rPr>
          <w:rFonts w:eastAsia="Calibri"/>
        </w:rPr>
        <w:t>chưa</w:t>
      </w:r>
      <w:proofErr w:type="spellEnd"/>
      <w:r w:rsidR="005F3CC8">
        <w:rPr>
          <w:rFonts w:eastAsia="Calibri"/>
        </w:rPr>
        <w:t xml:space="preserve"> </w:t>
      </w:r>
      <w:proofErr w:type="spellStart"/>
      <w:r w:rsidR="005F3CC8">
        <w:rPr>
          <w:rFonts w:eastAsia="Calibri"/>
        </w:rPr>
        <w:t>thể</w:t>
      </w:r>
      <w:proofErr w:type="spellEnd"/>
      <w:r w:rsidR="005F3CC8">
        <w:rPr>
          <w:rFonts w:eastAsia="Calibri"/>
        </w:rPr>
        <w:t xml:space="preserve"> </w:t>
      </w:r>
      <w:proofErr w:type="spellStart"/>
      <w:r w:rsidR="005F3CC8">
        <w:rPr>
          <w:rFonts w:eastAsia="Calibri"/>
        </w:rPr>
        <w:t>tối</w:t>
      </w:r>
      <w:proofErr w:type="spellEnd"/>
      <w:r w:rsidR="005F3CC8">
        <w:rPr>
          <w:rFonts w:eastAsia="Calibri"/>
        </w:rPr>
        <w:t xml:space="preserve"> </w:t>
      </w:r>
      <w:proofErr w:type="spellStart"/>
      <w:r w:rsidR="005F3CC8">
        <w:rPr>
          <w:rFonts w:eastAsia="Calibri"/>
        </w:rPr>
        <w:t>ưu</w:t>
      </w:r>
      <w:proofErr w:type="spellEnd"/>
      <w:r w:rsidR="005F3CC8">
        <w:rPr>
          <w:rFonts w:eastAsia="Calibri"/>
        </w:rPr>
        <w:t xml:space="preserve"> </w:t>
      </w:r>
      <w:proofErr w:type="spellStart"/>
      <w:r w:rsidR="005F3CC8">
        <w:rPr>
          <w:rFonts w:eastAsia="Calibri"/>
        </w:rPr>
        <w:t>cho</w:t>
      </w:r>
      <w:proofErr w:type="spellEnd"/>
      <w:r w:rsidR="005F3CC8">
        <w:rPr>
          <w:rFonts w:eastAsia="Calibri"/>
        </w:rPr>
        <w:t xml:space="preserve"> </w:t>
      </w:r>
      <w:proofErr w:type="spellStart"/>
      <w:r w:rsidR="00015971">
        <w:rPr>
          <w:rFonts w:eastAsia="Calibri"/>
        </w:rPr>
        <w:t>tất</w:t>
      </w:r>
      <w:proofErr w:type="spellEnd"/>
      <w:r w:rsidR="00015971">
        <w:rPr>
          <w:rFonts w:eastAsia="Calibri"/>
        </w:rPr>
        <w:t xml:space="preserve"> </w:t>
      </w:r>
      <w:proofErr w:type="spellStart"/>
      <w:r w:rsidR="00015971">
        <w:rPr>
          <w:rFonts w:eastAsia="Calibri"/>
        </w:rPr>
        <w:t>cả</w:t>
      </w:r>
      <w:proofErr w:type="spellEnd"/>
      <w:r w:rsidR="00015971">
        <w:rPr>
          <w:rFonts w:eastAsia="Calibri"/>
        </w:rPr>
        <w:t xml:space="preserve"> </w:t>
      </w:r>
      <w:proofErr w:type="spellStart"/>
      <w:r w:rsidR="00E704A7">
        <w:rPr>
          <w:rFonts w:eastAsia="Calibri"/>
        </w:rPr>
        <w:t>các</w:t>
      </w:r>
      <w:proofErr w:type="spellEnd"/>
      <w:r w:rsidR="00015971">
        <w:rPr>
          <w:rFonts w:eastAsia="Calibri"/>
        </w:rPr>
        <w:t xml:space="preserve"> </w:t>
      </w:r>
      <w:proofErr w:type="spellStart"/>
      <w:r w:rsidR="00015971">
        <w:rPr>
          <w:rFonts w:eastAsia="Calibri"/>
        </w:rPr>
        <w:t>trường</w:t>
      </w:r>
      <w:proofErr w:type="spellEnd"/>
      <w:r w:rsidR="00015971">
        <w:rPr>
          <w:rFonts w:eastAsia="Calibri"/>
        </w:rPr>
        <w:t xml:space="preserve"> </w:t>
      </w:r>
      <w:proofErr w:type="spellStart"/>
      <w:r w:rsidR="00015971">
        <w:rPr>
          <w:rFonts w:eastAsia="Calibri"/>
        </w:rPr>
        <w:t>hợp</w:t>
      </w:r>
      <w:proofErr w:type="spellEnd"/>
      <w:r w:rsidR="00423F3B">
        <w:rPr>
          <w:rFonts w:eastAsia="Calibri"/>
        </w:rPr>
        <w:t xml:space="preserve">, </w:t>
      </w:r>
      <w:proofErr w:type="spellStart"/>
      <w:r w:rsidR="00F109E2">
        <w:rPr>
          <w:rFonts w:eastAsia="Calibri"/>
        </w:rPr>
        <w:t>định</w:t>
      </w:r>
      <w:proofErr w:type="spellEnd"/>
      <w:r w:rsidR="00F109E2">
        <w:rPr>
          <w:rFonts w:eastAsia="Calibri"/>
        </w:rPr>
        <w:t xml:space="preserve"> </w:t>
      </w:r>
      <w:proofErr w:type="spellStart"/>
      <w:r w:rsidR="00F109E2">
        <w:rPr>
          <w:rFonts w:eastAsia="Calibri"/>
        </w:rPr>
        <w:t>dạng</w:t>
      </w:r>
      <w:proofErr w:type="spellEnd"/>
      <w:r w:rsidR="00E704A7">
        <w:rPr>
          <w:rFonts w:eastAsia="Calibri"/>
        </w:rPr>
        <w:t xml:space="preserve"> </w:t>
      </w:r>
      <w:proofErr w:type="spellStart"/>
      <w:r w:rsidR="00E704A7">
        <w:rPr>
          <w:rFonts w:eastAsia="Calibri"/>
        </w:rPr>
        <w:t>của</w:t>
      </w:r>
      <w:proofErr w:type="spellEnd"/>
      <w:r w:rsidR="00E704A7">
        <w:rPr>
          <w:rFonts w:eastAsia="Calibri"/>
        </w:rPr>
        <w:t xml:space="preserve"> </w:t>
      </w:r>
      <w:proofErr w:type="spellStart"/>
      <w:r w:rsidR="00E704A7">
        <w:rPr>
          <w:rFonts w:eastAsia="Calibri"/>
        </w:rPr>
        <w:t>các</w:t>
      </w:r>
      <w:proofErr w:type="spellEnd"/>
      <w:r w:rsidR="00E704A7">
        <w:rPr>
          <w:rFonts w:eastAsia="Calibri"/>
        </w:rPr>
        <w:t xml:space="preserve"> </w:t>
      </w:r>
      <w:proofErr w:type="spellStart"/>
      <w:r w:rsidR="00E704A7">
        <w:rPr>
          <w:rFonts w:eastAsia="Calibri"/>
        </w:rPr>
        <w:t>trang</w:t>
      </w:r>
      <w:proofErr w:type="spellEnd"/>
      <w:r w:rsidR="00E704A7">
        <w:rPr>
          <w:rFonts w:eastAsia="Calibri"/>
        </w:rPr>
        <w:t xml:space="preserve"> web </w:t>
      </w:r>
      <w:proofErr w:type="spellStart"/>
      <w:r w:rsidR="00E704A7">
        <w:rPr>
          <w:rFonts w:eastAsia="Calibri"/>
        </w:rPr>
        <w:t>khác</w:t>
      </w:r>
      <w:proofErr w:type="spellEnd"/>
      <w:r w:rsidR="00E704A7">
        <w:rPr>
          <w:rFonts w:eastAsia="Calibri"/>
        </w:rPr>
        <w:t xml:space="preserve"> </w:t>
      </w:r>
      <w:proofErr w:type="spellStart"/>
      <w:r w:rsidR="00E704A7">
        <w:rPr>
          <w:rFonts w:eastAsia="Calibri"/>
        </w:rPr>
        <w:t>nhau</w:t>
      </w:r>
      <w:proofErr w:type="spellEnd"/>
    </w:p>
    <w:p w14:paraId="643894EC" w14:textId="44794C6D" w:rsidR="00E704A7" w:rsidRPr="00CB00BA" w:rsidRDefault="00970451" w:rsidP="007D2A5C">
      <w:pPr>
        <w:pStyle w:val="NormalText"/>
        <w:numPr>
          <w:ilvl w:val="0"/>
          <w:numId w:val="14"/>
        </w:numPr>
        <w:ind w:left="1440"/>
        <w:jc w:val="both"/>
        <w:rPr>
          <w:rFonts w:eastAsia="Calibri"/>
        </w:rPr>
      </w:pPr>
      <w:proofErr w:type="spellStart"/>
      <w:r>
        <w:rPr>
          <w:rFonts w:eastAsia="Calibri"/>
        </w:rPr>
        <w:t>Chưa</w:t>
      </w:r>
      <w:proofErr w:type="spellEnd"/>
      <w:r>
        <w:rPr>
          <w:rFonts w:eastAsia="Calibri"/>
        </w:rPr>
        <w:t xml:space="preserve"> </w:t>
      </w:r>
      <w:proofErr w:type="spellStart"/>
      <w:r>
        <w:rPr>
          <w:rFonts w:eastAsia="Calibri"/>
        </w:rPr>
        <w:t>thể</w:t>
      </w:r>
      <w:proofErr w:type="spellEnd"/>
      <w:r>
        <w:rPr>
          <w:rFonts w:eastAsia="Calibri"/>
        </w:rPr>
        <w:t xml:space="preserve"> </w:t>
      </w:r>
      <w:proofErr w:type="spellStart"/>
      <w:r>
        <w:rPr>
          <w:rFonts w:eastAsia="Calibri"/>
        </w:rPr>
        <w:t>lấy</w:t>
      </w:r>
      <w:proofErr w:type="spellEnd"/>
      <w:r>
        <w:rPr>
          <w:rFonts w:eastAsia="Calibri"/>
        </w:rPr>
        <w:t xml:space="preserve"> </w:t>
      </w:r>
      <w:proofErr w:type="spellStart"/>
      <w:r>
        <w:rPr>
          <w:rFonts w:eastAsia="Calibri"/>
        </w:rPr>
        <w:t>được</w:t>
      </w:r>
      <w:proofErr w:type="spellEnd"/>
      <w:r>
        <w:rPr>
          <w:rFonts w:eastAsia="Calibri"/>
        </w:rPr>
        <w:t xml:space="preserve"> </w:t>
      </w:r>
      <w:proofErr w:type="spellStart"/>
      <w:r w:rsidR="00F7232E">
        <w:rPr>
          <w:rFonts w:eastAsia="Calibri"/>
        </w:rPr>
        <w:t>hết</w:t>
      </w:r>
      <w:proofErr w:type="spellEnd"/>
      <w:r w:rsidR="00F7232E">
        <w:rPr>
          <w:rFonts w:eastAsia="Calibri"/>
        </w:rPr>
        <w:t xml:space="preserve"> </w:t>
      </w:r>
      <w:proofErr w:type="spellStart"/>
      <w:r w:rsidR="00F7232E">
        <w:rPr>
          <w:rFonts w:eastAsia="Calibri"/>
        </w:rPr>
        <w:t>những</w:t>
      </w:r>
      <w:proofErr w:type="spellEnd"/>
      <w:r w:rsidR="00F7232E">
        <w:rPr>
          <w:rFonts w:eastAsia="Calibri"/>
        </w:rPr>
        <w:t xml:space="preserve"> </w:t>
      </w:r>
      <w:proofErr w:type="spellStart"/>
      <w:r w:rsidR="00F7232E">
        <w:rPr>
          <w:rFonts w:eastAsia="Calibri"/>
        </w:rPr>
        <w:t>kí</w:t>
      </w:r>
      <w:proofErr w:type="spellEnd"/>
      <w:r w:rsidR="00F7232E">
        <w:rPr>
          <w:rFonts w:eastAsia="Calibri"/>
        </w:rPr>
        <w:t xml:space="preserve"> </w:t>
      </w:r>
      <w:proofErr w:type="spellStart"/>
      <w:r w:rsidR="00F7232E">
        <w:rPr>
          <w:rFonts w:eastAsia="Calibri"/>
        </w:rPr>
        <w:t>tự</w:t>
      </w:r>
      <w:proofErr w:type="spellEnd"/>
      <w:r w:rsidR="00F7232E">
        <w:rPr>
          <w:rFonts w:eastAsia="Calibri"/>
        </w:rPr>
        <w:t xml:space="preserve"> </w:t>
      </w:r>
      <w:proofErr w:type="spellStart"/>
      <w:r w:rsidR="005A3D96">
        <w:rPr>
          <w:rFonts w:eastAsia="Calibri"/>
        </w:rPr>
        <w:t>không</w:t>
      </w:r>
      <w:proofErr w:type="spellEnd"/>
      <w:r w:rsidR="005A3D96">
        <w:rPr>
          <w:rFonts w:eastAsia="Calibri"/>
        </w:rPr>
        <w:t xml:space="preserve"> </w:t>
      </w:r>
      <w:proofErr w:type="spellStart"/>
      <w:r w:rsidR="005A3D96">
        <w:rPr>
          <w:rFonts w:eastAsia="Calibri"/>
        </w:rPr>
        <w:t>xác</w:t>
      </w:r>
      <w:proofErr w:type="spellEnd"/>
      <w:r w:rsidR="005A3D96">
        <w:rPr>
          <w:rFonts w:eastAsia="Calibri"/>
        </w:rPr>
        <w:t xml:space="preserve"> </w:t>
      </w:r>
      <w:proofErr w:type="spellStart"/>
      <w:r w:rsidR="005A3D96">
        <w:rPr>
          <w:rFonts w:eastAsia="Calibri"/>
        </w:rPr>
        <w:t>định</w:t>
      </w:r>
      <w:proofErr w:type="spellEnd"/>
      <w:r w:rsidR="00E42A24">
        <w:rPr>
          <w:rFonts w:eastAsia="Calibri"/>
        </w:rPr>
        <w:t xml:space="preserve"> </w:t>
      </w:r>
      <w:proofErr w:type="spellStart"/>
      <w:r w:rsidR="00E42A24">
        <w:rPr>
          <w:rFonts w:eastAsia="Calibri"/>
        </w:rPr>
        <w:t>hoặc</w:t>
      </w:r>
      <w:proofErr w:type="spellEnd"/>
      <w:r w:rsidR="005A3D96">
        <w:rPr>
          <w:rFonts w:eastAsia="Calibri"/>
        </w:rPr>
        <w:t xml:space="preserve"> </w:t>
      </w:r>
      <w:proofErr w:type="spellStart"/>
      <w:r w:rsidR="005A3D96">
        <w:rPr>
          <w:rFonts w:eastAsia="Calibri"/>
        </w:rPr>
        <w:t>không</w:t>
      </w:r>
      <w:proofErr w:type="spellEnd"/>
      <w:r w:rsidR="005A3D96">
        <w:rPr>
          <w:rFonts w:eastAsia="Calibri"/>
        </w:rPr>
        <w:t xml:space="preserve"> </w:t>
      </w:r>
      <w:proofErr w:type="spellStart"/>
      <w:r w:rsidR="005A3D96">
        <w:rPr>
          <w:rFonts w:eastAsia="Calibri"/>
        </w:rPr>
        <w:t>thể</w:t>
      </w:r>
      <w:proofErr w:type="spellEnd"/>
      <w:r w:rsidR="005A3D96">
        <w:rPr>
          <w:rFonts w:eastAsia="Calibri"/>
        </w:rPr>
        <w:t xml:space="preserve"> in </w:t>
      </w:r>
      <w:proofErr w:type="spellStart"/>
      <w:r w:rsidR="005A3D96">
        <w:rPr>
          <w:rFonts w:eastAsia="Calibri"/>
        </w:rPr>
        <w:t>ra</w:t>
      </w:r>
      <w:proofErr w:type="spellEnd"/>
      <w:r w:rsidR="005A3D96">
        <w:rPr>
          <w:rFonts w:eastAsia="Calibri"/>
        </w:rPr>
        <w:t xml:space="preserve"> </w:t>
      </w:r>
      <w:proofErr w:type="spellStart"/>
      <w:r w:rsidR="005A3D96">
        <w:rPr>
          <w:rFonts w:eastAsia="Calibri"/>
        </w:rPr>
        <w:t>màn</w:t>
      </w:r>
      <w:proofErr w:type="spellEnd"/>
      <w:r w:rsidR="005A3D96">
        <w:rPr>
          <w:rFonts w:eastAsia="Calibri"/>
        </w:rPr>
        <w:t xml:space="preserve"> </w:t>
      </w:r>
      <w:proofErr w:type="spellStart"/>
      <w:r w:rsidR="005A3D96">
        <w:rPr>
          <w:rFonts w:eastAsia="Calibri"/>
        </w:rPr>
        <w:t>hình</w:t>
      </w:r>
      <w:proofErr w:type="spellEnd"/>
    </w:p>
    <w:p w14:paraId="5B39209C" w14:textId="33D443FC" w:rsidR="005A3D96" w:rsidRPr="00CB00BA" w:rsidRDefault="00B544D4" w:rsidP="007D2A5C">
      <w:pPr>
        <w:pStyle w:val="NormalText"/>
        <w:numPr>
          <w:ilvl w:val="0"/>
          <w:numId w:val="14"/>
        </w:numPr>
        <w:ind w:left="1440"/>
        <w:jc w:val="both"/>
        <w:rPr>
          <w:rFonts w:eastAsia="Calibri"/>
        </w:rPr>
      </w:pPr>
      <w:proofErr w:type="spellStart"/>
      <w:r>
        <w:rPr>
          <w:rFonts w:eastAsia="Calibri"/>
        </w:rPr>
        <w:t>Thời</w:t>
      </w:r>
      <w:proofErr w:type="spellEnd"/>
      <w:r>
        <w:rPr>
          <w:rFonts w:eastAsia="Calibri"/>
        </w:rPr>
        <w:t xml:space="preserve"> </w:t>
      </w:r>
      <w:proofErr w:type="spellStart"/>
      <w:r>
        <w:rPr>
          <w:rFonts w:eastAsia="Calibri"/>
        </w:rPr>
        <w:t>gian</w:t>
      </w:r>
      <w:proofErr w:type="spellEnd"/>
      <w:r>
        <w:rPr>
          <w:rFonts w:eastAsia="Calibri"/>
        </w:rPr>
        <w:t xml:space="preserve"> </w:t>
      </w:r>
      <w:proofErr w:type="spellStart"/>
      <w:r w:rsidR="007D2A5C">
        <w:rPr>
          <w:rFonts w:eastAsia="Calibri"/>
        </w:rPr>
        <w:t>thu</w:t>
      </w:r>
      <w:proofErr w:type="spellEnd"/>
      <w:r w:rsidR="007D2A5C">
        <w:rPr>
          <w:rFonts w:eastAsia="Calibri"/>
          <w:lang w:val="vi-VN"/>
        </w:rPr>
        <w:t xml:space="preserve"> thập </w:t>
      </w:r>
      <w:proofErr w:type="spellStart"/>
      <w:r w:rsidR="0074350F">
        <w:rPr>
          <w:rFonts w:eastAsia="Calibri"/>
        </w:rPr>
        <w:t>dữ</w:t>
      </w:r>
      <w:proofErr w:type="spellEnd"/>
      <w:r w:rsidR="0074350F">
        <w:rPr>
          <w:rFonts w:eastAsia="Calibri"/>
        </w:rPr>
        <w:t xml:space="preserve"> </w:t>
      </w:r>
      <w:proofErr w:type="spellStart"/>
      <w:r w:rsidR="0074350F">
        <w:rPr>
          <w:rFonts w:eastAsia="Calibri"/>
        </w:rPr>
        <w:t>liệu</w:t>
      </w:r>
      <w:proofErr w:type="spellEnd"/>
      <w:r w:rsidR="0074350F">
        <w:rPr>
          <w:rFonts w:eastAsia="Calibri"/>
        </w:rPr>
        <w:t xml:space="preserve"> </w:t>
      </w:r>
      <w:proofErr w:type="spellStart"/>
      <w:r w:rsidR="00457135">
        <w:rPr>
          <w:rFonts w:eastAsia="Calibri"/>
        </w:rPr>
        <w:t>chưa</w:t>
      </w:r>
      <w:proofErr w:type="spellEnd"/>
      <w:r w:rsidR="00457135">
        <w:rPr>
          <w:rFonts w:eastAsia="Calibri"/>
        </w:rPr>
        <w:t xml:space="preserve"> </w:t>
      </w:r>
      <w:proofErr w:type="spellStart"/>
      <w:r w:rsidR="00457135">
        <w:rPr>
          <w:rFonts w:eastAsia="Calibri"/>
        </w:rPr>
        <w:t>được</w:t>
      </w:r>
      <w:proofErr w:type="spellEnd"/>
      <w:r w:rsidR="00457135">
        <w:rPr>
          <w:rFonts w:eastAsia="Calibri"/>
        </w:rPr>
        <w:t xml:space="preserve"> </w:t>
      </w:r>
      <w:proofErr w:type="spellStart"/>
      <w:r w:rsidR="00457135">
        <w:rPr>
          <w:rFonts w:eastAsia="Calibri"/>
        </w:rPr>
        <w:t>tối</w:t>
      </w:r>
      <w:proofErr w:type="spellEnd"/>
      <w:r w:rsidR="00457135">
        <w:rPr>
          <w:rFonts w:eastAsia="Calibri"/>
        </w:rPr>
        <w:t xml:space="preserve"> </w:t>
      </w:r>
      <w:proofErr w:type="spellStart"/>
      <w:r w:rsidR="00457135">
        <w:rPr>
          <w:rFonts w:eastAsia="Calibri"/>
        </w:rPr>
        <w:t>ưu</w:t>
      </w:r>
      <w:proofErr w:type="spellEnd"/>
    </w:p>
    <w:p w14:paraId="1F82486E" w14:textId="77777777" w:rsidR="00FC102A" w:rsidRDefault="00FC102A">
      <w:pPr>
        <w:pBdr>
          <w:top w:val="nil"/>
          <w:left w:val="nil"/>
          <w:bottom w:val="nil"/>
          <w:right w:val="nil"/>
          <w:between w:val="nil"/>
        </w:pBdr>
        <w:spacing w:after="0"/>
        <w:ind w:firstLine="425"/>
        <w:rPr>
          <w:rFonts w:ascii="Times New Roman" w:eastAsia="Times New Roman" w:hAnsi="Times New Roman" w:cs="Times New Roman"/>
          <w:sz w:val="26"/>
          <w:szCs w:val="26"/>
        </w:rPr>
      </w:pPr>
    </w:p>
    <w:p w14:paraId="6F4B04FB" w14:textId="2EAC1D15" w:rsidR="006F4AE9" w:rsidRPr="004F6248" w:rsidRDefault="00BA0226" w:rsidP="00BA0226">
      <w:pPr>
        <w:pStyle w:val="Heading02"/>
        <w:numPr>
          <w:ilvl w:val="0"/>
          <w:numId w:val="0"/>
        </w:numPr>
        <w:ind w:left="720" w:hanging="720"/>
      </w:pPr>
      <w:bookmarkStart w:id="122" w:name="_Toc142345565"/>
      <w:bookmarkStart w:id="123" w:name="_Toc142736606"/>
      <w:r>
        <w:rPr>
          <w:lang w:val="en-US"/>
        </w:rPr>
        <w:t>5.3.</w:t>
      </w:r>
      <w:r>
        <w:rPr>
          <w:lang w:val="en-US"/>
        </w:rPr>
        <w:tab/>
      </w:r>
      <w:r w:rsidR="00B23FD8">
        <w:t>Hướng phát triển</w:t>
      </w:r>
      <w:bookmarkEnd w:id="122"/>
      <w:bookmarkEnd w:id="123"/>
      <w:r w:rsidR="00B23FD8">
        <w:t xml:space="preserve"> </w:t>
      </w:r>
    </w:p>
    <w:p w14:paraId="729849E9" w14:textId="458293C1" w:rsidR="006F4AE9" w:rsidRPr="006A466D" w:rsidRDefault="006F4AE9" w:rsidP="007D2A5C">
      <w:pPr>
        <w:pStyle w:val="NormalText"/>
        <w:jc w:val="both"/>
      </w:pPr>
      <w:r w:rsidRPr="006A466D">
        <w:t xml:space="preserve">Cho </w:t>
      </w:r>
      <w:proofErr w:type="spellStart"/>
      <w:r w:rsidRPr="006A466D">
        <w:t>đến</w:t>
      </w:r>
      <w:proofErr w:type="spellEnd"/>
      <w:r w:rsidRPr="006A466D">
        <w:t xml:space="preserve"> </w:t>
      </w:r>
      <w:proofErr w:type="spellStart"/>
      <w:r w:rsidRPr="006A466D">
        <w:t>thời</w:t>
      </w:r>
      <w:proofErr w:type="spellEnd"/>
      <w:r w:rsidRPr="006A466D">
        <w:t xml:space="preserve"> </w:t>
      </w:r>
      <w:proofErr w:type="spellStart"/>
      <w:r w:rsidRPr="006A466D">
        <w:t>điểm</w:t>
      </w:r>
      <w:proofErr w:type="spellEnd"/>
      <w:r w:rsidRPr="006A466D">
        <w:t xml:space="preserve"> </w:t>
      </w:r>
      <w:proofErr w:type="spellStart"/>
      <w:r w:rsidRPr="006A466D">
        <w:t>hiện</w:t>
      </w:r>
      <w:proofErr w:type="spellEnd"/>
      <w:r w:rsidRPr="006A466D">
        <w:t xml:space="preserve"> </w:t>
      </w:r>
      <w:proofErr w:type="spellStart"/>
      <w:r w:rsidRPr="006A466D">
        <w:t>tại</w:t>
      </w:r>
      <w:proofErr w:type="spellEnd"/>
      <w:r w:rsidRPr="006A466D">
        <w:t xml:space="preserve">, </w:t>
      </w:r>
      <w:proofErr w:type="spellStart"/>
      <w:r w:rsidRPr="006A466D">
        <w:t>chúng</w:t>
      </w:r>
      <w:proofErr w:type="spellEnd"/>
      <w:r w:rsidRPr="006A466D">
        <w:t xml:space="preserve"> </w:t>
      </w:r>
      <w:proofErr w:type="spellStart"/>
      <w:r w:rsidRPr="006A466D">
        <w:t>em</w:t>
      </w:r>
      <w:proofErr w:type="spellEnd"/>
      <w:r w:rsidRPr="006A466D">
        <w:t xml:space="preserve"> </w:t>
      </w:r>
      <w:proofErr w:type="spellStart"/>
      <w:r w:rsidRPr="006A466D">
        <w:t>đã</w:t>
      </w:r>
      <w:proofErr w:type="spellEnd"/>
      <w:r w:rsidRPr="006A466D">
        <w:t xml:space="preserve"> </w:t>
      </w:r>
      <w:proofErr w:type="spellStart"/>
      <w:r w:rsidRPr="006A466D">
        <w:t>tải</w:t>
      </w:r>
      <w:proofErr w:type="spellEnd"/>
      <w:r w:rsidRPr="006A466D">
        <w:t xml:space="preserve"> </w:t>
      </w:r>
      <w:proofErr w:type="spellStart"/>
      <w:r w:rsidRPr="006A466D">
        <w:t>được</w:t>
      </w:r>
      <w:proofErr w:type="spellEnd"/>
      <w:r w:rsidRPr="006A466D">
        <w:t xml:space="preserve"> </w:t>
      </w:r>
      <w:proofErr w:type="spellStart"/>
      <w:r w:rsidRPr="006A466D">
        <w:t>tổng</w:t>
      </w:r>
      <w:proofErr w:type="spellEnd"/>
      <w:r w:rsidRPr="006A466D">
        <w:t xml:space="preserve"> </w:t>
      </w:r>
      <w:proofErr w:type="spellStart"/>
      <w:r w:rsidRPr="006A466D">
        <w:t>cộng</w:t>
      </w:r>
      <w:proofErr w:type="spellEnd"/>
      <w:r w:rsidRPr="006A466D">
        <w:t xml:space="preserve"> 56 </w:t>
      </w:r>
      <w:proofErr w:type="spellStart"/>
      <w:r w:rsidRPr="006A466D">
        <w:t>ảnh</w:t>
      </w:r>
      <w:proofErr w:type="spellEnd"/>
      <w:r w:rsidRPr="006A466D">
        <w:t xml:space="preserve"> </w:t>
      </w:r>
      <w:proofErr w:type="spellStart"/>
      <w:r w:rsidRPr="006A466D">
        <w:t>định</w:t>
      </w:r>
      <w:proofErr w:type="spellEnd"/>
      <w:r w:rsidRPr="006A466D">
        <w:t xml:space="preserve"> </w:t>
      </w:r>
      <w:proofErr w:type="spellStart"/>
      <w:r w:rsidRPr="006A466D">
        <w:t>dạng</w:t>
      </w:r>
      <w:proofErr w:type="spellEnd"/>
      <w:r w:rsidRPr="006A466D">
        <w:t xml:space="preserve"> .jpg </w:t>
      </w:r>
      <w:proofErr w:type="spellStart"/>
      <w:r w:rsidRPr="006A466D">
        <w:t>từ</w:t>
      </w:r>
      <w:proofErr w:type="spellEnd"/>
      <w:r w:rsidRPr="006A466D">
        <w:t xml:space="preserve"> </w:t>
      </w:r>
      <w:proofErr w:type="spellStart"/>
      <w:r w:rsidRPr="006A466D">
        <w:t>các</w:t>
      </w:r>
      <w:proofErr w:type="spellEnd"/>
      <w:r w:rsidRPr="006A466D">
        <w:t xml:space="preserve"> </w:t>
      </w:r>
      <w:proofErr w:type="spellStart"/>
      <w:r w:rsidRPr="006A466D">
        <w:t>trang</w:t>
      </w:r>
      <w:proofErr w:type="spellEnd"/>
      <w:r w:rsidRPr="006A466D">
        <w:t xml:space="preserve"> web </w:t>
      </w:r>
      <w:proofErr w:type="spellStart"/>
      <w:r w:rsidRPr="006A466D">
        <w:t>liên</w:t>
      </w:r>
      <w:proofErr w:type="spellEnd"/>
      <w:r w:rsidRPr="006A466D">
        <w:t xml:space="preserve"> </w:t>
      </w:r>
      <w:proofErr w:type="spellStart"/>
      <w:r w:rsidRPr="006A466D">
        <w:t>quan</w:t>
      </w:r>
      <w:proofErr w:type="spellEnd"/>
      <w:r w:rsidRPr="006A466D">
        <w:t xml:space="preserve">. </w:t>
      </w:r>
      <w:proofErr w:type="spellStart"/>
      <w:r w:rsidRPr="006A466D">
        <w:t>Những</w:t>
      </w:r>
      <w:proofErr w:type="spellEnd"/>
      <w:r w:rsidRPr="006A466D">
        <w:t xml:space="preserve"> </w:t>
      </w:r>
      <w:proofErr w:type="spellStart"/>
      <w:r w:rsidRPr="006A466D">
        <w:t>dữ</w:t>
      </w:r>
      <w:proofErr w:type="spellEnd"/>
      <w:r w:rsidRPr="006A466D">
        <w:t xml:space="preserve"> </w:t>
      </w:r>
      <w:proofErr w:type="spellStart"/>
      <w:r w:rsidRPr="006A466D">
        <w:t>liệu</w:t>
      </w:r>
      <w:proofErr w:type="spellEnd"/>
      <w:r w:rsidRPr="006A466D">
        <w:t xml:space="preserve"> </w:t>
      </w:r>
      <w:proofErr w:type="spellStart"/>
      <w:r w:rsidRPr="006A466D">
        <w:t>hình</w:t>
      </w:r>
      <w:proofErr w:type="spellEnd"/>
      <w:r w:rsidRPr="006A466D">
        <w:t xml:space="preserve"> </w:t>
      </w:r>
      <w:proofErr w:type="spellStart"/>
      <w:r w:rsidRPr="006A466D">
        <w:t>ảnh</w:t>
      </w:r>
      <w:proofErr w:type="spellEnd"/>
      <w:r w:rsidRPr="006A466D">
        <w:t xml:space="preserve"> </w:t>
      </w:r>
      <w:proofErr w:type="spellStart"/>
      <w:r w:rsidRPr="006A466D">
        <w:t>này</w:t>
      </w:r>
      <w:proofErr w:type="spellEnd"/>
      <w:r w:rsidRPr="006A466D">
        <w:t xml:space="preserve"> </w:t>
      </w:r>
      <w:proofErr w:type="spellStart"/>
      <w:r w:rsidRPr="006A466D">
        <w:t>sẽ</w:t>
      </w:r>
      <w:proofErr w:type="spellEnd"/>
      <w:r w:rsidRPr="006A466D">
        <w:t xml:space="preserve"> </w:t>
      </w:r>
      <w:proofErr w:type="spellStart"/>
      <w:r w:rsidRPr="006A466D">
        <w:t>đóng</w:t>
      </w:r>
      <w:proofErr w:type="spellEnd"/>
      <w:r w:rsidRPr="006A466D">
        <w:t xml:space="preserve"> </w:t>
      </w:r>
      <w:proofErr w:type="spellStart"/>
      <w:r w:rsidRPr="006A466D">
        <w:t>vai</w:t>
      </w:r>
      <w:proofErr w:type="spellEnd"/>
      <w:r w:rsidRPr="006A466D">
        <w:t xml:space="preserve"> </w:t>
      </w:r>
      <w:proofErr w:type="spellStart"/>
      <w:r w:rsidRPr="006A466D">
        <w:t>trò</w:t>
      </w:r>
      <w:proofErr w:type="spellEnd"/>
      <w:r w:rsidRPr="006A466D">
        <w:t xml:space="preserve"> </w:t>
      </w:r>
      <w:proofErr w:type="spellStart"/>
      <w:r w:rsidRPr="006A466D">
        <w:t>quan</w:t>
      </w:r>
      <w:proofErr w:type="spellEnd"/>
      <w:r w:rsidRPr="006A466D">
        <w:t xml:space="preserve"> </w:t>
      </w:r>
      <w:proofErr w:type="spellStart"/>
      <w:r w:rsidRPr="006A466D">
        <w:t>trọng</w:t>
      </w:r>
      <w:proofErr w:type="spellEnd"/>
      <w:r w:rsidRPr="006A466D">
        <w:t xml:space="preserve"> </w:t>
      </w:r>
      <w:proofErr w:type="spellStart"/>
      <w:r w:rsidRPr="006A466D">
        <w:t>trong</w:t>
      </w:r>
      <w:proofErr w:type="spellEnd"/>
      <w:r w:rsidRPr="006A466D">
        <w:t xml:space="preserve"> </w:t>
      </w:r>
      <w:proofErr w:type="spellStart"/>
      <w:r w:rsidRPr="006A466D">
        <w:t>quá</w:t>
      </w:r>
      <w:proofErr w:type="spellEnd"/>
      <w:r w:rsidRPr="006A466D">
        <w:t xml:space="preserve"> </w:t>
      </w:r>
      <w:proofErr w:type="spellStart"/>
      <w:r w:rsidRPr="006A466D">
        <w:t>trình</w:t>
      </w:r>
      <w:proofErr w:type="spellEnd"/>
      <w:r w:rsidRPr="006A466D">
        <w:t xml:space="preserve"> </w:t>
      </w:r>
      <w:proofErr w:type="spellStart"/>
      <w:r w:rsidRPr="006A466D">
        <w:t>phát</w:t>
      </w:r>
      <w:proofErr w:type="spellEnd"/>
      <w:r w:rsidRPr="006A466D">
        <w:t xml:space="preserve"> </w:t>
      </w:r>
      <w:proofErr w:type="spellStart"/>
      <w:r w:rsidRPr="006A466D">
        <w:t>triển</w:t>
      </w:r>
      <w:proofErr w:type="spellEnd"/>
      <w:r w:rsidRPr="006A466D">
        <w:t xml:space="preserve"> </w:t>
      </w:r>
      <w:proofErr w:type="spellStart"/>
      <w:r w:rsidRPr="006A466D">
        <w:t>tiếp</w:t>
      </w:r>
      <w:proofErr w:type="spellEnd"/>
      <w:r w:rsidRPr="006A466D">
        <w:t xml:space="preserve"> </w:t>
      </w:r>
      <w:proofErr w:type="spellStart"/>
      <w:r w:rsidRPr="006A466D">
        <w:t>theo</w:t>
      </w:r>
      <w:proofErr w:type="spellEnd"/>
      <w:r w:rsidRPr="006A466D">
        <w:t xml:space="preserve"> </w:t>
      </w:r>
      <w:proofErr w:type="spellStart"/>
      <w:r w:rsidRPr="006A466D">
        <w:t>của</w:t>
      </w:r>
      <w:proofErr w:type="spellEnd"/>
      <w:r w:rsidRPr="006A466D">
        <w:t xml:space="preserve"> </w:t>
      </w:r>
      <w:proofErr w:type="spellStart"/>
      <w:r w:rsidRPr="006A466D">
        <w:t>dự</w:t>
      </w:r>
      <w:proofErr w:type="spellEnd"/>
      <w:r w:rsidRPr="006A466D">
        <w:t xml:space="preserve"> </w:t>
      </w:r>
      <w:proofErr w:type="spellStart"/>
      <w:r w:rsidRPr="006A466D">
        <w:t>án</w:t>
      </w:r>
      <w:proofErr w:type="spellEnd"/>
      <w:r w:rsidRPr="006A466D">
        <w:t xml:space="preserve"> </w:t>
      </w:r>
      <w:proofErr w:type="spellStart"/>
      <w:r w:rsidRPr="006A466D">
        <w:t>này</w:t>
      </w:r>
      <w:proofErr w:type="spellEnd"/>
      <w:r w:rsidRPr="006A466D">
        <w:t xml:space="preserve">. </w:t>
      </w:r>
      <w:proofErr w:type="spellStart"/>
      <w:r w:rsidRPr="006A466D">
        <w:t>Chúng</w:t>
      </w:r>
      <w:proofErr w:type="spellEnd"/>
      <w:r w:rsidRPr="006A466D">
        <w:t xml:space="preserve"> </w:t>
      </w:r>
      <w:proofErr w:type="spellStart"/>
      <w:r>
        <w:t>em</w:t>
      </w:r>
      <w:proofErr w:type="spellEnd"/>
      <w:r>
        <w:rPr>
          <w:lang w:val="vi-VN"/>
        </w:rPr>
        <w:t xml:space="preserve"> </w:t>
      </w:r>
      <w:proofErr w:type="spellStart"/>
      <w:r w:rsidRPr="006A466D">
        <w:t>dự</w:t>
      </w:r>
      <w:proofErr w:type="spellEnd"/>
      <w:r w:rsidRPr="006A466D">
        <w:t xml:space="preserve"> </w:t>
      </w:r>
      <w:proofErr w:type="spellStart"/>
      <w:r w:rsidRPr="006A466D">
        <w:t>định</w:t>
      </w:r>
      <w:proofErr w:type="spellEnd"/>
      <w:r w:rsidRPr="006A466D">
        <w:t xml:space="preserve"> </w:t>
      </w:r>
      <w:proofErr w:type="spellStart"/>
      <w:r w:rsidRPr="006A466D">
        <w:t>sử</w:t>
      </w:r>
      <w:proofErr w:type="spellEnd"/>
      <w:r w:rsidRPr="006A466D">
        <w:t xml:space="preserve"> </w:t>
      </w:r>
      <w:proofErr w:type="spellStart"/>
      <w:r w:rsidRPr="006A466D">
        <w:t>dụng</w:t>
      </w:r>
      <w:proofErr w:type="spellEnd"/>
      <w:r w:rsidRPr="006A466D">
        <w:t xml:space="preserve"> </w:t>
      </w:r>
      <w:proofErr w:type="spellStart"/>
      <w:r w:rsidRPr="006A466D">
        <w:t>những</w:t>
      </w:r>
      <w:proofErr w:type="spellEnd"/>
      <w:r w:rsidRPr="006A466D">
        <w:t xml:space="preserve"> </w:t>
      </w:r>
      <w:proofErr w:type="spellStart"/>
      <w:r w:rsidRPr="006A466D">
        <w:t>hình</w:t>
      </w:r>
      <w:proofErr w:type="spellEnd"/>
      <w:r w:rsidRPr="006A466D">
        <w:t xml:space="preserve"> </w:t>
      </w:r>
      <w:proofErr w:type="spellStart"/>
      <w:r w:rsidRPr="006A466D">
        <w:t>ảnh</w:t>
      </w:r>
      <w:proofErr w:type="spellEnd"/>
      <w:r w:rsidRPr="006A466D">
        <w:t xml:space="preserve"> </w:t>
      </w:r>
      <w:proofErr w:type="spellStart"/>
      <w:r w:rsidRPr="006A466D">
        <w:t>này</w:t>
      </w:r>
      <w:proofErr w:type="spellEnd"/>
      <w:r w:rsidRPr="006A466D">
        <w:t xml:space="preserve"> </w:t>
      </w:r>
      <w:proofErr w:type="spellStart"/>
      <w:r w:rsidRPr="006A466D">
        <w:t>để</w:t>
      </w:r>
      <w:proofErr w:type="spellEnd"/>
      <w:r w:rsidRPr="006A466D">
        <w:t xml:space="preserve"> </w:t>
      </w:r>
      <w:proofErr w:type="spellStart"/>
      <w:r w:rsidRPr="006A466D">
        <w:t>trích</w:t>
      </w:r>
      <w:proofErr w:type="spellEnd"/>
      <w:r w:rsidRPr="006A466D">
        <w:t xml:space="preserve"> </w:t>
      </w:r>
      <w:proofErr w:type="spellStart"/>
      <w:r w:rsidRPr="006A466D">
        <w:t>xuất</w:t>
      </w:r>
      <w:proofErr w:type="spellEnd"/>
      <w:r w:rsidRPr="006A466D">
        <w:t xml:space="preserve"> </w:t>
      </w:r>
      <w:proofErr w:type="spellStart"/>
      <w:r w:rsidRPr="006A466D">
        <w:t>văn</w:t>
      </w:r>
      <w:proofErr w:type="spellEnd"/>
      <w:r w:rsidRPr="006A466D">
        <w:t xml:space="preserve"> </w:t>
      </w:r>
      <w:proofErr w:type="spellStart"/>
      <w:r w:rsidRPr="006A466D">
        <w:t>bản</w:t>
      </w:r>
      <w:proofErr w:type="spellEnd"/>
      <w:r w:rsidRPr="006A466D">
        <w:t xml:space="preserve"> </w:t>
      </w:r>
      <w:proofErr w:type="spellStart"/>
      <w:r w:rsidRPr="006A466D">
        <w:t>bằng</w:t>
      </w:r>
      <w:proofErr w:type="spellEnd"/>
      <w:r w:rsidRPr="006A466D">
        <w:t xml:space="preserve"> </w:t>
      </w:r>
      <w:proofErr w:type="spellStart"/>
      <w:r w:rsidRPr="006A466D">
        <w:t>các</w:t>
      </w:r>
      <w:proofErr w:type="spellEnd"/>
      <w:r w:rsidRPr="006A466D">
        <w:t xml:space="preserve"> </w:t>
      </w:r>
      <w:proofErr w:type="spellStart"/>
      <w:r w:rsidRPr="006A466D">
        <w:t>mô</w:t>
      </w:r>
      <w:proofErr w:type="spellEnd"/>
      <w:r w:rsidRPr="006A466D">
        <w:t xml:space="preserve"> </w:t>
      </w:r>
      <w:proofErr w:type="spellStart"/>
      <w:r w:rsidRPr="006A466D">
        <w:t>hình</w:t>
      </w:r>
      <w:proofErr w:type="spellEnd"/>
      <w:r w:rsidRPr="006A466D">
        <w:t xml:space="preserve"> </w:t>
      </w:r>
      <w:proofErr w:type="spellStart"/>
      <w:r w:rsidRPr="006A466D">
        <w:t>thị</w:t>
      </w:r>
      <w:proofErr w:type="spellEnd"/>
      <w:r w:rsidRPr="006A466D">
        <w:t xml:space="preserve"> </w:t>
      </w:r>
      <w:proofErr w:type="spellStart"/>
      <w:r w:rsidRPr="006A466D">
        <w:t>giác</w:t>
      </w:r>
      <w:proofErr w:type="spellEnd"/>
      <w:r w:rsidRPr="006A466D">
        <w:t xml:space="preserve"> </w:t>
      </w:r>
      <w:proofErr w:type="spellStart"/>
      <w:r w:rsidRPr="006A466D">
        <w:t>máy</w:t>
      </w:r>
      <w:proofErr w:type="spellEnd"/>
      <w:r w:rsidRPr="006A466D">
        <w:t xml:space="preserve"> </w:t>
      </w:r>
      <w:proofErr w:type="spellStart"/>
      <w:r w:rsidRPr="006A466D">
        <w:t>tính</w:t>
      </w:r>
      <w:proofErr w:type="spellEnd"/>
      <w:r w:rsidRPr="006A466D">
        <w:t>.</w:t>
      </w:r>
    </w:p>
    <w:p w14:paraId="766E8D83" w14:textId="40198B9B" w:rsidR="006F4AE9" w:rsidRPr="006A466D" w:rsidRDefault="006F4AE9" w:rsidP="007D2A5C">
      <w:pPr>
        <w:pStyle w:val="NormalText"/>
        <w:jc w:val="both"/>
      </w:pPr>
      <w:proofErr w:type="spellStart"/>
      <w:r w:rsidRPr="006A466D">
        <w:t>Kế</w:t>
      </w:r>
      <w:proofErr w:type="spellEnd"/>
      <w:r w:rsidRPr="006A466D">
        <w:t xml:space="preserve"> </w:t>
      </w:r>
      <w:proofErr w:type="spellStart"/>
      <w:r w:rsidRPr="006A466D">
        <w:t>hoạch</w:t>
      </w:r>
      <w:proofErr w:type="spellEnd"/>
      <w:r w:rsidRPr="006A466D">
        <w:t xml:space="preserve"> </w:t>
      </w:r>
      <w:proofErr w:type="spellStart"/>
      <w:r w:rsidRPr="006A466D">
        <w:t>tiếp</w:t>
      </w:r>
      <w:proofErr w:type="spellEnd"/>
      <w:r w:rsidRPr="006A466D">
        <w:t xml:space="preserve"> </w:t>
      </w:r>
      <w:proofErr w:type="spellStart"/>
      <w:r w:rsidRPr="006A466D">
        <w:t>theo</w:t>
      </w:r>
      <w:proofErr w:type="spellEnd"/>
      <w:r w:rsidRPr="006A466D">
        <w:t xml:space="preserve"> </w:t>
      </w:r>
      <w:proofErr w:type="spellStart"/>
      <w:r w:rsidRPr="006A466D">
        <w:t>của</w:t>
      </w:r>
      <w:proofErr w:type="spellEnd"/>
      <w:r w:rsidRPr="006A466D">
        <w:t xml:space="preserve"> </w:t>
      </w:r>
      <w:proofErr w:type="spellStart"/>
      <w:r w:rsidRPr="006A466D">
        <w:t>chúng</w:t>
      </w:r>
      <w:proofErr w:type="spellEnd"/>
      <w:r w:rsidRPr="006A466D">
        <w:t xml:space="preserve"> </w:t>
      </w:r>
      <w:proofErr w:type="spellStart"/>
      <w:r w:rsidRPr="006A466D">
        <w:t>tôi</w:t>
      </w:r>
      <w:proofErr w:type="spellEnd"/>
      <w:r w:rsidRPr="006A466D">
        <w:t xml:space="preserve"> </w:t>
      </w:r>
      <w:proofErr w:type="spellStart"/>
      <w:r w:rsidRPr="006A466D">
        <w:t>là</w:t>
      </w:r>
      <w:proofErr w:type="spellEnd"/>
      <w:r w:rsidRPr="006A466D">
        <w:t xml:space="preserve"> </w:t>
      </w:r>
      <w:proofErr w:type="spellStart"/>
      <w:r w:rsidRPr="006A466D">
        <w:t>áp</w:t>
      </w:r>
      <w:proofErr w:type="spellEnd"/>
      <w:r w:rsidRPr="006A466D">
        <w:t xml:space="preserve"> </w:t>
      </w:r>
      <w:proofErr w:type="spellStart"/>
      <w:r w:rsidRPr="006A466D">
        <w:t>dụng</w:t>
      </w:r>
      <w:proofErr w:type="spellEnd"/>
      <w:r w:rsidRPr="006A466D">
        <w:t xml:space="preserve"> </w:t>
      </w:r>
      <w:proofErr w:type="spellStart"/>
      <w:r w:rsidRPr="006A466D">
        <w:t>các</w:t>
      </w:r>
      <w:proofErr w:type="spellEnd"/>
      <w:r w:rsidRPr="006A466D">
        <w:t xml:space="preserve"> </w:t>
      </w:r>
      <w:proofErr w:type="spellStart"/>
      <w:r w:rsidRPr="006A466D">
        <w:t>thuật</w:t>
      </w:r>
      <w:proofErr w:type="spellEnd"/>
      <w:r w:rsidRPr="006A466D">
        <w:t xml:space="preserve"> </w:t>
      </w:r>
      <w:proofErr w:type="spellStart"/>
      <w:r w:rsidRPr="006A466D">
        <w:t>toán</w:t>
      </w:r>
      <w:proofErr w:type="spellEnd"/>
      <w:r w:rsidRPr="006A466D">
        <w:t xml:space="preserve"> </w:t>
      </w:r>
      <w:proofErr w:type="spellStart"/>
      <w:r w:rsidRPr="006A466D">
        <w:t>nhận</w:t>
      </w:r>
      <w:proofErr w:type="spellEnd"/>
      <w:r w:rsidRPr="006A466D">
        <w:t xml:space="preserve"> </w:t>
      </w:r>
      <w:proofErr w:type="spellStart"/>
      <w:r w:rsidRPr="006A466D">
        <w:t>dạng</w:t>
      </w:r>
      <w:proofErr w:type="spellEnd"/>
      <w:r w:rsidRPr="006A466D">
        <w:t xml:space="preserve"> </w:t>
      </w:r>
      <w:proofErr w:type="spellStart"/>
      <w:r w:rsidRPr="006A466D">
        <w:t>văn</w:t>
      </w:r>
      <w:proofErr w:type="spellEnd"/>
      <w:r w:rsidRPr="006A466D">
        <w:t xml:space="preserve"> </w:t>
      </w:r>
      <w:proofErr w:type="spellStart"/>
      <w:r w:rsidRPr="006A466D">
        <w:t>bản</w:t>
      </w:r>
      <w:proofErr w:type="spellEnd"/>
      <w:r w:rsidRPr="006A466D">
        <w:t xml:space="preserve"> </w:t>
      </w:r>
      <w:proofErr w:type="spellStart"/>
      <w:r w:rsidRPr="006A466D">
        <w:t>và</w:t>
      </w:r>
      <w:proofErr w:type="spellEnd"/>
      <w:r w:rsidRPr="006A466D">
        <w:t xml:space="preserve"> </w:t>
      </w:r>
      <w:proofErr w:type="spellStart"/>
      <w:r w:rsidRPr="006A466D">
        <w:t>trích</w:t>
      </w:r>
      <w:proofErr w:type="spellEnd"/>
      <w:r w:rsidRPr="006A466D">
        <w:t xml:space="preserve"> </w:t>
      </w:r>
      <w:proofErr w:type="spellStart"/>
      <w:r w:rsidRPr="006A466D">
        <w:t>xuất</w:t>
      </w:r>
      <w:proofErr w:type="spellEnd"/>
      <w:r w:rsidRPr="006A466D">
        <w:t xml:space="preserve"> </w:t>
      </w:r>
      <w:proofErr w:type="spellStart"/>
      <w:r w:rsidRPr="006A466D">
        <w:t>thông</w:t>
      </w:r>
      <w:proofErr w:type="spellEnd"/>
      <w:r w:rsidRPr="006A466D">
        <w:t xml:space="preserve"> tin </w:t>
      </w:r>
      <w:proofErr w:type="spellStart"/>
      <w:r w:rsidRPr="006A466D">
        <w:t>từ</w:t>
      </w:r>
      <w:proofErr w:type="spellEnd"/>
      <w:r w:rsidRPr="006A466D">
        <w:t xml:space="preserve"> </w:t>
      </w:r>
      <w:proofErr w:type="spellStart"/>
      <w:r w:rsidRPr="006A466D">
        <w:t>những</w:t>
      </w:r>
      <w:proofErr w:type="spellEnd"/>
      <w:r w:rsidRPr="006A466D">
        <w:t xml:space="preserve"> </w:t>
      </w:r>
      <w:proofErr w:type="spellStart"/>
      <w:r w:rsidRPr="006A466D">
        <w:t>hình</w:t>
      </w:r>
      <w:proofErr w:type="spellEnd"/>
      <w:r w:rsidRPr="006A466D">
        <w:t xml:space="preserve"> </w:t>
      </w:r>
      <w:proofErr w:type="spellStart"/>
      <w:r w:rsidRPr="006A466D">
        <w:t>ảnh</w:t>
      </w:r>
      <w:proofErr w:type="spellEnd"/>
      <w:r w:rsidRPr="006A466D">
        <w:t xml:space="preserve"> </w:t>
      </w:r>
      <w:proofErr w:type="spellStart"/>
      <w:r w:rsidRPr="006A466D">
        <w:t>này</w:t>
      </w:r>
      <w:proofErr w:type="spellEnd"/>
      <w:r w:rsidRPr="006A466D">
        <w:t xml:space="preserve">. </w:t>
      </w:r>
      <w:proofErr w:type="spellStart"/>
      <w:r w:rsidRPr="006A466D">
        <w:t>Quá</w:t>
      </w:r>
      <w:proofErr w:type="spellEnd"/>
      <w:r w:rsidRPr="006A466D">
        <w:t xml:space="preserve"> </w:t>
      </w:r>
      <w:proofErr w:type="spellStart"/>
      <w:r w:rsidRPr="006A466D">
        <w:t>trình</w:t>
      </w:r>
      <w:proofErr w:type="spellEnd"/>
      <w:r w:rsidRPr="006A466D">
        <w:t xml:space="preserve"> </w:t>
      </w:r>
      <w:proofErr w:type="spellStart"/>
      <w:r w:rsidRPr="006A466D">
        <w:t>này</w:t>
      </w:r>
      <w:proofErr w:type="spellEnd"/>
      <w:r w:rsidRPr="006A466D">
        <w:t xml:space="preserve"> </w:t>
      </w:r>
      <w:proofErr w:type="spellStart"/>
      <w:r w:rsidRPr="006A466D">
        <w:t>có</w:t>
      </w:r>
      <w:proofErr w:type="spellEnd"/>
      <w:r w:rsidRPr="006A466D">
        <w:t xml:space="preserve"> </w:t>
      </w:r>
      <w:proofErr w:type="spellStart"/>
      <w:r w:rsidRPr="006A466D">
        <w:t>thể</w:t>
      </w:r>
      <w:proofErr w:type="spellEnd"/>
      <w:r w:rsidRPr="006A466D">
        <w:t xml:space="preserve"> bao </w:t>
      </w:r>
      <w:proofErr w:type="spellStart"/>
      <w:r w:rsidRPr="006A466D">
        <w:t>gồm</w:t>
      </w:r>
      <w:proofErr w:type="spellEnd"/>
      <w:r w:rsidRPr="006A466D">
        <w:t xml:space="preserve"> </w:t>
      </w:r>
      <w:proofErr w:type="spellStart"/>
      <w:r w:rsidRPr="006A466D">
        <w:t>việc</w:t>
      </w:r>
      <w:proofErr w:type="spellEnd"/>
      <w:r w:rsidRPr="006A466D">
        <w:t xml:space="preserve"> </w:t>
      </w:r>
      <w:proofErr w:type="spellStart"/>
      <w:r w:rsidRPr="006A466D">
        <w:t>sử</w:t>
      </w:r>
      <w:proofErr w:type="spellEnd"/>
      <w:r w:rsidRPr="006A466D">
        <w:t xml:space="preserve"> </w:t>
      </w:r>
      <w:proofErr w:type="spellStart"/>
      <w:r w:rsidRPr="006A466D">
        <w:t>dụng</w:t>
      </w:r>
      <w:proofErr w:type="spellEnd"/>
      <w:r w:rsidRPr="006A466D">
        <w:t xml:space="preserve"> </w:t>
      </w:r>
      <w:proofErr w:type="spellStart"/>
      <w:r w:rsidRPr="006A466D">
        <w:t>kỹ</w:t>
      </w:r>
      <w:proofErr w:type="spellEnd"/>
      <w:r w:rsidRPr="006A466D">
        <w:t xml:space="preserve"> </w:t>
      </w:r>
      <w:proofErr w:type="spellStart"/>
      <w:r w:rsidRPr="006A466D">
        <w:t>thuật</w:t>
      </w:r>
      <w:proofErr w:type="spellEnd"/>
      <w:r w:rsidRPr="006A466D">
        <w:t xml:space="preserve"> OCR (Optical Character Recognition) </w:t>
      </w:r>
      <w:proofErr w:type="spellStart"/>
      <w:r w:rsidRPr="006A466D">
        <w:t>để</w:t>
      </w:r>
      <w:proofErr w:type="spellEnd"/>
      <w:r w:rsidRPr="006A466D">
        <w:t xml:space="preserve"> </w:t>
      </w:r>
      <w:proofErr w:type="spellStart"/>
      <w:r w:rsidRPr="006A466D">
        <w:t>chuyển</w:t>
      </w:r>
      <w:proofErr w:type="spellEnd"/>
      <w:r w:rsidRPr="006A466D">
        <w:t xml:space="preserve"> </w:t>
      </w:r>
      <w:proofErr w:type="spellStart"/>
      <w:r w:rsidRPr="006A466D">
        <w:t>đổi</w:t>
      </w:r>
      <w:proofErr w:type="spellEnd"/>
      <w:r w:rsidRPr="006A466D">
        <w:t xml:space="preserve"> </w:t>
      </w:r>
      <w:proofErr w:type="spellStart"/>
      <w:r w:rsidRPr="006A466D">
        <w:t>dữ</w:t>
      </w:r>
      <w:proofErr w:type="spellEnd"/>
      <w:r w:rsidRPr="006A466D">
        <w:t xml:space="preserve"> </w:t>
      </w:r>
      <w:proofErr w:type="spellStart"/>
      <w:r w:rsidRPr="006A466D">
        <w:t>liệu</w:t>
      </w:r>
      <w:proofErr w:type="spellEnd"/>
      <w:r w:rsidRPr="006A466D">
        <w:t xml:space="preserve"> </w:t>
      </w:r>
      <w:proofErr w:type="spellStart"/>
      <w:r w:rsidRPr="006A466D">
        <w:t>hình</w:t>
      </w:r>
      <w:proofErr w:type="spellEnd"/>
      <w:r w:rsidRPr="006A466D">
        <w:t xml:space="preserve"> </w:t>
      </w:r>
      <w:proofErr w:type="spellStart"/>
      <w:r w:rsidRPr="006A466D">
        <w:t>ảnh</w:t>
      </w:r>
      <w:proofErr w:type="spellEnd"/>
      <w:r w:rsidRPr="006A466D">
        <w:t xml:space="preserve"> sang </w:t>
      </w:r>
      <w:proofErr w:type="spellStart"/>
      <w:r w:rsidRPr="006A466D">
        <w:t>dạng</w:t>
      </w:r>
      <w:proofErr w:type="spellEnd"/>
      <w:r w:rsidRPr="006A466D">
        <w:t xml:space="preserve"> </w:t>
      </w:r>
      <w:proofErr w:type="spellStart"/>
      <w:r w:rsidRPr="006A466D">
        <w:t>văn</w:t>
      </w:r>
      <w:proofErr w:type="spellEnd"/>
      <w:r w:rsidRPr="006A466D">
        <w:t xml:space="preserve"> </w:t>
      </w:r>
      <w:proofErr w:type="spellStart"/>
      <w:r w:rsidRPr="006A466D">
        <w:t>bản</w:t>
      </w:r>
      <w:proofErr w:type="spellEnd"/>
      <w:r w:rsidRPr="006A466D">
        <w:t xml:space="preserve"> </w:t>
      </w:r>
      <w:proofErr w:type="spellStart"/>
      <w:r w:rsidRPr="006A466D">
        <w:t>có</w:t>
      </w:r>
      <w:proofErr w:type="spellEnd"/>
      <w:r w:rsidRPr="006A466D">
        <w:t xml:space="preserve"> </w:t>
      </w:r>
      <w:proofErr w:type="spellStart"/>
      <w:r w:rsidRPr="006A466D">
        <w:t>thể</w:t>
      </w:r>
      <w:proofErr w:type="spellEnd"/>
      <w:r w:rsidRPr="006A466D">
        <w:t xml:space="preserve"> </w:t>
      </w:r>
      <w:proofErr w:type="spellStart"/>
      <w:r w:rsidRPr="006A466D">
        <w:t>đọc</w:t>
      </w:r>
      <w:proofErr w:type="spellEnd"/>
      <w:r w:rsidRPr="006A466D">
        <w:t xml:space="preserve"> </w:t>
      </w:r>
      <w:proofErr w:type="spellStart"/>
      <w:r w:rsidRPr="006A466D">
        <w:t>được</w:t>
      </w:r>
      <w:proofErr w:type="spellEnd"/>
      <w:r w:rsidRPr="006A466D">
        <w:t xml:space="preserve">. Sau </w:t>
      </w:r>
      <w:proofErr w:type="spellStart"/>
      <w:r w:rsidRPr="006A466D">
        <w:t>đó</w:t>
      </w:r>
      <w:proofErr w:type="spellEnd"/>
      <w:r w:rsidRPr="006A466D">
        <w:t xml:space="preserve">, </w:t>
      </w:r>
      <w:proofErr w:type="spellStart"/>
      <w:r w:rsidRPr="006A466D">
        <w:t>chúng</w:t>
      </w:r>
      <w:proofErr w:type="spellEnd"/>
      <w:r w:rsidRPr="006A466D">
        <w:t xml:space="preserve"> </w:t>
      </w:r>
      <w:proofErr w:type="spellStart"/>
      <w:r w:rsidRPr="006A466D">
        <w:t>tôi</w:t>
      </w:r>
      <w:proofErr w:type="spellEnd"/>
      <w:r w:rsidRPr="006A466D">
        <w:t xml:space="preserve"> </w:t>
      </w:r>
      <w:proofErr w:type="spellStart"/>
      <w:r w:rsidRPr="006A466D">
        <w:t>sẽ</w:t>
      </w:r>
      <w:proofErr w:type="spellEnd"/>
      <w:r w:rsidRPr="006A466D">
        <w:t xml:space="preserve"> </w:t>
      </w:r>
      <w:proofErr w:type="spellStart"/>
      <w:r w:rsidRPr="006A466D">
        <w:t>xử</w:t>
      </w:r>
      <w:proofErr w:type="spellEnd"/>
      <w:r w:rsidRPr="006A466D">
        <w:t xml:space="preserve"> </w:t>
      </w:r>
      <w:proofErr w:type="spellStart"/>
      <w:r w:rsidRPr="006A466D">
        <w:t>lý</w:t>
      </w:r>
      <w:proofErr w:type="spellEnd"/>
      <w:r w:rsidRPr="006A466D">
        <w:t xml:space="preserve"> </w:t>
      </w:r>
      <w:proofErr w:type="spellStart"/>
      <w:r w:rsidRPr="006A466D">
        <w:t>và</w:t>
      </w:r>
      <w:proofErr w:type="spellEnd"/>
      <w:r w:rsidRPr="006A466D">
        <w:t xml:space="preserve"> </w:t>
      </w:r>
      <w:proofErr w:type="spellStart"/>
      <w:r w:rsidRPr="006A466D">
        <w:t>làm</w:t>
      </w:r>
      <w:proofErr w:type="spellEnd"/>
      <w:r w:rsidRPr="006A466D">
        <w:t xml:space="preserve"> </w:t>
      </w:r>
      <w:proofErr w:type="spellStart"/>
      <w:r w:rsidRPr="006A466D">
        <w:t>sạch</w:t>
      </w:r>
      <w:proofErr w:type="spellEnd"/>
      <w:r w:rsidRPr="006A466D">
        <w:t xml:space="preserve"> </w:t>
      </w:r>
      <w:proofErr w:type="spellStart"/>
      <w:r w:rsidRPr="006A466D">
        <w:t>dữ</w:t>
      </w:r>
      <w:proofErr w:type="spellEnd"/>
      <w:r w:rsidRPr="006A466D">
        <w:t xml:space="preserve"> </w:t>
      </w:r>
      <w:proofErr w:type="spellStart"/>
      <w:r w:rsidRPr="006A466D">
        <w:t>liệu</w:t>
      </w:r>
      <w:proofErr w:type="spellEnd"/>
      <w:r w:rsidRPr="006A466D">
        <w:t xml:space="preserve"> </w:t>
      </w:r>
      <w:proofErr w:type="spellStart"/>
      <w:r w:rsidRPr="006A466D">
        <w:t>để</w:t>
      </w:r>
      <w:proofErr w:type="spellEnd"/>
      <w:r w:rsidRPr="006A466D">
        <w:t xml:space="preserve"> </w:t>
      </w:r>
      <w:proofErr w:type="spellStart"/>
      <w:r w:rsidRPr="006A466D">
        <w:t>đảm</w:t>
      </w:r>
      <w:proofErr w:type="spellEnd"/>
      <w:r w:rsidRPr="006A466D">
        <w:t xml:space="preserve"> </w:t>
      </w:r>
      <w:proofErr w:type="spellStart"/>
      <w:r w:rsidRPr="006A466D">
        <w:t>bảo</w:t>
      </w:r>
      <w:proofErr w:type="spellEnd"/>
      <w:r w:rsidRPr="006A466D">
        <w:t xml:space="preserve"> </w:t>
      </w:r>
      <w:proofErr w:type="spellStart"/>
      <w:r w:rsidRPr="006A466D">
        <w:t>tính</w:t>
      </w:r>
      <w:proofErr w:type="spellEnd"/>
      <w:r w:rsidRPr="006A466D">
        <w:t xml:space="preserve"> </w:t>
      </w:r>
      <w:proofErr w:type="spellStart"/>
      <w:r w:rsidRPr="006A466D">
        <w:t>chính</w:t>
      </w:r>
      <w:proofErr w:type="spellEnd"/>
      <w:r w:rsidRPr="006A466D">
        <w:t xml:space="preserve"> </w:t>
      </w:r>
      <w:proofErr w:type="spellStart"/>
      <w:r w:rsidRPr="006A466D">
        <w:t>xác</w:t>
      </w:r>
      <w:proofErr w:type="spellEnd"/>
      <w:r w:rsidRPr="006A466D">
        <w:t xml:space="preserve"> </w:t>
      </w:r>
      <w:proofErr w:type="spellStart"/>
      <w:r w:rsidRPr="006A466D">
        <w:t>và</w:t>
      </w:r>
      <w:proofErr w:type="spellEnd"/>
      <w:r w:rsidRPr="006A466D">
        <w:t xml:space="preserve"> </w:t>
      </w:r>
      <w:proofErr w:type="spellStart"/>
      <w:r w:rsidRPr="006A466D">
        <w:t>độ</w:t>
      </w:r>
      <w:proofErr w:type="spellEnd"/>
      <w:r w:rsidRPr="006A466D">
        <w:t xml:space="preserve"> tin </w:t>
      </w:r>
      <w:proofErr w:type="spellStart"/>
      <w:r w:rsidRPr="006A466D">
        <w:t>cậy</w:t>
      </w:r>
      <w:proofErr w:type="spellEnd"/>
      <w:r w:rsidRPr="006A466D">
        <w:t>.</w:t>
      </w:r>
    </w:p>
    <w:p w14:paraId="17E63C8E" w14:textId="746417E2" w:rsidR="006F4AE9" w:rsidRPr="006A466D" w:rsidRDefault="006F4AE9" w:rsidP="007D2A5C">
      <w:pPr>
        <w:pStyle w:val="NormalText"/>
        <w:jc w:val="both"/>
      </w:pPr>
      <w:r w:rsidRPr="006A466D">
        <w:t xml:space="preserve">Sau </w:t>
      </w:r>
      <w:proofErr w:type="spellStart"/>
      <w:r w:rsidRPr="006A466D">
        <w:t>khi</w:t>
      </w:r>
      <w:proofErr w:type="spellEnd"/>
      <w:r w:rsidRPr="006A466D">
        <w:t xml:space="preserve"> </w:t>
      </w:r>
      <w:proofErr w:type="spellStart"/>
      <w:r w:rsidRPr="006A466D">
        <w:t>trích</w:t>
      </w:r>
      <w:proofErr w:type="spellEnd"/>
      <w:r w:rsidRPr="006A466D">
        <w:t xml:space="preserve"> </w:t>
      </w:r>
      <w:proofErr w:type="spellStart"/>
      <w:r w:rsidRPr="006A466D">
        <w:t>xuất</w:t>
      </w:r>
      <w:proofErr w:type="spellEnd"/>
      <w:r w:rsidRPr="006A466D">
        <w:t xml:space="preserve"> </w:t>
      </w:r>
      <w:proofErr w:type="spellStart"/>
      <w:r w:rsidRPr="006A466D">
        <w:t>được</w:t>
      </w:r>
      <w:proofErr w:type="spellEnd"/>
      <w:r w:rsidRPr="006A466D">
        <w:t xml:space="preserve"> </w:t>
      </w:r>
      <w:proofErr w:type="spellStart"/>
      <w:r w:rsidRPr="006A466D">
        <w:t>dữ</w:t>
      </w:r>
      <w:proofErr w:type="spellEnd"/>
      <w:r w:rsidRPr="006A466D">
        <w:t xml:space="preserve"> </w:t>
      </w:r>
      <w:proofErr w:type="spellStart"/>
      <w:r w:rsidRPr="006A466D">
        <w:t>liệu</w:t>
      </w:r>
      <w:proofErr w:type="spellEnd"/>
      <w:r w:rsidRPr="006A466D">
        <w:t xml:space="preserve"> </w:t>
      </w:r>
      <w:proofErr w:type="spellStart"/>
      <w:r w:rsidRPr="006A466D">
        <w:t>văn</w:t>
      </w:r>
      <w:proofErr w:type="spellEnd"/>
      <w:r w:rsidRPr="006A466D">
        <w:t xml:space="preserve"> </w:t>
      </w:r>
      <w:proofErr w:type="spellStart"/>
      <w:r w:rsidRPr="006A466D">
        <w:t>bản</w:t>
      </w:r>
      <w:proofErr w:type="spellEnd"/>
      <w:r w:rsidRPr="006A466D">
        <w:t xml:space="preserve"> </w:t>
      </w:r>
      <w:proofErr w:type="spellStart"/>
      <w:r w:rsidRPr="006A466D">
        <w:t>từ</w:t>
      </w:r>
      <w:proofErr w:type="spellEnd"/>
      <w:r w:rsidRPr="006A466D">
        <w:t xml:space="preserve"> </w:t>
      </w:r>
      <w:proofErr w:type="spellStart"/>
      <w:r w:rsidRPr="006A466D">
        <w:t>hình</w:t>
      </w:r>
      <w:proofErr w:type="spellEnd"/>
      <w:r w:rsidRPr="006A466D">
        <w:t xml:space="preserve"> </w:t>
      </w:r>
      <w:proofErr w:type="spellStart"/>
      <w:r w:rsidRPr="006A466D">
        <w:t>ảnh</w:t>
      </w:r>
      <w:proofErr w:type="spellEnd"/>
      <w:r w:rsidRPr="006A466D">
        <w:t xml:space="preserve">, </w:t>
      </w:r>
      <w:proofErr w:type="spellStart"/>
      <w:r w:rsidRPr="006A466D">
        <w:t>chúng</w:t>
      </w:r>
      <w:proofErr w:type="spellEnd"/>
      <w:r w:rsidRPr="006A466D">
        <w:t xml:space="preserve"> </w:t>
      </w:r>
      <w:proofErr w:type="spellStart"/>
      <w:r w:rsidRPr="006A466D">
        <w:t>tôi</w:t>
      </w:r>
      <w:proofErr w:type="spellEnd"/>
      <w:r w:rsidRPr="006A466D">
        <w:t xml:space="preserve"> </w:t>
      </w:r>
      <w:proofErr w:type="spellStart"/>
      <w:r w:rsidRPr="006A466D">
        <w:t>sẽ</w:t>
      </w:r>
      <w:proofErr w:type="spellEnd"/>
      <w:r w:rsidRPr="006A466D">
        <w:t xml:space="preserve"> </w:t>
      </w:r>
      <w:proofErr w:type="spellStart"/>
      <w:r w:rsidRPr="006A466D">
        <w:t>tiếp</w:t>
      </w:r>
      <w:proofErr w:type="spellEnd"/>
      <w:r w:rsidRPr="006A466D">
        <w:t xml:space="preserve"> </w:t>
      </w:r>
      <w:proofErr w:type="spellStart"/>
      <w:r w:rsidRPr="006A466D">
        <w:t>tục</w:t>
      </w:r>
      <w:proofErr w:type="spellEnd"/>
      <w:r w:rsidRPr="006A466D">
        <w:t xml:space="preserve"> </w:t>
      </w:r>
      <w:proofErr w:type="spellStart"/>
      <w:r w:rsidRPr="006A466D">
        <w:t>nghiên</w:t>
      </w:r>
      <w:proofErr w:type="spellEnd"/>
      <w:r w:rsidRPr="006A466D">
        <w:t xml:space="preserve"> </w:t>
      </w:r>
      <w:proofErr w:type="spellStart"/>
      <w:r w:rsidRPr="006A466D">
        <w:t>cứu</w:t>
      </w:r>
      <w:proofErr w:type="spellEnd"/>
      <w:r w:rsidRPr="006A466D">
        <w:t xml:space="preserve"> </w:t>
      </w:r>
      <w:proofErr w:type="spellStart"/>
      <w:r w:rsidRPr="006A466D">
        <w:t>và</w:t>
      </w:r>
      <w:proofErr w:type="spellEnd"/>
      <w:r w:rsidRPr="006A466D">
        <w:t xml:space="preserve"> </w:t>
      </w:r>
      <w:proofErr w:type="spellStart"/>
      <w:r w:rsidRPr="006A466D">
        <w:t>phát</w:t>
      </w:r>
      <w:proofErr w:type="spellEnd"/>
      <w:r w:rsidRPr="006A466D">
        <w:t xml:space="preserve"> </w:t>
      </w:r>
      <w:proofErr w:type="spellStart"/>
      <w:r w:rsidRPr="006A466D">
        <w:t>triển</w:t>
      </w:r>
      <w:proofErr w:type="spellEnd"/>
      <w:r w:rsidRPr="006A466D">
        <w:t xml:space="preserve"> </w:t>
      </w:r>
      <w:proofErr w:type="spellStart"/>
      <w:r w:rsidRPr="006A466D">
        <w:t>các</w:t>
      </w:r>
      <w:proofErr w:type="spellEnd"/>
      <w:r w:rsidRPr="006A466D">
        <w:t xml:space="preserve"> </w:t>
      </w:r>
      <w:proofErr w:type="spellStart"/>
      <w:r w:rsidRPr="006A466D">
        <w:t>mô</w:t>
      </w:r>
      <w:proofErr w:type="spellEnd"/>
      <w:r w:rsidRPr="006A466D">
        <w:t xml:space="preserve"> </w:t>
      </w:r>
      <w:proofErr w:type="spellStart"/>
      <w:r w:rsidRPr="006A466D">
        <w:t>hình</w:t>
      </w:r>
      <w:proofErr w:type="spellEnd"/>
      <w:r w:rsidRPr="006A466D">
        <w:t xml:space="preserve"> </w:t>
      </w:r>
      <w:proofErr w:type="spellStart"/>
      <w:r w:rsidRPr="006A466D">
        <w:t>thị</w:t>
      </w:r>
      <w:proofErr w:type="spellEnd"/>
      <w:r w:rsidRPr="006A466D">
        <w:t xml:space="preserve"> </w:t>
      </w:r>
      <w:proofErr w:type="spellStart"/>
      <w:r w:rsidRPr="006A466D">
        <w:t>giác</w:t>
      </w:r>
      <w:proofErr w:type="spellEnd"/>
      <w:r w:rsidRPr="006A466D">
        <w:t xml:space="preserve"> </w:t>
      </w:r>
      <w:proofErr w:type="spellStart"/>
      <w:r w:rsidRPr="006A466D">
        <w:t>máy</w:t>
      </w:r>
      <w:proofErr w:type="spellEnd"/>
      <w:r w:rsidRPr="006A466D">
        <w:t xml:space="preserve"> </w:t>
      </w:r>
      <w:proofErr w:type="spellStart"/>
      <w:r w:rsidRPr="006A466D">
        <w:t>tính</w:t>
      </w:r>
      <w:proofErr w:type="spellEnd"/>
      <w:r w:rsidRPr="006A466D">
        <w:t xml:space="preserve"> </w:t>
      </w:r>
      <w:proofErr w:type="spellStart"/>
      <w:r w:rsidRPr="006A466D">
        <w:t>phức</w:t>
      </w:r>
      <w:proofErr w:type="spellEnd"/>
      <w:r w:rsidRPr="006A466D">
        <w:t xml:space="preserve"> </w:t>
      </w:r>
      <w:proofErr w:type="spellStart"/>
      <w:r w:rsidRPr="006A466D">
        <w:t>tạp</w:t>
      </w:r>
      <w:proofErr w:type="spellEnd"/>
      <w:r w:rsidRPr="006A466D">
        <w:t xml:space="preserve"> </w:t>
      </w:r>
      <w:proofErr w:type="spellStart"/>
      <w:r w:rsidRPr="006A466D">
        <w:t>hơn</w:t>
      </w:r>
      <w:proofErr w:type="spellEnd"/>
      <w:r w:rsidRPr="006A466D">
        <w:t xml:space="preserve">. </w:t>
      </w:r>
      <w:proofErr w:type="spellStart"/>
      <w:r w:rsidRPr="006A466D">
        <w:t>Điều</w:t>
      </w:r>
      <w:proofErr w:type="spellEnd"/>
      <w:r w:rsidRPr="006A466D">
        <w:t xml:space="preserve"> </w:t>
      </w:r>
      <w:proofErr w:type="spellStart"/>
      <w:r w:rsidRPr="006A466D">
        <w:t>này</w:t>
      </w:r>
      <w:proofErr w:type="spellEnd"/>
      <w:r w:rsidRPr="006A466D">
        <w:t xml:space="preserve"> </w:t>
      </w:r>
      <w:proofErr w:type="spellStart"/>
      <w:r w:rsidRPr="006A466D">
        <w:t>nhằm</w:t>
      </w:r>
      <w:proofErr w:type="spellEnd"/>
      <w:r w:rsidRPr="006A466D">
        <w:t xml:space="preserve"> </w:t>
      </w:r>
      <w:proofErr w:type="spellStart"/>
      <w:r w:rsidRPr="006A466D">
        <w:t>nâng</w:t>
      </w:r>
      <w:proofErr w:type="spellEnd"/>
      <w:r w:rsidRPr="006A466D">
        <w:t xml:space="preserve"> </w:t>
      </w:r>
      <w:proofErr w:type="spellStart"/>
      <w:r w:rsidRPr="006A466D">
        <w:t>cao</w:t>
      </w:r>
      <w:proofErr w:type="spellEnd"/>
      <w:r w:rsidRPr="006A466D">
        <w:t xml:space="preserve"> </w:t>
      </w:r>
      <w:proofErr w:type="spellStart"/>
      <w:r w:rsidRPr="006A466D">
        <w:t>hiệu</w:t>
      </w:r>
      <w:proofErr w:type="spellEnd"/>
      <w:r w:rsidRPr="006A466D">
        <w:t xml:space="preserve"> </w:t>
      </w:r>
      <w:proofErr w:type="spellStart"/>
      <w:r w:rsidRPr="006A466D">
        <w:t>suất</w:t>
      </w:r>
      <w:proofErr w:type="spellEnd"/>
      <w:r w:rsidRPr="006A466D">
        <w:t xml:space="preserve"> </w:t>
      </w:r>
      <w:proofErr w:type="spellStart"/>
      <w:r w:rsidRPr="006A466D">
        <w:t>và</w:t>
      </w:r>
      <w:proofErr w:type="spellEnd"/>
      <w:r w:rsidRPr="006A466D">
        <w:t xml:space="preserve"> </w:t>
      </w:r>
      <w:proofErr w:type="spellStart"/>
      <w:r w:rsidRPr="006A466D">
        <w:t>độ</w:t>
      </w:r>
      <w:proofErr w:type="spellEnd"/>
      <w:r w:rsidRPr="006A466D">
        <w:t xml:space="preserve"> </w:t>
      </w:r>
      <w:proofErr w:type="spellStart"/>
      <w:r w:rsidRPr="006A466D">
        <w:t>chính</w:t>
      </w:r>
      <w:proofErr w:type="spellEnd"/>
      <w:r w:rsidRPr="006A466D">
        <w:t xml:space="preserve"> </w:t>
      </w:r>
      <w:proofErr w:type="spellStart"/>
      <w:r w:rsidRPr="006A466D">
        <w:t>xác</w:t>
      </w:r>
      <w:proofErr w:type="spellEnd"/>
      <w:r w:rsidRPr="006A466D">
        <w:t xml:space="preserve"> </w:t>
      </w:r>
      <w:proofErr w:type="spellStart"/>
      <w:r w:rsidRPr="006A466D">
        <w:t>của</w:t>
      </w:r>
      <w:proofErr w:type="spellEnd"/>
      <w:r w:rsidRPr="006A466D">
        <w:t xml:space="preserve"> </w:t>
      </w:r>
      <w:proofErr w:type="spellStart"/>
      <w:r w:rsidRPr="006A466D">
        <w:t>việc</w:t>
      </w:r>
      <w:proofErr w:type="spellEnd"/>
      <w:r w:rsidRPr="006A466D">
        <w:t xml:space="preserve"> </w:t>
      </w:r>
      <w:proofErr w:type="spellStart"/>
      <w:r w:rsidRPr="006A466D">
        <w:t>trích</w:t>
      </w:r>
      <w:proofErr w:type="spellEnd"/>
      <w:r w:rsidRPr="006A466D">
        <w:t xml:space="preserve"> </w:t>
      </w:r>
      <w:proofErr w:type="spellStart"/>
      <w:r w:rsidRPr="006A466D">
        <w:t>xuất</w:t>
      </w:r>
      <w:proofErr w:type="spellEnd"/>
      <w:r w:rsidRPr="006A466D">
        <w:t xml:space="preserve"> </w:t>
      </w:r>
      <w:proofErr w:type="spellStart"/>
      <w:r w:rsidRPr="006A466D">
        <w:t>thông</w:t>
      </w:r>
      <w:proofErr w:type="spellEnd"/>
      <w:r w:rsidRPr="006A466D">
        <w:t xml:space="preserve"> tin </w:t>
      </w:r>
      <w:proofErr w:type="spellStart"/>
      <w:r w:rsidRPr="006A466D">
        <w:t>từ</w:t>
      </w:r>
      <w:proofErr w:type="spellEnd"/>
      <w:r w:rsidRPr="006A466D">
        <w:t xml:space="preserve"> </w:t>
      </w:r>
      <w:proofErr w:type="spellStart"/>
      <w:r w:rsidRPr="006A466D">
        <w:t>những</w:t>
      </w:r>
      <w:proofErr w:type="spellEnd"/>
      <w:r w:rsidRPr="006A466D">
        <w:t xml:space="preserve"> </w:t>
      </w:r>
      <w:proofErr w:type="spellStart"/>
      <w:r w:rsidRPr="006A466D">
        <w:t>hình</w:t>
      </w:r>
      <w:proofErr w:type="spellEnd"/>
      <w:r w:rsidRPr="006A466D">
        <w:t xml:space="preserve"> </w:t>
      </w:r>
      <w:proofErr w:type="spellStart"/>
      <w:r w:rsidRPr="006A466D">
        <w:t>ảnh</w:t>
      </w:r>
      <w:proofErr w:type="spellEnd"/>
      <w:r w:rsidRPr="006A466D">
        <w:t xml:space="preserve"> </w:t>
      </w:r>
      <w:proofErr w:type="spellStart"/>
      <w:r w:rsidRPr="006A466D">
        <w:t>phức</w:t>
      </w:r>
      <w:proofErr w:type="spellEnd"/>
      <w:r w:rsidRPr="006A466D">
        <w:t xml:space="preserve"> </w:t>
      </w:r>
      <w:proofErr w:type="spellStart"/>
      <w:r w:rsidRPr="006A466D">
        <w:t>tạp</w:t>
      </w:r>
      <w:proofErr w:type="spellEnd"/>
      <w:r w:rsidRPr="006A466D">
        <w:t xml:space="preserve"> </w:t>
      </w:r>
      <w:proofErr w:type="spellStart"/>
      <w:r w:rsidRPr="006A466D">
        <w:t>trong</w:t>
      </w:r>
      <w:proofErr w:type="spellEnd"/>
      <w:r w:rsidRPr="006A466D">
        <w:t xml:space="preserve"> </w:t>
      </w:r>
      <w:proofErr w:type="spellStart"/>
      <w:r w:rsidRPr="006A466D">
        <w:t>tương</w:t>
      </w:r>
      <w:proofErr w:type="spellEnd"/>
      <w:r w:rsidRPr="006A466D">
        <w:t xml:space="preserve"> </w:t>
      </w:r>
      <w:proofErr w:type="spellStart"/>
      <w:r w:rsidRPr="006A466D">
        <w:t>lai</w:t>
      </w:r>
      <w:proofErr w:type="spellEnd"/>
      <w:r w:rsidRPr="006A466D">
        <w:t>.</w:t>
      </w:r>
    </w:p>
    <w:p w14:paraId="76ADD96B" w14:textId="77777777" w:rsidR="006F4AE9" w:rsidRDefault="006F4AE9" w:rsidP="007D2A5C">
      <w:pPr>
        <w:pStyle w:val="NormalText"/>
        <w:jc w:val="both"/>
      </w:pPr>
      <w:proofErr w:type="spellStart"/>
      <w:r w:rsidRPr="006A466D">
        <w:t>Mục</w:t>
      </w:r>
      <w:proofErr w:type="spellEnd"/>
      <w:r w:rsidRPr="006A466D">
        <w:t xml:space="preserve"> </w:t>
      </w:r>
      <w:proofErr w:type="spellStart"/>
      <w:r w:rsidRPr="006A466D">
        <w:t>tiêu</w:t>
      </w:r>
      <w:proofErr w:type="spellEnd"/>
      <w:r w:rsidRPr="006A466D">
        <w:t xml:space="preserve"> </w:t>
      </w:r>
      <w:proofErr w:type="spellStart"/>
      <w:r w:rsidRPr="006A466D">
        <w:t>cuối</w:t>
      </w:r>
      <w:proofErr w:type="spellEnd"/>
      <w:r w:rsidRPr="006A466D">
        <w:t xml:space="preserve"> </w:t>
      </w:r>
      <w:proofErr w:type="spellStart"/>
      <w:r w:rsidRPr="006A466D">
        <w:t>cùng</w:t>
      </w:r>
      <w:proofErr w:type="spellEnd"/>
      <w:r w:rsidRPr="006A466D">
        <w:t xml:space="preserve"> </w:t>
      </w:r>
      <w:proofErr w:type="spellStart"/>
      <w:r w:rsidRPr="006A466D">
        <w:t>của</w:t>
      </w:r>
      <w:proofErr w:type="spellEnd"/>
      <w:r w:rsidRPr="006A466D">
        <w:t xml:space="preserve"> </w:t>
      </w:r>
      <w:proofErr w:type="spellStart"/>
      <w:r w:rsidRPr="006A466D">
        <w:t>chúng</w:t>
      </w:r>
      <w:proofErr w:type="spellEnd"/>
      <w:r w:rsidRPr="006A466D">
        <w:t xml:space="preserve"> </w:t>
      </w:r>
      <w:proofErr w:type="spellStart"/>
      <w:r w:rsidRPr="006A466D">
        <w:t>tôi</w:t>
      </w:r>
      <w:proofErr w:type="spellEnd"/>
      <w:r w:rsidRPr="006A466D">
        <w:t xml:space="preserve"> </w:t>
      </w:r>
      <w:proofErr w:type="spellStart"/>
      <w:r w:rsidRPr="006A466D">
        <w:t>là</w:t>
      </w:r>
      <w:proofErr w:type="spellEnd"/>
      <w:r w:rsidRPr="006A466D">
        <w:t xml:space="preserve"> </w:t>
      </w:r>
      <w:proofErr w:type="spellStart"/>
      <w:r w:rsidRPr="006A466D">
        <w:t>tạo</w:t>
      </w:r>
      <w:proofErr w:type="spellEnd"/>
      <w:r w:rsidRPr="006A466D">
        <w:t xml:space="preserve"> </w:t>
      </w:r>
      <w:proofErr w:type="spellStart"/>
      <w:r w:rsidRPr="006A466D">
        <w:t>ra</w:t>
      </w:r>
      <w:proofErr w:type="spellEnd"/>
      <w:r w:rsidRPr="006A466D">
        <w:t xml:space="preserve"> </w:t>
      </w:r>
      <w:proofErr w:type="spellStart"/>
      <w:r w:rsidRPr="006A466D">
        <w:t>một</w:t>
      </w:r>
      <w:proofErr w:type="spellEnd"/>
      <w:r w:rsidRPr="006A466D">
        <w:t xml:space="preserve"> </w:t>
      </w:r>
      <w:proofErr w:type="spellStart"/>
      <w:r w:rsidRPr="006A466D">
        <w:t>hệ</w:t>
      </w:r>
      <w:proofErr w:type="spellEnd"/>
      <w:r w:rsidRPr="006A466D">
        <w:t xml:space="preserve"> </w:t>
      </w:r>
      <w:proofErr w:type="spellStart"/>
      <w:r w:rsidRPr="006A466D">
        <w:t>thống</w:t>
      </w:r>
      <w:proofErr w:type="spellEnd"/>
      <w:r w:rsidRPr="006A466D">
        <w:t xml:space="preserve"> </w:t>
      </w:r>
      <w:proofErr w:type="spellStart"/>
      <w:r w:rsidRPr="006A466D">
        <w:t>trích</w:t>
      </w:r>
      <w:proofErr w:type="spellEnd"/>
      <w:r w:rsidRPr="006A466D">
        <w:t xml:space="preserve"> </w:t>
      </w:r>
      <w:proofErr w:type="spellStart"/>
      <w:r w:rsidRPr="006A466D">
        <w:t>xuất</w:t>
      </w:r>
      <w:proofErr w:type="spellEnd"/>
      <w:r w:rsidRPr="006A466D">
        <w:t xml:space="preserve"> </w:t>
      </w:r>
      <w:proofErr w:type="spellStart"/>
      <w:r w:rsidRPr="006A466D">
        <w:t>thông</w:t>
      </w:r>
      <w:proofErr w:type="spellEnd"/>
      <w:r w:rsidRPr="006A466D">
        <w:t xml:space="preserve"> tin </w:t>
      </w:r>
      <w:proofErr w:type="spellStart"/>
      <w:r w:rsidRPr="006A466D">
        <w:t>tự</w:t>
      </w:r>
      <w:proofErr w:type="spellEnd"/>
      <w:r w:rsidRPr="006A466D">
        <w:t xml:space="preserve"> </w:t>
      </w:r>
      <w:proofErr w:type="spellStart"/>
      <w:r w:rsidRPr="006A466D">
        <w:t>động</w:t>
      </w:r>
      <w:proofErr w:type="spellEnd"/>
      <w:r w:rsidRPr="006A466D">
        <w:t xml:space="preserve">, </w:t>
      </w:r>
      <w:proofErr w:type="spellStart"/>
      <w:r w:rsidRPr="006A466D">
        <w:t>linh</w:t>
      </w:r>
      <w:proofErr w:type="spellEnd"/>
      <w:r w:rsidRPr="006A466D">
        <w:t xml:space="preserve"> </w:t>
      </w:r>
      <w:proofErr w:type="spellStart"/>
      <w:r w:rsidRPr="006A466D">
        <w:t>hoạt</w:t>
      </w:r>
      <w:proofErr w:type="spellEnd"/>
      <w:r w:rsidRPr="006A466D">
        <w:t xml:space="preserve"> </w:t>
      </w:r>
      <w:proofErr w:type="spellStart"/>
      <w:r w:rsidRPr="006A466D">
        <w:t>và</w:t>
      </w:r>
      <w:proofErr w:type="spellEnd"/>
      <w:r w:rsidRPr="006A466D">
        <w:t xml:space="preserve"> </w:t>
      </w:r>
      <w:proofErr w:type="spellStart"/>
      <w:r w:rsidRPr="006A466D">
        <w:t>mạnh</w:t>
      </w:r>
      <w:proofErr w:type="spellEnd"/>
      <w:r w:rsidRPr="006A466D">
        <w:t xml:space="preserve"> </w:t>
      </w:r>
      <w:proofErr w:type="spellStart"/>
      <w:r w:rsidRPr="006A466D">
        <w:t>mẽ</w:t>
      </w:r>
      <w:proofErr w:type="spellEnd"/>
      <w:r w:rsidRPr="006A466D">
        <w:t xml:space="preserve"> </w:t>
      </w:r>
      <w:proofErr w:type="spellStart"/>
      <w:r w:rsidRPr="006A466D">
        <w:t>từ</w:t>
      </w:r>
      <w:proofErr w:type="spellEnd"/>
      <w:r w:rsidRPr="006A466D">
        <w:t xml:space="preserve"> </w:t>
      </w:r>
      <w:proofErr w:type="spellStart"/>
      <w:r w:rsidRPr="006A466D">
        <w:t>những</w:t>
      </w:r>
      <w:proofErr w:type="spellEnd"/>
      <w:r w:rsidRPr="006A466D">
        <w:t xml:space="preserve"> </w:t>
      </w:r>
      <w:proofErr w:type="spellStart"/>
      <w:r w:rsidRPr="006A466D">
        <w:t>hình</w:t>
      </w:r>
      <w:proofErr w:type="spellEnd"/>
      <w:r w:rsidRPr="006A466D">
        <w:t xml:space="preserve"> </w:t>
      </w:r>
      <w:proofErr w:type="spellStart"/>
      <w:r w:rsidRPr="006A466D">
        <w:t>ảnh</w:t>
      </w:r>
      <w:proofErr w:type="spellEnd"/>
      <w:r w:rsidRPr="006A466D">
        <w:t xml:space="preserve"> </w:t>
      </w:r>
      <w:proofErr w:type="spellStart"/>
      <w:r w:rsidRPr="006A466D">
        <w:t>được</w:t>
      </w:r>
      <w:proofErr w:type="spellEnd"/>
      <w:r w:rsidRPr="006A466D">
        <w:t xml:space="preserve"> </w:t>
      </w:r>
      <w:proofErr w:type="spellStart"/>
      <w:r w:rsidRPr="006A466D">
        <w:t>thu</w:t>
      </w:r>
      <w:proofErr w:type="spellEnd"/>
      <w:r w:rsidRPr="006A466D">
        <w:t xml:space="preserve"> </w:t>
      </w:r>
      <w:proofErr w:type="spellStart"/>
      <w:r w:rsidRPr="006A466D">
        <w:t>thập</w:t>
      </w:r>
      <w:proofErr w:type="spellEnd"/>
      <w:r w:rsidRPr="006A466D">
        <w:t xml:space="preserve"> </w:t>
      </w:r>
      <w:proofErr w:type="spellStart"/>
      <w:r w:rsidRPr="006A466D">
        <w:t>từ</w:t>
      </w:r>
      <w:proofErr w:type="spellEnd"/>
      <w:r w:rsidRPr="006A466D">
        <w:t xml:space="preserve"> </w:t>
      </w:r>
      <w:proofErr w:type="spellStart"/>
      <w:r w:rsidRPr="006A466D">
        <w:t>các</w:t>
      </w:r>
      <w:proofErr w:type="spellEnd"/>
      <w:r w:rsidRPr="006A466D">
        <w:t xml:space="preserve"> </w:t>
      </w:r>
      <w:proofErr w:type="spellStart"/>
      <w:r w:rsidRPr="006A466D">
        <w:t>trang</w:t>
      </w:r>
      <w:proofErr w:type="spellEnd"/>
      <w:r w:rsidRPr="006A466D">
        <w:t xml:space="preserve"> web. </w:t>
      </w:r>
      <w:proofErr w:type="spellStart"/>
      <w:r w:rsidRPr="006A466D">
        <w:t>Những</w:t>
      </w:r>
      <w:proofErr w:type="spellEnd"/>
      <w:r w:rsidRPr="006A466D">
        <w:t xml:space="preserve"> </w:t>
      </w:r>
      <w:proofErr w:type="spellStart"/>
      <w:r w:rsidRPr="006A466D">
        <w:t>thành</w:t>
      </w:r>
      <w:proofErr w:type="spellEnd"/>
      <w:r w:rsidRPr="006A466D">
        <w:t xml:space="preserve"> </w:t>
      </w:r>
      <w:proofErr w:type="spellStart"/>
      <w:r w:rsidRPr="006A466D">
        <w:t>tựu</w:t>
      </w:r>
      <w:proofErr w:type="spellEnd"/>
      <w:r w:rsidRPr="006A466D">
        <w:t xml:space="preserve"> </w:t>
      </w:r>
      <w:proofErr w:type="spellStart"/>
      <w:r w:rsidRPr="006A466D">
        <w:t>trong</w:t>
      </w:r>
      <w:proofErr w:type="spellEnd"/>
      <w:r w:rsidRPr="006A466D">
        <w:t xml:space="preserve"> </w:t>
      </w:r>
      <w:proofErr w:type="spellStart"/>
      <w:r w:rsidRPr="006A466D">
        <w:t>dự</w:t>
      </w:r>
      <w:proofErr w:type="spellEnd"/>
      <w:r w:rsidRPr="006A466D">
        <w:t xml:space="preserve"> </w:t>
      </w:r>
      <w:proofErr w:type="spellStart"/>
      <w:r w:rsidRPr="006A466D">
        <w:t>án</w:t>
      </w:r>
      <w:proofErr w:type="spellEnd"/>
      <w:r w:rsidRPr="006A466D">
        <w:t xml:space="preserve"> </w:t>
      </w:r>
      <w:proofErr w:type="spellStart"/>
      <w:r w:rsidRPr="006A466D">
        <w:t>này</w:t>
      </w:r>
      <w:proofErr w:type="spellEnd"/>
      <w:r w:rsidRPr="006A466D">
        <w:t xml:space="preserve"> </w:t>
      </w:r>
      <w:proofErr w:type="spellStart"/>
      <w:r w:rsidRPr="006A466D">
        <w:t>có</w:t>
      </w:r>
      <w:proofErr w:type="spellEnd"/>
      <w:r w:rsidRPr="006A466D">
        <w:t xml:space="preserve"> </w:t>
      </w:r>
      <w:proofErr w:type="spellStart"/>
      <w:r w:rsidRPr="006A466D">
        <w:t>thể</w:t>
      </w:r>
      <w:proofErr w:type="spellEnd"/>
      <w:r w:rsidRPr="006A466D">
        <w:t xml:space="preserve"> </w:t>
      </w:r>
      <w:proofErr w:type="spellStart"/>
      <w:r w:rsidRPr="006A466D">
        <w:t>đóng</w:t>
      </w:r>
      <w:proofErr w:type="spellEnd"/>
      <w:r w:rsidRPr="006A466D">
        <w:t xml:space="preserve"> </w:t>
      </w:r>
      <w:proofErr w:type="spellStart"/>
      <w:r w:rsidRPr="006A466D">
        <w:t>góp</w:t>
      </w:r>
      <w:proofErr w:type="spellEnd"/>
      <w:r w:rsidRPr="006A466D">
        <w:t xml:space="preserve"> </w:t>
      </w:r>
      <w:proofErr w:type="spellStart"/>
      <w:r w:rsidRPr="006A466D">
        <w:t>quan</w:t>
      </w:r>
      <w:proofErr w:type="spellEnd"/>
      <w:r w:rsidRPr="006A466D">
        <w:t xml:space="preserve"> </w:t>
      </w:r>
      <w:proofErr w:type="spellStart"/>
      <w:r w:rsidRPr="006A466D">
        <w:t>trọng</w:t>
      </w:r>
      <w:proofErr w:type="spellEnd"/>
      <w:r w:rsidRPr="006A466D">
        <w:t xml:space="preserve"> </w:t>
      </w:r>
      <w:proofErr w:type="spellStart"/>
      <w:r w:rsidRPr="006A466D">
        <w:t>vào</w:t>
      </w:r>
      <w:proofErr w:type="spellEnd"/>
      <w:r w:rsidRPr="006A466D">
        <w:t xml:space="preserve"> </w:t>
      </w:r>
      <w:proofErr w:type="spellStart"/>
      <w:r w:rsidRPr="006A466D">
        <w:t>việc</w:t>
      </w:r>
      <w:proofErr w:type="spellEnd"/>
      <w:r w:rsidRPr="006A466D">
        <w:t xml:space="preserve"> </w:t>
      </w:r>
      <w:proofErr w:type="spellStart"/>
      <w:r w:rsidRPr="006A466D">
        <w:t>giải</w:t>
      </w:r>
      <w:proofErr w:type="spellEnd"/>
      <w:r w:rsidRPr="006A466D">
        <w:t xml:space="preserve"> </w:t>
      </w:r>
      <w:proofErr w:type="spellStart"/>
      <w:r w:rsidRPr="006A466D">
        <w:t>quyết</w:t>
      </w:r>
      <w:proofErr w:type="spellEnd"/>
      <w:r w:rsidRPr="006A466D">
        <w:t xml:space="preserve"> </w:t>
      </w:r>
      <w:proofErr w:type="spellStart"/>
      <w:r w:rsidRPr="006A466D">
        <w:t>các</w:t>
      </w:r>
      <w:proofErr w:type="spellEnd"/>
      <w:r w:rsidRPr="006A466D">
        <w:t xml:space="preserve"> </w:t>
      </w:r>
      <w:proofErr w:type="spellStart"/>
      <w:r w:rsidRPr="006A466D">
        <w:t>vấn</w:t>
      </w:r>
      <w:proofErr w:type="spellEnd"/>
      <w:r w:rsidRPr="006A466D">
        <w:t xml:space="preserve"> </w:t>
      </w:r>
      <w:proofErr w:type="spellStart"/>
      <w:r w:rsidRPr="006A466D">
        <w:t>đề</w:t>
      </w:r>
      <w:proofErr w:type="spellEnd"/>
      <w:r w:rsidRPr="006A466D">
        <w:t xml:space="preserve"> </w:t>
      </w:r>
      <w:proofErr w:type="spellStart"/>
      <w:r w:rsidRPr="006A466D">
        <w:t>thực</w:t>
      </w:r>
      <w:proofErr w:type="spellEnd"/>
      <w:r w:rsidRPr="006A466D">
        <w:t xml:space="preserve"> </w:t>
      </w:r>
      <w:proofErr w:type="spellStart"/>
      <w:r w:rsidRPr="006A466D">
        <w:t>tiễn</w:t>
      </w:r>
      <w:proofErr w:type="spellEnd"/>
      <w:r w:rsidRPr="006A466D">
        <w:t xml:space="preserve"> </w:t>
      </w:r>
      <w:proofErr w:type="spellStart"/>
      <w:r w:rsidRPr="006A466D">
        <w:t>và</w:t>
      </w:r>
      <w:proofErr w:type="spellEnd"/>
      <w:r w:rsidRPr="006A466D">
        <w:t xml:space="preserve"> </w:t>
      </w:r>
      <w:proofErr w:type="spellStart"/>
      <w:r w:rsidRPr="006A466D">
        <w:t>nhu</w:t>
      </w:r>
      <w:proofErr w:type="spellEnd"/>
      <w:r w:rsidRPr="006A466D">
        <w:t xml:space="preserve"> </w:t>
      </w:r>
      <w:proofErr w:type="spellStart"/>
      <w:r w:rsidRPr="006A466D">
        <w:t>cầu</w:t>
      </w:r>
      <w:proofErr w:type="spellEnd"/>
      <w:r w:rsidRPr="006A466D">
        <w:t xml:space="preserve"> </w:t>
      </w:r>
      <w:proofErr w:type="spellStart"/>
      <w:r w:rsidRPr="006A466D">
        <w:t>trong</w:t>
      </w:r>
      <w:proofErr w:type="spellEnd"/>
      <w:r w:rsidRPr="006A466D">
        <w:t xml:space="preserve"> </w:t>
      </w:r>
      <w:proofErr w:type="spellStart"/>
      <w:r w:rsidRPr="006A466D">
        <w:t>lĩnh</w:t>
      </w:r>
      <w:proofErr w:type="spellEnd"/>
      <w:r w:rsidRPr="006A466D">
        <w:t xml:space="preserve"> </w:t>
      </w:r>
      <w:proofErr w:type="spellStart"/>
      <w:r w:rsidRPr="006A466D">
        <w:t>vực</w:t>
      </w:r>
      <w:proofErr w:type="spellEnd"/>
      <w:r w:rsidRPr="006A466D">
        <w:t xml:space="preserve"> </w:t>
      </w:r>
      <w:proofErr w:type="spellStart"/>
      <w:r w:rsidRPr="006A466D">
        <w:t>phân</w:t>
      </w:r>
      <w:proofErr w:type="spellEnd"/>
      <w:r w:rsidRPr="006A466D">
        <w:t xml:space="preserve"> </w:t>
      </w:r>
      <w:proofErr w:type="spellStart"/>
      <w:r w:rsidRPr="006A466D">
        <w:t>tích</w:t>
      </w:r>
      <w:proofErr w:type="spellEnd"/>
      <w:r w:rsidRPr="006A466D">
        <w:t xml:space="preserve"> </w:t>
      </w:r>
      <w:proofErr w:type="spellStart"/>
      <w:r w:rsidRPr="006A466D">
        <w:t>dữ</w:t>
      </w:r>
      <w:proofErr w:type="spellEnd"/>
      <w:r w:rsidRPr="006A466D">
        <w:t xml:space="preserve"> </w:t>
      </w:r>
      <w:proofErr w:type="spellStart"/>
      <w:r w:rsidRPr="006A466D">
        <w:t>liệu</w:t>
      </w:r>
      <w:proofErr w:type="spellEnd"/>
      <w:r w:rsidRPr="006A466D">
        <w:t xml:space="preserve"> </w:t>
      </w:r>
      <w:proofErr w:type="spellStart"/>
      <w:r w:rsidRPr="006A466D">
        <w:t>và</w:t>
      </w:r>
      <w:proofErr w:type="spellEnd"/>
      <w:r w:rsidRPr="006A466D">
        <w:t xml:space="preserve"> </w:t>
      </w:r>
      <w:proofErr w:type="spellStart"/>
      <w:r w:rsidRPr="006A466D">
        <w:t>tổ</w:t>
      </w:r>
      <w:proofErr w:type="spellEnd"/>
      <w:r w:rsidRPr="006A466D">
        <w:t xml:space="preserve"> </w:t>
      </w:r>
      <w:proofErr w:type="spellStart"/>
      <w:r w:rsidRPr="006A466D">
        <w:t>chức</w:t>
      </w:r>
      <w:proofErr w:type="spellEnd"/>
      <w:r w:rsidRPr="006A466D">
        <w:t xml:space="preserve"> </w:t>
      </w:r>
      <w:proofErr w:type="spellStart"/>
      <w:r w:rsidRPr="006A466D">
        <w:t>thông</w:t>
      </w:r>
      <w:proofErr w:type="spellEnd"/>
      <w:r w:rsidRPr="006A466D">
        <w:t xml:space="preserve"> tin.</w:t>
      </w:r>
    </w:p>
    <w:p w14:paraId="1D0CC79D" w14:textId="69D5876B" w:rsidR="004F6248" w:rsidRDefault="00A50580">
      <w:pPr>
        <w:rPr>
          <w:rFonts w:ascii="Times New Roman" w:eastAsia="Times New Roman" w:hAnsi="Times New Roman" w:cs="Times New Roman"/>
          <w:b/>
          <w:color w:val="000000"/>
          <w:sz w:val="26"/>
          <w:szCs w:val="26"/>
          <w:lang w:val="vi-VN"/>
        </w:rPr>
      </w:pPr>
      <w:r>
        <w:rPr>
          <w:rFonts w:ascii="Times New Roman" w:eastAsia="Times New Roman" w:hAnsi="Times New Roman" w:cs="Times New Roman"/>
          <w:b/>
          <w:color w:val="000000"/>
          <w:sz w:val="26"/>
          <w:szCs w:val="26"/>
          <w:lang w:val="vi-VN"/>
        </w:rPr>
        <w:br w:type="page"/>
      </w:r>
    </w:p>
    <w:p w14:paraId="0A358100" w14:textId="77777777" w:rsidR="00072C8A" w:rsidRDefault="00072C8A" w:rsidP="0046448A">
      <w:pPr>
        <w:pStyle w:val="Heading01"/>
      </w:pPr>
      <w:bookmarkStart w:id="124" w:name="_Toc142345566"/>
      <w:bookmarkStart w:id="125" w:name="_Toc142345931"/>
    </w:p>
    <w:p w14:paraId="6FB3C361" w14:textId="7B5F1855" w:rsidR="0046448A" w:rsidRDefault="00284314" w:rsidP="0046448A">
      <w:pPr>
        <w:pStyle w:val="Heading01"/>
      </w:pPr>
      <w:bookmarkStart w:id="126" w:name="_Toc142736607"/>
      <w:r>
        <w:t>KẾT LUẬN</w:t>
      </w:r>
      <w:bookmarkEnd w:id="124"/>
      <w:bookmarkEnd w:id="125"/>
      <w:bookmarkEnd w:id="126"/>
    </w:p>
    <w:p w14:paraId="0A9F92B4" w14:textId="2A52FACC" w:rsidR="0046448A" w:rsidRDefault="0046448A" w:rsidP="007D2A5C">
      <w:pPr>
        <w:pStyle w:val="NormalText"/>
        <w:jc w:val="both"/>
      </w:pP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chúng</w:t>
      </w:r>
      <w:proofErr w:type="spellEnd"/>
      <w:r>
        <w:t xml:space="preserve"> </w:t>
      </w:r>
      <w:proofErr w:type="spellStart"/>
      <w:r>
        <w:t>em</w:t>
      </w:r>
      <w:proofErr w:type="spellEnd"/>
      <w:r>
        <w:rPr>
          <w:lang w:val="vi-VN"/>
        </w:rPr>
        <w:t xml:space="preserve"> </w:t>
      </w:r>
      <w:proofErr w:type="spellStart"/>
      <w:r>
        <w:t>đã</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tổng</w:t>
      </w:r>
      <w:proofErr w:type="spellEnd"/>
      <w:r>
        <w:t xml:space="preserve"> </w:t>
      </w:r>
      <w:proofErr w:type="spellStart"/>
      <w:r>
        <w:t>cộng</w:t>
      </w:r>
      <w:proofErr w:type="spellEnd"/>
      <w:r>
        <w:t xml:space="preserve"> 1455 </w:t>
      </w:r>
      <w:proofErr w:type="spellStart"/>
      <w:r>
        <w:t>dòng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rPr>
          <w:lang w:val="vi-VN"/>
        </w:rPr>
        <w:t xml:space="preserve"> lưu trữ lại thành các tệp </w:t>
      </w:r>
      <w:r>
        <w:t xml:space="preserve">Excel. </w:t>
      </w:r>
      <w:proofErr w:type="spellStart"/>
      <w:r>
        <w:t>Dữ</w:t>
      </w:r>
      <w:proofErr w:type="spellEnd"/>
      <w:r>
        <w:t xml:space="preserve"> </w:t>
      </w:r>
      <w:proofErr w:type="spellStart"/>
      <w:r>
        <w:t>liệu</w:t>
      </w:r>
      <w:proofErr w:type="spellEnd"/>
      <w:r>
        <w:t xml:space="preserve"> bao </w:t>
      </w:r>
      <w:proofErr w:type="spellStart"/>
      <w:r>
        <w:t>gồm</w:t>
      </w:r>
      <w:proofErr w:type="spellEnd"/>
      <w:r>
        <w:t xml:space="preserve"> </w:t>
      </w:r>
      <w:proofErr w:type="spellStart"/>
      <w:r>
        <w:t>thông</w:t>
      </w:r>
      <w:proofErr w:type="spellEnd"/>
      <w:r>
        <w:t xml:space="preserve"> tin </w:t>
      </w:r>
      <w:proofErr w:type="spellStart"/>
      <w:r>
        <w:t>quan</w:t>
      </w:r>
      <w:proofErr w:type="spellEnd"/>
      <w:r>
        <w:t xml:space="preserve"> </w:t>
      </w:r>
      <w:proofErr w:type="spellStart"/>
      <w:r>
        <w:t>trọng</w:t>
      </w:r>
      <w:proofErr w:type="spellEnd"/>
      <w:r>
        <w:t xml:space="preserve"> </w:t>
      </w:r>
      <w:proofErr w:type="spellStart"/>
      <w:r>
        <w:t>về</w:t>
      </w:r>
      <w:proofErr w:type="spellEnd"/>
      <w:r>
        <w:t xml:space="preserve"> </w:t>
      </w:r>
      <w:proofErr w:type="spellStart"/>
      <w:r>
        <w:t>chữ</w:t>
      </w:r>
      <w:proofErr w:type="spellEnd"/>
      <w:r>
        <w:t xml:space="preserve"> </w:t>
      </w:r>
      <w:proofErr w:type="spellStart"/>
      <w:r>
        <w:t>Nôm</w:t>
      </w:r>
      <w:proofErr w:type="spellEnd"/>
      <w:r>
        <w:t xml:space="preserve"> </w:t>
      </w:r>
      <w:proofErr w:type="spellStart"/>
      <w:r>
        <w:t>và</w:t>
      </w:r>
      <w:proofErr w:type="spellEnd"/>
      <w:r>
        <w:t xml:space="preserve"> </w:t>
      </w:r>
      <w:proofErr w:type="spellStart"/>
      <w:r>
        <w:t>chữ</w:t>
      </w:r>
      <w:proofErr w:type="spellEnd"/>
      <w:r>
        <w:t xml:space="preserve"> </w:t>
      </w:r>
      <w:proofErr w:type="spellStart"/>
      <w:r>
        <w:t>quốc</w:t>
      </w:r>
      <w:proofErr w:type="spellEnd"/>
      <w:r>
        <w:t xml:space="preserve"> </w:t>
      </w:r>
      <w:proofErr w:type="spellStart"/>
      <w:r>
        <w:t>ngữ</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liên</w:t>
      </w:r>
      <w:proofErr w:type="spellEnd"/>
      <w:r>
        <w:t xml:space="preserve"> </w:t>
      </w:r>
      <w:proofErr w:type="spellStart"/>
      <w:r>
        <w:t>quan</w:t>
      </w:r>
      <w:proofErr w:type="spellEnd"/>
      <w:r>
        <w:t xml:space="preserve">. </w:t>
      </w:r>
      <w:proofErr w:type="spellStart"/>
      <w:r w:rsidR="00D811BD">
        <w:t>Tổng</w:t>
      </w:r>
      <w:proofErr w:type="spellEnd"/>
      <w:r w:rsidR="00D811BD">
        <w:rPr>
          <w:lang w:val="vi-VN"/>
        </w:rPr>
        <w:t xml:space="preserve"> quan</w:t>
      </w:r>
      <w:r>
        <w:t xml:space="preserve">, </w:t>
      </w:r>
      <w:proofErr w:type="spellStart"/>
      <w:r>
        <w:t>chúng</w:t>
      </w:r>
      <w:proofErr w:type="spellEnd"/>
      <w:r>
        <w:t xml:space="preserve"> ta </w:t>
      </w:r>
      <w:proofErr w:type="spellStart"/>
      <w:r>
        <w:t>đã</w:t>
      </w:r>
      <w:proofErr w:type="spellEnd"/>
      <w:r>
        <w:t xml:space="preserve"> </w:t>
      </w:r>
      <w:proofErr w:type="spellStart"/>
      <w:r>
        <w:t>thu</w:t>
      </w:r>
      <w:proofErr w:type="spellEnd"/>
      <w:r>
        <w:t xml:space="preserve"> </w:t>
      </w:r>
      <w:proofErr w:type="spellStart"/>
      <w:r>
        <w:t>thập</w:t>
      </w:r>
      <w:proofErr w:type="spellEnd"/>
      <w:r>
        <w:t xml:space="preserve"> </w:t>
      </w:r>
      <w:proofErr w:type="spellStart"/>
      <w:r>
        <w:t>được</w:t>
      </w:r>
      <w:proofErr w:type="spellEnd"/>
      <w:r>
        <w:t xml:space="preserve"> </w:t>
      </w:r>
      <w:proofErr w:type="spellStart"/>
      <w:r>
        <w:t>khoảng</w:t>
      </w:r>
      <w:proofErr w:type="spellEnd"/>
      <w:r>
        <w:t xml:space="preserve"> </w:t>
      </w:r>
      <w:proofErr w:type="spellStart"/>
      <w:r>
        <w:t>trên</w:t>
      </w:r>
      <w:proofErr w:type="spellEnd"/>
      <w:r>
        <w:t xml:space="preserve"> 8000 </w:t>
      </w:r>
      <w:proofErr w:type="spellStart"/>
      <w:r>
        <w:t>chữ</w:t>
      </w:r>
      <w:proofErr w:type="spellEnd"/>
      <w:r>
        <w:t xml:space="preserve"> </w:t>
      </w:r>
      <w:proofErr w:type="spellStart"/>
      <w:r>
        <w:t>Nôm</w:t>
      </w:r>
      <w:proofErr w:type="spellEnd"/>
      <w:r>
        <w:t xml:space="preserve"> </w:t>
      </w:r>
      <w:proofErr w:type="spellStart"/>
      <w:r>
        <w:t>tự</w:t>
      </w:r>
      <w:proofErr w:type="spellEnd"/>
      <w:r>
        <w:t xml:space="preserve"> </w:t>
      </w:r>
      <w:proofErr w:type="spellStart"/>
      <w:r>
        <w:t>và</w:t>
      </w:r>
      <w:proofErr w:type="spellEnd"/>
      <w:r>
        <w:t xml:space="preserve"> 56 </w:t>
      </w:r>
      <w:proofErr w:type="spellStart"/>
      <w:r>
        <w:t>hình</w:t>
      </w:r>
      <w:proofErr w:type="spellEnd"/>
      <w:r>
        <w:t xml:space="preserve"> </w:t>
      </w:r>
      <w:proofErr w:type="spellStart"/>
      <w:r>
        <w:t>ảnh</w:t>
      </w:r>
      <w:proofErr w:type="spellEnd"/>
      <w:r>
        <w:t>.</w:t>
      </w:r>
    </w:p>
    <w:p w14:paraId="72275DD1" w14:textId="2E19E923" w:rsidR="0046448A" w:rsidRDefault="0046448A" w:rsidP="007D2A5C">
      <w:pPr>
        <w:pStyle w:val="NormalText"/>
        <w:jc w:val="both"/>
      </w:pPr>
      <w:proofErr w:type="spellStart"/>
      <w:r>
        <w:t>Số</w:t>
      </w:r>
      <w:proofErr w:type="spellEnd"/>
      <w:r>
        <w:t xml:space="preserve"> </w:t>
      </w:r>
      <w:proofErr w:type="spellStart"/>
      <w:r>
        <w:t>lượng</w:t>
      </w:r>
      <w:proofErr w:type="spellEnd"/>
      <w:r>
        <w:t xml:space="preserve"> </w:t>
      </w:r>
      <w:proofErr w:type="spellStart"/>
      <w:r>
        <w:t>lớn</w:t>
      </w:r>
      <w:proofErr w:type="spellEnd"/>
      <w:r>
        <w:t xml:space="preserve"> </w:t>
      </w:r>
      <w:proofErr w:type="spellStart"/>
      <w:r>
        <w:t>chữ</w:t>
      </w:r>
      <w:proofErr w:type="spellEnd"/>
      <w:r>
        <w:t xml:space="preserve"> </w:t>
      </w:r>
      <w:proofErr w:type="spellStart"/>
      <w:r>
        <w:t>Nôm</w:t>
      </w:r>
      <w:proofErr w:type="spellEnd"/>
      <w:r>
        <w:t xml:space="preserve"> </w:t>
      </w:r>
      <w:proofErr w:type="spellStart"/>
      <w:r>
        <w:t>thu</w:t>
      </w:r>
      <w:proofErr w:type="spellEnd"/>
      <w:r>
        <w:t xml:space="preserve"> </w:t>
      </w:r>
      <w:proofErr w:type="spellStart"/>
      <w:r>
        <w:t>thập</w:t>
      </w:r>
      <w:proofErr w:type="spellEnd"/>
      <w:r>
        <w:t xml:space="preserve"> </w:t>
      </w:r>
      <w:proofErr w:type="spellStart"/>
      <w:r>
        <w:t>được</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nguồn</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quý</w:t>
      </w:r>
      <w:proofErr w:type="spellEnd"/>
      <w:r>
        <w:t xml:space="preserve"> </w:t>
      </w:r>
      <w:proofErr w:type="spellStart"/>
      <w:r>
        <w:t>giá</w:t>
      </w:r>
      <w:proofErr w:type="spellEnd"/>
      <w:r>
        <w:t xml:space="preserve"> </w:t>
      </w:r>
      <w:proofErr w:type="spellStart"/>
      <w:r>
        <w:t>cho</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về</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và</w:t>
      </w:r>
      <w:proofErr w:type="spellEnd"/>
      <w:r>
        <w:t xml:space="preserve"> </w:t>
      </w:r>
      <w:proofErr w:type="spellStart"/>
      <w:r>
        <w:t>văn</w:t>
      </w:r>
      <w:proofErr w:type="spellEnd"/>
      <w:r>
        <w:t xml:space="preserve"> </w:t>
      </w:r>
      <w:proofErr w:type="spellStart"/>
      <w:r>
        <w:t>hóa</w:t>
      </w:r>
      <w:proofErr w:type="spellEnd"/>
      <w:r>
        <w:t xml:space="preserve"> </w:t>
      </w:r>
      <w:proofErr w:type="spellStart"/>
      <w:r>
        <w:t>dân</w:t>
      </w:r>
      <w:proofErr w:type="spellEnd"/>
      <w:r>
        <w:t xml:space="preserve"> </w:t>
      </w:r>
      <w:proofErr w:type="spellStart"/>
      <w:r>
        <w:t>tộc</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để</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ngữ</w:t>
      </w:r>
      <w:proofErr w:type="spellEnd"/>
      <w:r>
        <w:t xml:space="preserve"> </w:t>
      </w:r>
      <w:proofErr w:type="spellStart"/>
      <w:r>
        <w:t>pháp</w:t>
      </w:r>
      <w:proofErr w:type="spellEnd"/>
      <w:r>
        <w:t xml:space="preserve">, </w:t>
      </w:r>
      <w:proofErr w:type="spellStart"/>
      <w:r>
        <w:t>từ</w:t>
      </w:r>
      <w:proofErr w:type="spellEnd"/>
      <w:r>
        <w:t xml:space="preserve"> </w:t>
      </w:r>
      <w:proofErr w:type="spellStart"/>
      <w:r>
        <w:t>vựng</w:t>
      </w:r>
      <w:proofErr w:type="spellEnd"/>
      <w:r>
        <w:t xml:space="preserve"> </w:t>
      </w:r>
      <w:proofErr w:type="spellStart"/>
      <w:r>
        <w:t>và</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chữ</w:t>
      </w:r>
      <w:proofErr w:type="spellEnd"/>
      <w:r>
        <w:t xml:space="preserve"> </w:t>
      </w:r>
      <w:proofErr w:type="spellStart"/>
      <w:r>
        <w:t>Nôm</w:t>
      </w:r>
      <w:proofErr w:type="spellEnd"/>
      <w:r>
        <w:t xml:space="preserve">, </w:t>
      </w:r>
      <w:proofErr w:type="spellStart"/>
      <w:r>
        <w:t>từ</w:t>
      </w:r>
      <w:proofErr w:type="spellEnd"/>
      <w:r>
        <w:t xml:space="preserve"> </w:t>
      </w:r>
      <w:proofErr w:type="spellStart"/>
      <w:r>
        <w:t>đó</w:t>
      </w:r>
      <w:proofErr w:type="spellEnd"/>
      <w:r>
        <w:t xml:space="preserve"> </w:t>
      </w:r>
      <w:proofErr w:type="spellStart"/>
      <w:r>
        <w:t>hiểu</w:t>
      </w:r>
      <w:proofErr w:type="spellEnd"/>
      <w:r>
        <w:t xml:space="preserve"> </w:t>
      </w:r>
      <w:proofErr w:type="spellStart"/>
      <w:r>
        <w:t>sâu</w:t>
      </w:r>
      <w:proofErr w:type="spellEnd"/>
      <w:r>
        <w:t xml:space="preserve"> </w:t>
      </w:r>
      <w:proofErr w:type="spellStart"/>
      <w:r>
        <w:t>hơn</w:t>
      </w:r>
      <w:proofErr w:type="spellEnd"/>
      <w:r>
        <w:t xml:space="preserve"> </w:t>
      </w:r>
      <w:proofErr w:type="spellStart"/>
      <w:r>
        <w:t>về</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của</w:t>
      </w:r>
      <w:proofErr w:type="spellEnd"/>
      <w:r>
        <w:t xml:space="preserve"> </w:t>
      </w:r>
      <w:proofErr w:type="spellStart"/>
      <w:r>
        <w:t>dân</w:t>
      </w:r>
      <w:proofErr w:type="spellEnd"/>
      <w:r>
        <w:t xml:space="preserve"> </w:t>
      </w:r>
      <w:proofErr w:type="spellStart"/>
      <w:r>
        <w:t>tộc</w:t>
      </w:r>
      <w:proofErr w:type="spellEnd"/>
      <w:r>
        <w:t xml:space="preserve"> </w:t>
      </w:r>
      <w:proofErr w:type="spellStart"/>
      <w:r>
        <w:t>Việt</w:t>
      </w:r>
      <w:proofErr w:type="spellEnd"/>
      <w:r>
        <w:t xml:space="preserve"> Nam.</w:t>
      </w:r>
    </w:p>
    <w:p w14:paraId="2EEE0C03" w14:textId="33871B8A" w:rsidR="0046448A" w:rsidRDefault="0046448A" w:rsidP="007D2A5C">
      <w:pPr>
        <w:pStyle w:val="NormalText"/>
        <w:jc w:val="both"/>
      </w:pPr>
      <w:proofErr w:type="spellStart"/>
      <w:r>
        <w:t>Sự</w:t>
      </w:r>
      <w:proofErr w:type="spellEnd"/>
      <w:r>
        <w:t xml:space="preserve"> </w:t>
      </w:r>
      <w:proofErr w:type="spellStart"/>
      <w:r>
        <w:t>hiện</w:t>
      </w:r>
      <w:proofErr w:type="spellEnd"/>
      <w:r>
        <w:t xml:space="preserve"> </w:t>
      </w:r>
      <w:proofErr w:type="spellStart"/>
      <w:r>
        <w:t>diện</w:t>
      </w:r>
      <w:proofErr w:type="spellEnd"/>
      <w:r>
        <w:t xml:space="preserve"> </w:t>
      </w:r>
      <w:proofErr w:type="spellStart"/>
      <w:r>
        <w:t>của</w:t>
      </w:r>
      <w:proofErr w:type="spellEnd"/>
      <w:r>
        <w:t xml:space="preserve"> 56 </w:t>
      </w:r>
      <w:proofErr w:type="spellStart"/>
      <w:r>
        <w:t>hình</w:t>
      </w:r>
      <w:proofErr w:type="spellEnd"/>
      <w:r>
        <w:t xml:space="preserve"> </w:t>
      </w:r>
      <w:proofErr w:type="spellStart"/>
      <w:r>
        <w:t>ảnh</w:t>
      </w:r>
      <w:proofErr w:type="spellEnd"/>
      <w:r>
        <w:t xml:space="preserve"> </w:t>
      </w:r>
      <w:proofErr w:type="spellStart"/>
      <w:r>
        <w:t>cũng</w:t>
      </w:r>
      <w:proofErr w:type="spellEnd"/>
      <w:r>
        <w:t xml:space="preserve"> </w:t>
      </w:r>
      <w:proofErr w:type="spellStart"/>
      <w:r>
        <w:t>là</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tựu</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chữ</w:t>
      </w:r>
      <w:proofErr w:type="spellEnd"/>
      <w:r>
        <w:t xml:space="preserve"> </w:t>
      </w:r>
      <w:proofErr w:type="spellStart"/>
      <w:r>
        <w:t>Nôm</w:t>
      </w:r>
      <w:proofErr w:type="spellEnd"/>
      <w:r>
        <w:t xml:space="preserve">. </w:t>
      </w:r>
      <w:proofErr w:type="spellStart"/>
      <w:r>
        <w:t>Những</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w:t>
      </w:r>
      <w:proofErr w:type="spellStart"/>
      <w:r>
        <w:t>các</w:t>
      </w:r>
      <w:proofErr w:type="spellEnd"/>
      <w:r>
        <w:t xml:space="preserve"> </w:t>
      </w:r>
      <w:proofErr w:type="spellStart"/>
      <w:r>
        <w:t>bản</w:t>
      </w:r>
      <w:proofErr w:type="spellEnd"/>
      <w:r>
        <w:t xml:space="preserve"> </w:t>
      </w:r>
      <w:proofErr w:type="spellStart"/>
      <w:r>
        <w:t>thảo</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hoặc</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chữ</w:t>
      </w:r>
      <w:proofErr w:type="spellEnd"/>
      <w:r>
        <w:t xml:space="preserve"> </w:t>
      </w:r>
      <w:proofErr w:type="spellStart"/>
      <w:r>
        <w:t>Nôm</w:t>
      </w:r>
      <w:proofErr w:type="spellEnd"/>
      <w:r>
        <w:t xml:space="preserve">, </w:t>
      </w:r>
      <w:proofErr w:type="spellStart"/>
      <w:r>
        <w:t>có</w:t>
      </w:r>
      <w:proofErr w:type="spellEnd"/>
      <w:r>
        <w:t xml:space="preserve"> </w:t>
      </w:r>
      <w:proofErr w:type="spellStart"/>
      <w:r>
        <w:t>thể</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thông</w:t>
      </w:r>
      <w:proofErr w:type="spellEnd"/>
      <w:r>
        <w:t xml:space="preserve"> tin </w:t>
      </w:r>
      <w:proofErr w:type="spellStart"/>
      <w:r>
        <w:t>thêm</w:t>
      </w:r>
      <w:proofErr w:type="spellEnd"/>
      <w:r>
        <w:t xml:space="preserve"> </w:t>
      </w:r>
      <w:proofErr w:type="spellStart"/>
      <w:r>
        <w:t>về</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chữ</w:t>
      </w:r>
      <w:proofErr w:type="spellEnd"/>
      <w:r>
        <w:t xml:space="preserve"> </w:t>
      </w:r>
      <w:proofErr w:type="spellStart"/>
      <w:r>
        <w:t>Nôm</w:t>
      </w:r>
      <w:proofErr w:type="spellEnd"/>
      <w:r>
        <w:t xml:space="preserve"> </w:t>
      </w:r>
      <w:proofErr w:type="spellStart"/>
      <w:r>
        <w:t>trong</w:t>
      </w:r>
      <w:proofErr w:type="spellEnd"/>
      <w:r>
        <w:t xml:space="preserve"> </w:t>
      </w:r>
      <w:proofErr w:type="spellStart"/>
      <w:r>
        <w:t>quá</w:t>
      </w:r>
      <w:proofErr w:type="spellEnd"/>
      <w:r>
        <w:t xml:space="preserve"> </w:t>
      </w:r>
      <w:proofErr w:type="spellStart"/>
      <w:r>
        <w:t>khứ</w:t>
      </w:r>
      <w:proofErr w:type="spellEnd"/>
      <w:r>
        <w:t>.</w:t>
      </w:r>
    </w:p>
    <w:p w14:paraId="72E2FCF8" w14:textId="71A95FCE" w:rsidR="0046448A" w:rsidRDefault="0046448A" w:rsidP="007D2A5C">
      <w:pPr>
        <w:pStyle w:val="NormalText"/>
        <w:jc w:val="both"/>
      </w:pPr>
      <w:proofErr w:type="spellStart"/>
      <w:r>
        <w:t>Tổng</w:t>
      </w:r>
      <w:proofErr w:type="spellEnd"/>
      <w:r>
        <w:t xml:space="preserve"> </w:t>
      </w:r>
      <w:proofErr w:type="spellStart"/>
      <w:r>
        <w:t>kết</w:t>
      </w:r>
      <w:proofErr w:type="spellEnd"/>
      <w:r>
        <w:t xml:space="preserve"> </w:t>
      </w:r>
      <w:proofErr w:type="spellStart"/>
      <w:r>
        <w:t>lại</w:t>
      </w:r>
      <w:proofErr w:type="spellEnd"/>
      <w:r>
        <w:t xml:space="preserve">, </w:t>
      </w:r>
      <w:proofErr w:type="spellStart"/>
      <w:r>
        <w:t>việc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các</w:t>
      </w:r>
      <w:proofErr w:type="spellEnd"/>
      <w:r>
        <w:t xml:space="preserve"> </w:t>
      </w:r>
      <w:proofErr w:type="spellStart"/>
      <w:r>
        <w:t>tệp</w:t>
      </w:r>
      <w:proofErr w:type="spellEnd"/>
      <w:r>
        <w:t xml:space="preserve"> Excel </w:t>
      </w:r>
      <w:proofErr w:type="spellStart"/>
      <w:r>
        <w:t>này</w:t>
      </w:r>
      <w:proofErr w:type="spellEnd"/>
      <w:r>
        <w:t xml:space="preserve"> </w:t>
      </w:r>
      <w:proofErr w:type="spellStart"/>
      <w:r>
        <w:t>đã</w:t>
      </w:r>
      <w:proofErr w:type="spellEnd"/>
      <w:r>
        <w:t xml:space="preserve"> </w:t>
      </w:r>
      <w:proofErr w:type="spellStart"/>
      <w:r>
        <w:t>mở</w:t>
      </w:r>
      <w:proofErr w:type="spellEnd"/>
      <w:r>
        <w:t xml:space="preserve"> </w:t>
      </w:r>
      <w:proofErr w:type="spellStart"/>
      <w:r>
        <w:t>ra</w:t>
      </w:r>
      <w:proofErr w:type="spellEnd"/>
      <w:r>
        <w:t xml:space="preserve"> </w:t>
      </w:r>
      <w:proofErr w:type="spellStart"/>
      <w:r>
        <w:t>những</w:t>
      </w:r>
      <w:proofErr w:type="spellEnd"/>
      <w:r>
        <w:t xml:space="preserve"> </w:t>
      </w:r>
      <w:proofErr w:type="spellStart"/>
      <w:r>
        <w:t>cơ</w:t>
      </w:r>
      <w:proofErr w:type="spellEnd"/>
      <w:r>
        <w:t xml:space="preserve"> </w:t>
      </w:r>
      <w:proofErr w:type="spellStart"/>
      <w:r>
        <w:t>hội</w:t>
      </w:r>
      <w:proofErr w:type="spellEnd"/>
      <w:r>
        <w:t xml:space="preserve"> </w:t>
      </w:r>
      <w:proofErr w:type="spellStart"/>
      <w:r>
        <w:t>mới</w:t>
      </w:r>
      <w:proofErr w:type="spellEnd"/>
      <w:r>
        <w:t xml:space="preserve"> </w:t>
      </w:r>
      <w:proofErr w:type="spellStart"/>
      <w:r>
        <w:t>để</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và</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về</w:t>
      </w:r>
      <w:proofErr w:type="spellEnd"/>
      <w:r>
        <w:t xml:space="preserve"> </w:t>
      </w:r>
      <w:proofErr w:type="spellStart"/>
      <w:r>
        <w:t>chữ</w:t>
      </w:r>
      <w:proofErr w:type="spellEnd"/>
      <w:r>
        <w:t xml:space="preserve"> </w:t>
      </w:r>
      <w:proofErr w:type="spellStart"/>
      <w:r>
        <w:t>Nôm</w:t>
      </w:r>
      <w:proofErr w:type="spellEnd"/>
      <w:r>
        <w:t xml:space="preserve"> </w:t>
      </w:r>
      <w:proofErr w:type="spellStart"/>
      <w:r>
        <w:t>và</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Việt</w:t>
      </w:r>
      <w:proofErr w:type="spellEnd"/>
      <w:r>
        <w:t xml:space="preserve"> Nam.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bước</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bảo</w:t>
      </w:r>
      <w:proofErr w:type="spellEnd"/>
      <w:r>
        <w:t xml:space="preserve"> </w:t>
      </w:r>
      <w:proofErr w:type="spellStart"/>
      <w:r>
        <w:t>tồn</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di </w:t>
      </w:r>
      <w:proofErr w:type="spellStart"/>
      <w:r>
        <w:t>sản</w:t>
      </w:r>
      <w:proofErr w:type="spellEnd"/>
      <w:r>
        <w:t xml:space="preserve"> </w:t>
      </w:r>
      <w:proofErr w:type="spellStart"/>
      <w:r>
        <w:t>văn</w:t>
      </w:r>
      <w:proofErr w:type="spellEnd"/>
      <w:r>
        <w:t xml:space="preserve"> </w:t>
      </w:r>
      <w:proofErr w:type="spellStart"/>
      <w:r>
        <w:t>hóa</w:t>
      </w:r>
      <w:proofErr w:type="spellEnd"/>
      <w:r>
        <w:t xml:space="preserve"> </w:t>
      </w:r>
      <w:proofErr w:type="spellStart"/>
      <w:r>
        <w:t>của</w:t>
      </w:r>
      <w:proofErr w:type="spellEnd"/>
      <w:r>
        <w:t xml:space="preserve"> </w:t>
      </w:r>
      <w:proofErr w:type="spellStart"/>
      <w:r>
        <w:t>dân</w:t>
      </w:r>
      <w:proofErr w:type="spellEnd"/>
      <w:r>
        <w:t xml:space="preserve"> </w:t>
      </w:r>
      <w:proofErr w:type="spellStart"/>
      <w:r>
        <w:t>tộc</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khai</w:t>
      </w:r>
      <w:proofErr w:type="spellEnd"/>
      <w:r>
        <w:t xml:space="preserve"> </w:t>
      </w:r>
      <w:proofErr w:type="spellStart"/>
      <w:r>
        <w:t>thác</w:t>
      </w:r>
      <w:proofErr w:type="spellEnd"/>
      <w:r>
        <w:t xml:space="preserve"> </w:t>
      </w:r>
      <w:proofErr w:type="spellStart"/>
      <w:r>
        <w:t>sâu</w:t>
      </w:r>
      <w:proofErr w:type="spellEnd"/>
      <w:r>
        <w:t xml:space="preserve"> </w:t>
      </w:r>
      <w:proofErr w:type="spellStart"/>
      <w:r>
        <w:t>hơn</w:t>
      </w:r>
      <w:proofErr w:type="spellEnd"/>
      <w:r>
        <w:t xml:space="preserve"> </w:t>
      </w:r>
      <w:proofErr w:type="spellStart"/>
      <w:r>
        <w:t>về</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và</w:t>
      </w:r>
      <w:proofErr w:type="spellEnd"/>
      <w:r>
        <w:t xml:space="preserve"> </w:t>
      </w:r>
      <w:proofErr w:type="spellStart"/>
      <w:r>
        <w:t>văn</w:t>
      </w:r>
      <w:proofErr w:type="spellEnd"/>
      <w:r>
        <w:t xml:space="preserve"> </w:t>
      </w:r>
      <w:proofErr w:type="spellStart"/>
      <w:r>
        <w:t>hóa</w:t>
      </w:r>
      <w:proofErr w:type="spellEnd"/>
      <w:r>
        <w:t xml:space="preserve"> </w:t>
      </w:r>
      <w:proofErr w:type="spellStart"/>
      <w:r>
        <w:t>của</w:t>
      </w:r>
      <w:proofErr w:type="spellEnd"/>
      <w:r>
        <w:t xml:space="preserve"> </w:t>
      </w:r>
      <w:proofErr w:type="spellStart"/>
      <w:r>
        <w:t>quốc</w:t>
      </w:r>
      <w:proofErr w:type="spellEnd"/>
      <w:r>
        <w:t xml:space="preserve"> </w:t>
      </w:r>
      <w:proofErr w:type="spellStart"/>
      <w:r>
        <w:t>gia</w:t>
      </w:r>
      <w:proofErr w:type="spellEnd"/>
      <w:r>
        <w:t xml:space="preserve">. </w:t>
      </w:r>
      <w:r>
        <w:br w:type="page"/>
      </w:r>
    </w:p>
    <w:p w14:paraId="625D167B" w14:textId="77777777" w:rsidR="00FC102A" w:rsidRDefault="00FC102A">
      <w:pPr>
        <w:rPr>
          <w:rFonts w:ascii="Times New Roman" w:eastAsia="Times New Roman" w:hAnsi="Times New Roman" w:cs="Times New Roman"/>
          <w:b/>
          <w:sz w:val="32"/>
          <w:szCs w:val="32"/>
        </w:rPr>
      </w:pPr>
    </w:p>
    <w:p w14:paraId="07E084D3" w14:textId="4B5446CD" w:rsidR="00B4796B" w:rsidRPr="00284314" w:rsidRDefault="00284314" w:rsidP="0046448A">
      <w:pPr>
        <w:pStyle w:val="Heading01"/>
      </w:pPr>
      <w:bookmarkStart w:id="127" w:name="_Toc142345567"/>
      <w:bookmarkStart w:id="128" w:name="_Toc142345932"/>
      <w:bookmarkStart w:id="129" w:name="_Toc142736608"/>
      <w:r>
        <w:t>Tài liệu tham khảo</w:t>
      </w:r>
      <w:bookmarkEnd w:id="127"/>
      <w:bookmarkEnd w:id="128"/>
      <w:bookmarkEnd w:id="129"/>
    </w:p>
    <w:p w14:paraId="29BA3B2F" w14:textId="46287E8D" w:rsidR="00FC102A" w:rsidRPr="00AC68F6" w:rsidRDefault="00387658" w:rsidP="007D2A5C">
      <w:pPr>
        <w:pStyle w:val="NormalText"/>
        <w:jc w:val="both"/>
        <w:rPr>
          <w:lang w:val="vi-VN"/>
        </w:rPr>
      </w:pPr>
      <w:r w:rsidRPr="00AC68F6">
        <w:rPr>
          <w:lang w:val="vi-VN"/>
        </w:rPr>
        <w:t>[1]</w:t>
      </w:r>
      <w:r w:rsidR="00B04B8C" w:rsidRPr="00AC68F6">
        <w:rPr>
          <w:lang w:val="vi-VN"/>
        </w:rPr>
        <w:tab/>
      </w:r>
      <w:r w:rsidR="00B04B8C" w:rsidRPr="00AC68F6">
        <w:rPr>
          <w:lang w:val="vi-VN"/>
        </w:rPr>
        <w:tab/>
      </w:r>
      <w:r w:rsidRPr="00AC68F6">
        <w:rPr>
          <w:lang w:val="vi-VN"/>
        </w:rPr>
        <w:t>Van Phan, Truyen, Bilan Zhu, and Masaki Nakagawa. "Collecting handwritten nom character patterns from historical document pages." 2012 10th IAPR International Workshop on Document Analysis Systems. IEEE, 2012.</w:t>
      </w:r>
    </w:p>
    <w:p w14:paraId="7E8E7393" w14:textId="221C8057" w:rsidR="00B04B8C" w:rsidRPr="00AC68F6" w:rsidRDefault="00B04B8C" w:rsidP="007D2A5C">
      <w:pPr>
        <w:pStyle w:val="NormalText"/>
        <w:jc w:val="both"/>
        <w:rPr>
          <w:lang w:val="vi-VN"/>
        </w:rPr>
      </w:pPr>
      <w:r w:rsidRPr="00AC68F6">
        <w:rPr>
          <w:lang w:val="vi-VN"/>
        </w:rPr>
        <w:t>[2]</w:t>
      </w:r>
      <w:r w:rsidRPr="00AC68F6">
        <w:rPr>
          <w:lang w:val="vi-VN"/>
        </w:rPr>
        <w:tab/>
      </w:r>
      <w:r w:rsidRPr="00AC68F6">
        <w:rPr>
          <w:lang w:val="vi-VN"/>
        </w:rPr>
        <w:tab/>
        <w:t>Dang, Hoang-Quan, et al. "NomNaOCR: The First Dataset for Optical Character Recognition on Han-Nom Script." 2022 RIVF International Conference on Computing and Communication Technologies (RIVF). IEEE, 2022.</w:t>
      </w:r>
    </w:p>
    <w:sectPr w:rsidR="00B04B8C" w:rsidRPr="00AC68F6" w:rsidSect="00072C8A">
      <w:headerReference w:type="default" r:id="rId54"/>
      <w:footerReference w:type="default" r:id="rId55"/>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45BD1" w14:textId="77777777" w:rsidR="00AB6181" w:rsidRDefault="00AB6181">
      <w:pPr>
        <w:spacing w:after="0" w:line="240" w:lineRule="auto"/>
      </w:pPr>
      <w:r>
        <w:separator/>
      </w:r>
    </w:p>
  </w:endnote>
  <w:endnote w:type="continuationSeparator" w:id="0">
    <w:p w14:paraId="78587057" w14:textId="77777777" w:rsidR="00AB6181" w:rsidRDefault="00AB6181">
      <w:pPr>
        <w:spacing w:after="0" w:line="240" w:lineRule="auto"/>
      </w:pPr>
      <w:r>
        <w:continuationSeparator/>
      </w:r>
    </w:p>
  </w:endnote>
  <w:endnote w:type="continuationNotice" w:id="1">
    <w:p w14:paraId="2542D7F9" w14:textId="77777777" w:rsidR="00AB6181" w:rsidRDefault="00AB618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5975696"/>
      <w:docPartObj>
        <w:docPartGallery w:val="Page Numbers (Bottom of Page)"/>
        <w:docPartUnique/>
      </w:docPartObj>
    </w:sdtPr>
    <w:sdtEndPr>
      <w:rPr>
        <w:noProof/>
      </w:rPr>
    </w:sdtEndPr>
    <w:sdtContent>
      <w:p w14:paraId="284A831E" w14:textId="097CB754" w:rsidR="00874C31" w:rsidRDefault="00874C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C67963" w14:textId="77777777" w:rsidR="00FC102A" w:rsidRDefault="00FC102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7DDAE" w14:textId="77777777" w:rsidR="00AB6181" w:rsidRDefault="00AB6181">
      <w:pPr>
        <w:spacing w:after="0" w:line="240" w:lineRule="auto"/>
      </w:pPr>
      <w:r>
        <w:separator/>
      </w:r>
    </w:p>
  </w:footnote>
  <w:footnote w:type="continuationSeparator" w:id="0">
    <w:p w14:paraId="25EFA3BF" w14:textId="77777777" w:rsidR="00AB6181" w:rsidRDefault="00AB6181">
      <w:pPr>
        <w:spacing w:after="0" w:line="240" w:lineRule="auto"/>
      </w:pPr>
      <w:r>
        <w:continuationSeparator/>
      </w:r>
    </w:p>
  </w:footnote>
  <w:footnote w:type="continuationNotice" w:id="1">
    <w:p w14:paraId="6FE5B1E8" w14:textId="77777777" w:rsidR="00AB6181" w:rsidRDefault="00AB618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6BFB4" w14:textId="6242F9AD" w:rsidR="00FC102A" w:rsidRDefault="00AA3728">
    <w:pPr>
      <w:pBdr>
        <w:top w:val="nil"/>
        <w:left w:val="nil"/>
        <w:bottom w:val="nil"/>
        <w:right w:val="nil"/>
        <w:between w:val="nil"/>
      </w:pBdr>
      <w:tabs>
        <w:tab w:val="center" w:pos="4680"/>
        <w:tab w:val="right" w:pos="9360"/>
      </w:tabs>
      <w:spacing w:after="0" w:line="240" w:lineRule="auto"/>
      <w:rPr>
        <w:rFonts w:ascii="Verdana" w:eastAsia="Verdana" w:hAnsi="Verdana" w:cs="Verdana"/>
        <w:b/>
        <w:color w:val="1F4E79"/>
        <w:sz w:val="18"/>
        <w:szCs w:val="18"/>
        <w:highlight w:val="white"/>
      </w:rPr>
    </w:pPr>
    <w:r>
      <w:rPr>
        <w:rFonts w:ascii="Verdana" w:eastAsia="Verdana" w:hAnsi="Verdana" w:cs="Verdana"/>
        <w:b/>
        <w:color w:val="1F4E79"/>
        <w:sz w:val="18"/>
        <w:szCs w:val="18"/>
        <w:highlight w:val="white"/>
      </w:rPr>
      <w:t>KHOA</w:t>
    </w:r>
    <w:r>
      <w:rPr>
        <w:rFonts w:ascii="Verdana" w:eastAsia="Verdana" w:hAnsi="Verdana" w:cs="Verdana"/>
        <w:b/>
        <w:color w:val="1F4E79"/>
        <w:sz w:val="18"/>
        <w:szCs w:val="18"/>
        <w:highlight w:val="white"/>
        <w:lang w:val="vi-VN"/>
      </w:rPr>
      <w:t xml:space="preserve"> CÔNG NGHÊ THÔNG TIN</w:t>
    </w:r>
  </w:p>
  <w:p w14:paraId="767E4D11" w14:textId="77777777" w:rsidR="00AA3728" w:rsidRDefault="00AA3728">
    <w:pPr>
      <w:pBdr>
        <w:top w:val="nil"/>
        <w:left w:val="nil"/>
        <w:bottom w:val="nil"/>
        <w:right w:val="nil"/>
        <w:between w:val="nil"/>
      </w:pBdr>
      <w:tabs>
        <w:tab w:val="center" w:pos="4680"/>
        <w:tab w:val="right" w:pos="9360"/>
      </w:tabs>
      <w:spacing w:after="0" w:line="240" w:lineRule="auto"/>
      <w:rPr>
        <w:rFonts w:ascii="Verdana" w:eastAsia="Verdana" w:hAnsi="Verdana" w:cs="Verdana"/>
        <w:b/>
        <w:color w:val="1F4E79"/>
        <w:sz w:val="18"/>
        <w:szCs w:val="18"/>
        <w:highlight w:val="white"/>
        <w:lang w:val="vi-VN"/>
      </w:rPr>
    </w:pPr>
    <w:r>
      <w:rPr>
        <w:rFonts w:ascii="Verdana" w:eastAsia="Verdana" w:hAnsi="Verdana" w:cs="Verdana"/>
        <w:b/>
        <w:color w:val="1F4E79"/>
        <w:sz w:val="18"/>
        <w:szCs w:val="18"/>
        <w:highlight w:val="white"/>
      </w:rPr>
      <w:t>TRƯỜNG</w:t>
    </w:r>
    <w:r>
      <w:rPr>
        <w:rFonts w:ascii="Verdana" w:eastAsia="Verdana" w:hAnsi="Verdana" w:cs="Verdana"/>
        <w:b/>
        <w:color w:val="1F4E79"/>
        <w:sz w:val="18"/>
        <w:szCs w:val="18"/>
        <w:highlight w:val="white"/>
        <w:lang w:val="vi-VN"/>
      </w:rPr>
      <w:t xml:space="preserve"> ĐẠI HỌC KHOA HỌC TỰ NHIÊN </w:t>
    </w:r>
  </w:p>
  <w:p w14:paraId="0B1526F3" w14:textId="3D1F5EDE" w:rsidR="00FC102A" w:rsidRPr="00AA3728" w:rsidRDefault="00AA3728">
    <w:pPr>
      <w:pBdr>
        <w:top w:val="nil"/>
        <w:left w:val="nil"/>
        <w:bottom w:val="nil"/>
        <w:right w:val="nil"/>
        <w:between w:val="nil"/>
      </w:pBdr>
      <w:tabs>
        <w:tab w:val="center" w:pos="4680"/>
        <w:tab w:val="right" w:pos="9360"/>
      </w:tabs>
      <w:spacing w:after="0" w:line="240" w:lineRule="auto"/>
      <w:rPr>
        <w:color w:val="1F4E79"/>
        <w:sz w:val="18"/>
        <w:szCs w:val="18"/>
        <w:lang w:val="vi-VN"/>
      </w:rPr>
    </w:pPr>
    <w:r>
      <w:rPr>
        <w:rFonts w:ascii="Verdana" w:eastAsia="Verdana" w:hAnsi="Verdana" w:cs="Verdana"/>
        <w:b/>
        <w:color w:val="1F4E79"/>
        <w:sz w:val="18"/>
        <w:szCs w:val="18"/>
        <w:highlight w:val="white"/>
        <w:lang w:val="vi-VN"/>
      </w:rPr>
      <w:t>ĐẠI HỌC QUỐC GIA THÀNH PHỐ HỒ CHÍ MINH</w:t>
    </w:r>
  </w:p>
  <w:p w14:paraId="4583E17D" w14:textId="77777777" w:rsidR="00FC102A" w:rsidRPr="00AA3728" w:rsidRDefault="00FC102A">
    <w:pPr>
      <w:pBdr>
        <w:top w:val="nil"/>
        <w:left w:val="nil"/>
        <w:bottom w:val="nil"/>
        <w:right w:val="nil"/>
        <w:between w:val="nil"/>
      </w:pBdr>
      <w:tabs>
        <w:tab w:val="center" w:pos="4680"/>
        <w:tab w:val="right" w:pos="9360"/>
      </w:tabs>
      <w:spacing w:after="0" w:line="240" w:lineRule="auto"/>
      <w:rPr>
        <w:color w:val="000000"/>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82F11"/>
    <w:multiLevelType w:val="hybridMultilevel"/>
    <w:tmpl w:val="284E8878"/>
    <w:lvl w:ilvl="0" w:tplc="BF107D06">
      <w:start w:val="1"/>
      <w:numFmt w:val="bullet"/>
      <w:lvlText w:val="-"/>
      <w:lvlJc w:val="left"/>
      <w:pPr>
        <w:ind w:left="1368" w:hanging="360"/>
      </w:pPr>
      <w:rPr>
        <w:rFonts w:ascii="Times New Roman" w:eastAsia="Times New Roman" w:hAnsi="Times New Roman" w:cs="Times New Roman" w:hint="default"/>
      </w:rPr>
    </w:lvl>
    <w:lvl w:ilvl="1" w:tplc="FFFFFFFF" w:tentative="1">
      <w:start w:val="1"/>
      <w:numFmt w:val="bullet"/>
      <w:lvlText w:val="o"/>
      <w:lvlJc w:val="left"/>
      <w:pPr>
        <w:ind w:left="2088" w:hanging="360"/>
      </w:pPr>
      <w:rPr>
        <w:rFonts w:ascii="Courier New" w:hAnsi="Courier New" w:cs="Courier New" w:hint="default"/>
      </w:rPr>
    </w:lvl>
    <w:lvl w:ilvl="2" w:tplc="FFFFFFFF" w:tentative="1">
      <w:start w:val="1"/>
      <w:numFmt w:val="bullet"/>
      <w:lvlText w:val=""/>
      <w:lvlJc w:val="left"/>
      <w:pPr>
        <w:ind w:left="2808" w:hanging="360"/>
      </w:pPr>
      <w:rPr>
        <w:rFonts w:ascii="Wingdings" w:hAnsi="Wingdings" w:hint="default"/>
      </w:rPr>
    </w:lvl>
    <w:lvl w:ilvl="3" w:tplc="FFFFFFFF" w:tentative="1">
      <w:start w:val="1"/>
      <w:numFmt w:val="bullet"/>
      <w:lvlText w:val=""/>
      <w:lvlJc w:val="left"/>
      <w:pPr>
        <w:ind w:left="3528" w:hanging="360"/>
      </w:pPr>
      <w:rPr>
        <w:rFonts w:ascii="Symbol" w:hAnsi="Symbol" w:hint="default"/>
      </w:rPr>
    </w:lvl>
    <w:lvl w:ilvl="4" w:tplc="FFFFFFFF" w:tentative="1">
      <w:start w:val="1"/>
      <w:numFmt w:val="bullet"/>
      <w:lvlText w:val="o"/>
      <w:lvlJc w:val="left"/>
      <w:pPr>
        <w:ind w:left="4248" w:hanging="360"/>
      </w:pPr>
      <w:rPr>
        <w:rFonts w:ascii="Courier New" w:hAnsi="Courier New" w:cs="Courier New" w:hint="default"/>
      </w:rPr>
    </w:lvl>
    <w:lvl w:ilvl="5" w:tplc="FFFFFFFF" w:tentative="1">
      <w:start w:val="1"/>
      <w:numFmt w:val="bullet"/>
      <w:lvlText w:val=""/>
      <w:lvlJc w:val="left"/>
      <w:pPr>
        <w:ind w:left="4968" w:hanging="360"/>
      </w:pPr>
      <w:rPr>
        <w:rFonts w:ascii="Wingdings" w:hAnsi="Wingdings" w:hint="default"/>
      </w:rPr>
    </w:lvl>
    <w:lvl w:ilvl="6" w:tplc="FFFFFFFF" w:tentative="1">
      <w:start w:val="1"/>
      <w:numFmt w:val="bullet"/>
      <w:lvlText w:val=""/>
      <w:lvlJc w:val="left"/>
      <w:pPr>
        <w:ind w:left="5688" w:hanging="360"/>
      </w:pPr>
      <w:rPr>
        <w:rFonts w:ascii="Symbol" w:hAnsi="Symbol" w:hint="default"/>
      </w:rPr>
    </w:lvl>
    <w:lvl w:ilvl="7" w:tplc="FFFFFFFF" w:tentative="1">
      <w:start w:val="1"/>
      <w:numFmt w:val="bullet"/>
      <w:lvlText w:val="o"/>
      <w:lvlJc w:val="left"/>
      <w:pPr>
        <w:ind w:left="6408" w:hanging="360"/>
      </w:pPr>
      <w:rPr>
        <w:rFonts w:ascii="Courier New" w:hAnsi="Courier New" w:cs="Courier New" w:hint="default"/>
      </w:rPr>
    </w:lvl>
    <w:lvl w:ilvl="8" w:tplc="FFFFFFFF" w:tentative="1">
      <w:start w:val="1"/>
      <w:numFmt w:val="bullet"/>
      <w:lvlText w:val=""/>
      <w:lvlJc w:val="left"/>
      <w:pPr>
        <w:ind w:left="7128" w:hanging="360"/>
      </w:pPr>
      <w:rPr>
        <w:rFonts w:ascii="Wingdings" w:hAnsi="Wingdings" w:hint="default"/>
      </w:rPr>
    </w:lvl>
  </w:abstractNum>
  <w:abstractNum w:abstractNumId="1" w15:restartNumberingAfterBreak="0">
    <w:nsid w:val="14413484"/>
    <w:multiLevelType w:val="multilevel"/>
    <w:tmpl w:val="251E79DE"/>
    <w:lvl w:ilvl="0">
      <w:start w:val="1"/>
      <w:numFmt w:val="decimal"/>
      <w:lvlText w:val="%1."/>
      <w:lvlJc w:val="left"/>
      <w:pPr>
        <w:ind w:left="408" w:hanging="408"/>
      </w:pPr>
      <w:rPr>
        <w:rFonts w:hint="default"/>
      </w:rPr>
    </w:lvl>
    <w:lvl w:ilvl="1">
      <w:start w:val="1"/>
      <w:numFmt w:val="decimal"/>
      <w:pStyle w:val="Heading0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5E403D1"/>
    <w:multiLevelType w:val="hybridMultilevel"/>
    <w:tmpl w:val="2B9EA9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77517A7"/>
    <w:multiLevelType w:val="hybridMultilevel"/>
    <w:tmpl w:val="0F185386"/>
    <w:lvl w:ilvl="0" w:tplc="BF107D06">
      <w:start w:val="1"/>
      <w:numFmt w:val="bullet"/>
      <w:lvlText w:val="-"/>
      <w:lvlJc w:val="left"/>
      <w:pPr>
        <w:ind w:left="1008" w:hanging="360"/>
      </w:pPr>
      <w:rPr>
        <w:rFonts w:ascii="Times New Roman" w:eastAsia="Times New Roman"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15:restartNumberingAfterBreak="0">
    <w:nsid w:val="191D2DFE"/>
    <w:multiLevelType w:val="multilevel"/>
    <w:tmpl w:val="3DC04478"/>
    <w:lvl w:ilvl="0">
      <w:start w:val="3"/>
      <w:numFmt w:val="decimal"/>
      <w:pStyle w:val="AppendixHeading"/>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15:restartNumberingAfterBreak="0">
    <w:nsid w:val="295A19B7"/>
    <w:multiLevelType w:val="multilevel"/>
    <w:tmpl w:val="40820DEA"/>
    <w:lvl w:ilvl="0">
      <w:start w:val="1"/>
      <w:numFmt w:val="decimal"/>
      <w:lvlText w:val="%1."/>
      <w:lvlJc w:val="left"/>
      <w:pPr>
        <w:ind w:left="648" w:hanging="360"/>
      </w:pPr>
      <w:rPr>
        <w:rFonts w:hint="default"/>
      </w:rPr>
    </w:lvl>
    <w:lvl w:ilvl="1">
      <w:start w:val="2"/>
      <w:numFmt w:val="decimal"/>
      <w:isLgl/>
      <w:lvlText w:val="%1.%2."/>
      <w:lvlJc w:val="left"/>
      <w:pPr>
        <w:ind w:left="1224"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2016" w:hanging="1080"/>
      </w:pPr>
      <w:rPr>
        <w:rFonts w:hint="default"/>
      </w:rPr>
    </w:lvl>
    <w:lvl w:ilvl="4">
      <w:start w:val="1"/>
      <w:numFmt w:val="decimal"/>
      <w:isLgl/>
      <w:lvlText w:val="%1.%2.%3.%4.%5."/>
      <w:lvlJc w:val="left"/>
      <w:pPr>
        <w:ind w:left="2232" w:hanging="1080"/>
      </w:pPr>
      <w:rPr>
        <w:rFonts w:hint="default"/>
      </w:rPr>
    </w:lvl>
    <w:lvl w:ilvl="5">
      <w:start w:val="1"/>
      <w:numFmt w:val="decimal"/>
      <w:isLgl/>
      <w:lvlText w:val="%1.%2.%3.%4.%5.%6."/>
      <w:lvlJc w:val="left"/>
      <w:pPr>
        <w:ind w:left="2808" w:hanging="1440"/>
      </w:pPr>
      <w:rPr>
        <w:rFonts w:hint="default"/>
      </w:rPr>
    </w:lvl>
    <w:lvl w:ilvl="6">
      <w:start w:val="1"/>
      <w:numFmt w:val="decimal"/>
      <w:isLgl/>
      <w:lvlText w:val="%1.%2.%3.%4.%5.%6.%7."/>
      <w:lvlJc w:val="left"/>
      <w:pPr>
        <w:ind w:left="3024"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816" w:hanging="1800"/>
      </w:pPr>
      <w:rPr>
        <w:rFonts w:hint="default"/>
      </w:rPr>
    </w:lvl>
  </w:abstractNum>
  <w:abstractNum w:abstractNumId="6" w15:restartNumberingAfterBreak="0">
    <w:nsid w:val="2CA86E5E"/>
    <w:multiLevelType w:val="hybridMultilevel"/>
    <w:tmpl w:val="B394C5F4"/>
    <w:lvl w:ilvl="0" w:tplc="BF107D06">
      <w:start w:val="1"/>
      <w:numFmt w:val="bullet"/>
      <w:lvlText w:val="-"/>
      <w:lvlJc w:val="left"/>
      <w:pPr>
        <w:ind w:left="1008" w:hanging="360"/>
      </w:pPr>
      <w:rPr>
        <w:rFonts w:ascii="Times New Roman" w:eastAsia="Times New Roman"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15:restartNumberingAfterBreak="0">
    <w:nsid w:val="45F22469"/>
    <w:multiLevelType w:val="multilevel"/>
    <w:tmpl w:val="FCECA89C"/>
    <w:lvl w:ilvl="0">
      <w:start w:val="3"/>
      <w:numFmt w:val="decimal"/>
      <w:lvlText w:val="%1"/>
      <w:lvlJc w:val="left"/>
      <w:pPr>
        <w:ind w:left="520" w:hanging="520"/>
      </w:pPr>
      <w:rPr>
        <w:rFonts w:hint="default"/>
      </w:rPr>
    </w:lvl>
    <w:lvl w:ilvl="1">
      <w:start w:val="6"/>
      <w:numFmt w:val="decimal"/>
      <w:lvlText w:val="%1.%2"/>
      <w:lvlJc w:val="left"/>
      <w:pPr>
        <w:ind w:left="880" w:hanging="5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4AF42C6F"/>
    <w:multiLevelType w:val="hybridMultilevel"/>
    <w:tmpl w:val="FA3C930A"/>
    <w:lvl w:ilvl="0" w:tplc="EEF2473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CD0105"/>
    <w:multiLevelType w:val="multilevel"/>
    <w:tmpl w:val="72FCADA2"/>
    <w:lvl w:ilvl="0">
      <w:start w:val="1"/>
      <w:numFmt w:val="bullet"/>
      <w:pStyle w:val="References"/>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9452930"/>
    <w:multiLevelType w:val="multilevel"/>
    <w:tmpl w:val="B3041610"/>
    <w:lvl w:ilvl="0">
      <w:start w:val="3"/>
      <w:numFmt w:val="decimal"/>
      <w:lvlText w:val="%1"/>
      <w:lvlJc w:val="left"/>
      <w:pPr>
        <w:ind w:left="520" w:hanging="520"/>
      </w:pPr>
      <w:rPr>
        <w:rFonts w:hint="default"/>
      </w:rPr>
    </w:lvl>
    <w:lvl w:ilvl="1">
      <w:start w:val="7"/>
      <w:numFmt w:val="decimal"/>
      <w:lvlText w:val="%1.%2"/>
      <w:lvlJc w:val="left"/>
      <w:pPr>
        <w:ind w:left="880" w:hanging="5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7C5A5905"/>
    <w:multiLevelType w:val="hybridMultilevel"/>
    <w:tmpl w:val="CD90B7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CF47651"/>
    <w:multiLevelType w:val="hybridMultilevel"/>
    <w:tmpl w:val="E892DADE"/>
    <w:lvl w:ilvl="0" w:tplc="BF107D0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0D2A8A"/>
    <w:multiLevelType w:val="hybridMultilevel"/>
    <w:tmpl w:val="CCC8CA74"/>
    <w:lvl w:ilvl="0" w:tplc="BFD4CC58">
      <w:start w:val="1"/>
      <w:numFmt w:val="lowerLetter"/>
      <w:pStyle w:val="Heading03"/>
      <w:lvlText w:val="%1."/>
      <w:lvlJc w:val="left"/>
      <w:pPr>
        <w:ind w:left="720" w:hanging="360"/>
      </w:pPr>
    </w:lvl>
    <w:lvl w:ilvl="1" w:tplc="5E205F2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3466749">
    <w:abstractNumId w:val="9"/>
  </w:num>
  <w:num w:numId="2" w16cid:durableId="1784036912">
    <w:abstractNumId w:val="4"/>
  </w:num>
  <w:num w:numId="3" w16cid:durableId="102383268">
    <w:abstractNumId w:val="12"/>
  </w:num>
  <w:num w:numId="4" w16cid:durableId="144978600">
    <w:abstractNumId w:val="1"/>
  </w:num>
  <w:num w:numId="5" w16cid:durableId="1733500322">
    <w:abstractNumId w:val="13"/>
  </w:num>
  <w:num w:numId="6" w16cid:durableId="2010516564">
    <w:abstractNumId w:val="2"/>
  </w:num>
  <w:num w:numId="7" w16cid:durableId="1167867180">
    <w:abstractNumId w:val="11"/>
  </w:num>
  <w:num w:numId="8" w16cid:durableId="2016298525">
    <w:abstractNumId w:val="3"/>
  </w:num>
  <w:num w:numId="9" w16cid:durableId="144007721">
    <w:abstractNumId w:val="8"/>
  </w:num>
  <w:num w:numId="10" w16cid:durableId="1848055899">
    <w:abstractNumId w:val="7"/>
  </w:num>
  <w:num w:numId="11" w16cid:durableId="1524201503">
    <w:abstractNumId w:val="10"/>
  </w:num>
  <w:num w:numId="12" w16cid:durableId="572618858">
    <w:abstractNumId w:val="5"/>
  </w:num>
  <w:num w:numId="13" w16cid:durableId="314115819">
    <w:abstractNumId w:val="0"/>
  </w:num>
  <w:num w:numId="14" w16cid:durableId="1965961427">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102A"/>
    <w:rsid w:val="000014BE"/>
    <w:rsid w:val="00001D8E"/>
    <w:rsid w:val="000037D4"/>
    <w:rsid w:val="00004100"/>
    <w:rsid w:val="00007FF9"/>
    <w:rsid w:val="00012064"/>
    <w:rsid w:val="000144E2"/>
    <w:rsid w:val="00015971"/>
    <w:rsid w:val="00020E1C"/>
    <w:rsid w:val="000249D4"/>
    <w:rsid w:val="00027E23"/>
    <w:rsid w:val="00032127"/>
    <w:rsid w:val="00032733"/>
    <w:rsid w:val="0003529F"/>
    <w:rsid w:val="000359CB"/>
    <w:rsid w:val="00037B3F"/>
    <w:rsid w:val="00040838"/>
    <w:rsid w:val="00042860"/>
    <w:rsid w:val="00042CB3"/>
    <w:rsid w:val="00047691"/>
    <w:rsid w:val="0005234D"/>
    <w:rsid w:val="00052C46"/>
    <w:rsid w:val="00055385"/>
    <w:rsid w:val="000555F7"/>
    <w:rsid w:val="000564CE"/>
    <w:rsid w:val="00056899"/>
    <w:rsid w:val="000572C7"/>
    <w:rsid w:val="00057416"/>
    <w:rsid w:val="00057600"/>
    <w:rsid w:val="00057AD6"/>
    <w:rsid w:val="00057FE7"/>
    <w:rsid w:val="000609FD"/>
    <w:rsid w:val="000639ED"/>
    <w:rsid w:val="00063E53"/>
    <w:rsid w:val="00065A6B"/>
    <w:rsid w:val="00072C8A"/>
    <w:rsid w:val="00073CB0"/>
    <w:rsid w:val="00086272"/>
    <w:rsid w:val="00086CBE"/>
    <w:rsid w:val="0009095D"/>
    <w:rsid w:val="00095496"/>
    <w:rsid w:val="000A1553"/>
    <w:rsid w:val="000A209C"/>
    <w:rsid w:val="000A25B1"/>
    <w:rsid w:val="000A367F"/>
    <w:rsid w:val="000A49BA"/>
    <w:rsid w:val="000B3056"/>
    <w:rsid w:val="000B6ABE"/>
    <w:rsid w:val="000B796F"/>
    <w:rsid w:val="000C0D7A"/>
    <w:rsid w:val="000C3F31"/>
    <w:rsid w:val="000C4B35"/>
    <w:rsid w:val="000D0938"/>
    <w:rsid w:val="000D0A92"/>
    <w:rsid w:val="000D2122"/>
    <w:rsid w:val="000D3DF4"/>
    <w:rsid w:val="000D43BC"/>
    <w:rsid w:val="000D532F"/>
    <w:rsid w:val="000D7DF6"/>
    <w:rsid w:val="000D7EE6"/>
    <w:rsid w:val="000E0780"/>
    <w:rsid w:val="000E09CE"/>
    <w:rsid w:val="000E166A"/>
    <w:rsid w:val="000E16D4"/>
    <w:rsid w:val="000E23C8"/>
    <w:rsid w:val="000E337C"/>
    <w:rsid w:val="000F3202"/>
    <w:rsid w:val="000F3B2B"/>
    <w:rsid w:val="000F7CF2"/>
    <w:rsid w:val="00100184"/>
    <w:rsid w:val="00100C3F"/>
    <w:rsid w:val="0010178E"/>
    <w:rsid w:val="001113E5"/>
    <w:rsid w:val="00113F8C"/>
    <w:rsid w:val="00116C81"/>
    <w:rsid w:val="001172E5"/>
    <w:rsid w:val="00117760"/>
    <w:rsid w:val="00124A01"/>
    <w:rsid w:val="00125A68"/>
    <w:rsid w:val="00126341"/>
    <w:rsid w:val="00126988"/>
    <w:rsid w:val="00131E3F"/>
    <w:rsid w:val="00131E77"/>
    <w:rsid w:val="001329C0"/>
    <w:rsid w:val="0013313F"/>
    <w:rsid w:val="00133775"/>
    <w:rsid w:val="00135247"/>
    <w:rsid w:val="0013580D"/>
    <w:rsid w:val="001368C6"/>
    <w:rsid w:val="001446DB"/>
    <w:rsid w:val="00146414"/>
    <w:rsid w:val="001502D9"/>
    <w:rsid w:val="001506DA"/>
    <w:rsid w:val="00151530"/>
    <w:rsid w:val="00154BC8"/>
    <w:rsid w:val="00154C09"/>
    <w:rsid w:val="00155113"/>
    <w:rsid w:val="001565FF"/>
    <w:rsid w:val="00157CEB"/>
    <w:rsid w:val="00160D6E"/>
    <w:rsid w:val="001627F5"/>
    <w:rsid w:val="00165196"/>
    <w:rsid w:val="00170124"/>
    <w:rsid w:val="001706F3"/>
    <w:rsid w:val="0017139E"/>
    <w:rsid w:val="0017274E"/>
    <w:rsid w:val="00173D6B"/>
    <w:rsid w:val="00175B53"/>
    <w:rsid w:val="001779AD"/>
    <w:rsid w:val="00180226"/>
    <w:rsid w:val="00181BB9"/>
    <w:rsid w:val="001829E6"/>
    <w:rsid w:val="001843A4"/>
    <w:rsid w:val="001864E6"/>
    <w:rsid w:val="0018781E"/>
    <w:rsid w:val="00187918"/>
    <w:rsid w:val="0019516B"/>
    <w:rsid w:val="00195BE4"/>
    <w:rsid w:val="00196DF5"/>
    <w:rsid w:val="001A0689"/>
    <w:rsid w:val="001A119F"/>
    <w:rsid w:val="001A6336"/>
    <w:rsid w:val="001A6AE8"/>
    <w:rsid w:val="001B0633"/>
    <w:rsid w:val="001B063A"/>
    <w:rsid w:val="001B24FB"/>
    <w:rsid w:val="001B2B56"/>
    <w:rsid w:val="001B5581"/>
    <w:rsid w:val="001B63B7"/>
    <w:rsid w:val="001C10FB"/>
    <w:rsid w:val="001C3313"/>
    <w:rsid w:val="001D04B9"/>
    <w:rsid w:val="001D0788"/>
    <w:rsid w:val="001D60DB"/>
    <w:rsid w:val="001D76F4"/>
    <w:rsid w:val="001E0A83"/>
    <w:rsid w:val="001E0FD6"/>
    <w:rsid w:val="001E3126"/>
    <w:rsid w:val="001E3782"/>
    <w:rsid w:val="001E3FD7"/>
    <w:rsid w:val="001E5E3D"/>
    <w:rsid w:val="001F09C5"/>
    <w:rsid w:val="001F1F7A"/>
    <w:rsid w:val="001F3E5F"/>
    <w:rsid w:val="00201131"/>
    <w:rsid w:val="00202C1E"/>
    <w:rsid w:val="00205CC0"/>
    <w:rsid w:val="00207C1A"/>
    <w:rsid w:val="00207D22"/>
    <w:rsid w:val="00215ED3"/>
    <w:rsid w:val="0021640B"/>
    <w:rsid w:val="00216882"/>
    <w:rsid w:val="002179FC"/>
    <w:rsid w:val="00221528"/>
    <w:rsid w:val="00232647"/>
    <w:rsid w:val="002375E7"/>
    <w:rsid w:val="0024588D"/>
    <w:rsid w:val="00250A60"/>
    <w:rsid w:val="00251680"/>
    <w:rsid w:val="00251C24"/>
    <w:rsid w:val="002536B6"/>
    <w:rsid w:val="00262A28"/>
    <w:rsid w:val="00265A11"/>
    <w:rsid w:val="002663E1"/>
    <w:rsid w:val="00266F55"/>
    <w:rsid w:val="00267BB3"/>
    <w:rsid w:val="00270411"/>
    <w:rsid w:val="00270C97"/>
    <w:rsid w:val="00271974"/>
    <w:rsid w:val="002723A2"/>
    <w:rsid w:val="00273800"/>
    <w:rsid w:val="00273F41"/>
    <w:rsid w:val="00275C8C"/>
    <w:rsid w:val="0028101E"/>
    <w:rsid w:val="00282C8F"/>
    <w:rsid w:val="00284314"/>
    <w:rsid w:val="00287B14"/>
    <w:rsid w:val="00291219"/>
    <w:rsid w:val="00292656"/>
    <w:rsid w:val="002936D0"/>
    <w:rsid w:val="00295BCE"/>
    <w:rsid w:val="00296D0D"/>
    <w:rsid w:val="002A2B96"/>
    <w:rsid w:val="002A4311"/>
    <w:rsid w:val="002A55BE"/>
    <w:rsid w:val="002A70BD"/>
    <w:rsid w:val="002A7DF5"/>
    <w:rsid w:val="002B2896"/>
    <w:rsid w:val="002B3CE0"/>
    <w:rsid w:val="002B5D05"/>
    <w:rsid w:val="002C1DDC"/>
    <w:rsid w:val="002C6E81"/>
    <w:rsid w:val="002C7BA7"/>
    <w:rsid w:val="002D22F4"/>
    <w:rsid w:val="002D6282"/>
    <w:rsid w:val="002D6295"/>
    <w:rsid w:val="002E0262"/>
    <w:rsid w:val="002E0C27"/>
    <w:rsid w:val="002F7C31"/>
    <w:rsid w:val="003009BF"/>
    <w:rsid w:val="00305B98"/>
    <w:rsid w:val="003065E2"/>
    <w:rsid w:val="00307863"/>
    <w:rsid w:val="00307BCC"/>
    <w:rsid w:val="003151F5"/>
    <w:rsid w:val="00316128"/>
    <w:rsid w:val="00316A91"/>
    <w:rsid w:val="00322477"/>
    <w:rsid w:val="003309EC"/>
    <w:rsid w:val="003358CA"/>
    <w:rsid w:val="003409B1"/>
    <w:rsid w:val="00343357"/>
    <w:rsid w:val="00344694"/>
    <w:rsid w:val="00344B34"/>
    <w:rsid w:val="0034593C"/>
    <w:rsid w:val="003531C5"/>
    <w:rsid w:val="003558E3"/>
    <w:rsid w:val="00364860"/>
    <w:rsid w:val="00365B08"/>
    <w:rsid w:val="003709D9"/>
    <w:rsid w:val="00372EA6"/>
    <w:rsid w:val="003738A4"/>
    <w:rsid w:val="00377FBE"/>
    <w:rsid w:val="00381C32"/>
    <w:rsid w:val="00382C69"/>
    <w:rsid w:val="00387658"/>
    <w:rsid w:val="00392DCC"/>
    <w:rsid w:val="00395408"/>
    <w:rsid w:val="00396CE7"/>
    <w:rsid w:val="003A16CF"/>
    <w:rsid w:val="003A1BD6"/>
    <w:rsid w:val="003A268F"/>
    <w:rsid w:val="003A47AC"/>
    <w:rsid w:val="003A7466"/>
    <w:rsid w:val="003A792D"/>
    <w:rsid w:val="003B263B"/>
    <w:rsid w:val="003B5227"/>
    <w:rsid w:val="003B6B96"/>
    <w:rsid w:val="003C0260"/>
    <w:rsid w:val="003C10E6"/>
    <w:rsid w:val="003C2379"/>
    <w:rsid w:val="003C5495"/>
    <w:rsid w:val="003D0117"/>
    <w:rsid w:val="003D0272"/>
    <w:rsid w:val="003D47D2"/>
    <w:rsid w:val="003D764D"/>
    <w:rsid w:val="003E0A80"/>
    <w:rsid w:val="003E2363"/>
    <w:rsid w:val="003E4A2F"/>
    <w:rsid w:val="003E5D56"/>
    <w:rsid w:val="003F04D4"/>
    <w:rsid w:val="003F0955"/>
    <w:rsid w:val="003F3A4C"/>
    <w:rsid w:val="003F3AB2"/>
    <w:rsid w:val="003F427B"/>
    <w:rsid w:val="003F49D4"/>
    <w:rsid w:val="003F56C9"/>
    <w:rsid w:val="003F7F03"/>
    <w:rsid w:val="004005FE"/>
    <w:rsid w:val="0040157D"/>
    <w:rsid w:val="0040692B"/>
    <w:rsid w:val="00411494"/>
    <w:rsid w:val="00412E2F"/>
    <w:rsid w:val="0041387B"/>
    <w:rsid w:val="00416636"/>
    <w:rsid w:val="004177E3"/>
    <w:rsid w:val="00423F3B"/>
    <w:rsid w:val="00426DEE"/>
    <w:rsid w:val="00427D4B"/>
    <w:rsid w:val="00431DDA"/>
    <w:rsid w:val="0043246D"/>
    <w:rsid w:val="00433A1F"/>
    <w:rsid w:val="00436C53"/>
    <w:rsid w:val="0044327C"/>
    <w:rsid w:val="004437AA"/>
    <w:rsid w:val="004438B0"/>
    <w:rsid w:val="0044612C"/>
    <w:rsid w:val="004477BB"/>
    <w:rsid w:val="00450B0C"/>
    <w:rsid w:val="004536C0"/>
    <w:rsid w:val="0045665F"/>
    <w:rsid w:val="00456FB2"/>
    <w:rsid w:val="00457135"/>
    <w:rsid w:val="0046077D"/>
    <w:rsid w:val="00461BF0"/>
    <w:rsid w:val="00462AA8"/>
    <w:rsid w:val="004630CF"/>
    <w:rsid w:val="0046448A"/>
    <w:rsid w:val="004671FD"/>
    <w:rsid w:val="00467461"/>
    <w:rsid w:val="00471F95"/>
    <w:rsid w:val="004766FC"/>
    <w:rsid w:val="004772DD"/>
    <w:rsid w:val="00477A34"/>
    <w:rsid w:val="00483150"/>
    <w:rsid w:val="00491A33"/>
    <w:rsid w:val="00491E13"/>
    <w:rsid w:val="00494210"/>
    <w:rsid w:val="00497996"/>
    <w:rsid w:val="004A643F"/>
    <w:rsid w:val="004A7859"/>
    <w:rsid w:val="004B2742"/>
    <w:rsid w:val="004B4885"/>
    <w:rsid w:val="004C5CD0"/>
    <w:rsid w:val="004D0606"/>
    <w:rsid w:val="004D5292"/>
    <w:rsid w:val="004D52F5"/>
    <w:rsid w:val="004D7E57"/>
    <w:rsid w:val="004E334F"/>
    <w:rsid w:val="004E6787"/>
    <w:rsid w:val="004F3C29"/>
    <w:rsid w:val="004F6248"/>
    <w:rsid w:val="00502364"/>
    <w:rsid w:val="00506087"/>
    <w:rsid w:val="00507DBF"/>
    <w:rsid w:val="005103D7"/>
    <w:rsid w:val="00512DC0"/>
    <w:rsid w:val="00513335"/>
    <w:rsid w:val="00513709"/>
    <w:rsid w:val="00513FDD"/>
    <w:rsid w:val="00516073"/>
    <w:rsid w:val="00516A44"/>
    <w:rsid w:val="005223E7"/>
    <w:rsid w:val="00523362"/>
    <w:rsid w:val="00530BD2"/>
    <w:rsid w:val="00535466"/>
    <w:rsid w:val="00535F51"/>
    <w:rsid w:val="00542269"/>
    <w:rsid w:val="00542CA8"/>
    <w:rsid w:val="00543319"/>
    <w:rsid w:val="005435C7"/>
    <w:rsid w:val="00545513"/>
    <w:rsid w:val="00551BCF"/>
    <w:rsid w:val="00552139"/>
    <w:rsid w:val="00554F29"/>
    <w:rsid w:val="00557931"/>
    <w:rsid w:val="00557BB0"/>
    <w:rsid w:val="00560D33"/>
    <w:rsid w:val="0056221B"/>
    <w:rsid w:val="0056254D"/>
    <w:rsid w:val="00563CE4"/>
    <w:rsid w:val="005643AF"/>
    <w:rsid w:val="00566068"/>
    <w:rsid w:val="00566D4F"/>
    <w:rsid w:val="00567A88"/>
    <w:rsid w:val="00572047"/>
    <w:rsid w:val="00572162"/>
    <w:rsid w:val="0057483A"/>
    <w:rsid w:val="0058103B"/>
    <w:rsid w:val="0058124F"/>
    <w:rsid w:val="00587DE7"/>
    <w:rsid w:val="00587F3D"/>
    <w:rsid w:val="00590CF4"/>
    <w:rsid w:val="00591CCF"/>
    <w:rsid w:val="00592DBF"/>
    <w:rsid w:val="005A0ED4"/>
    <w:rsid w:val="005A2483"/>
    <w:rsid w:val="005A2CC2"/>
    <w:rsid w:val="005A3D96"/>
    <w:rsid w:val="005A54C8"/>
    <w:rsid w:val="005A68FE"/>
    <w:rsid w:val="005A787E"/>
    <w:rsid w:val="005A7E0D"/>
    <w:rsid w:val="005C1144"/>
    <w:rsid w:val="005C1926"/>
    <w:rsid w:val="005C3553"/>
    <w:rsid w:val="005C3A81"/>
    <w:rsid w:val="005C3FDF"/>
    <w:rsid w:val="005C6B17"/>
    <w:rsid w:val="005D0355"/>
    <w:rsid w:val="005D7440"/>
    <w:rsid w:val="005E12A4"/>
    <w:rsid w:val="005E3B57"/>
    <w:rsid w:val="005E4769"/>
    <w:rsid w:val="005E477A"/>
    <w:rsid w:val="005E653F"/>
    <w:rsid w:val="005E6A67"/>
    <w:rsid w:val="005F2D0A"/>
    <w:rsid w:val="005F3CC8"/>
    <w:rsid w:val="005F60A1"/>
    <w:rsid w:val="005F7A36"/>
    <w:rsid w:val="00601FAB"/>
    <w:rsid w:val="00604DCE"/>
    <w:rsid w:val="0060641E"/>
    <w:rsid w:val="00610CCD"/>
    <w:rsid w:val="0061101C"/>
    <w:rsid w:val="00611F1E"/>
    <w:rsid w:val="006132A8"/>
    <w:rsid w:val="00613CF4"/>
    <w:rsid w:val="00614859"/>
    <w:rsid w:val="00623955"/>
    <w:rsid w:val="006241A1"/>
    <w:rsid w:val="00627172"/>
    <w:rsid w:val="00630AB7"/>
    <w:rsid w:val="00634803"/>
    <w:rsid w:val="0063523F"/>
    <w:rsid w:val="0063611D"/>
    <w:rsid w:val="006512E3"/>
    <w:rsid w:val="00654F19"/>
    <w:rsid w:val="00655DA1"/>
    <w:rsid w:val="00661612"/>
    <w:rsid w:val="00662903"/>
    <w:rsid w:val="00664E89"/>
    <w:rsid w:val="00665171"/>
    <w:rsid w:val="00665DB0"/>
    <w:rsid w:val="00666527"/>
    <w:rsid w:val="006770AA"/>
    <w:rsid w:val="00680F8B"/>
    <w:rsid w:val="00682996"/>
    <w:rsid w:val="0068787C"/>
    <w:rsid w:val="006902A6"/>
    <w:rsid w:val="00690531"/>
    <w:rsid w:val="0069097C"/>
    <w:rsid w:val="006918D2"/>
    <w:rsid w:val="00692557"/>
    <w:rsid w:val="006947FB"/>
    <w:rsid w:val="006953C9"/>
    <w:rsid w:val="00695C2C"/>
    <w:rsid w:val="006A13E8"/>
    <w:rsid w:val="006A1B4F"/>
    <w:rsid w:val="006A1E56"/>
    <w:rsid w:val="006A466D"/>
    <w:rsid w:val="006B1608"/>
    <w:rsid w:val="006B1DE9"/>
    <w:rsid w:val="006B2E1D"/>
    <w:rsid w:val="006B4AFB"/>
    <w:rsid w:val="006B68B4"/>
    <w:rsid w:val="006B7DB3"/>
    <w:rsid w:val="006C1CF0"/>
    <w:rsid w:val="006C2BF0"/>
    <w:rsid w:val="006C6E89"/>
    <w:rsid w:val="006D3FBA"/>
    <w:rsid w:val="006D489A"/>
    <w:rsid w:val="006D66FB"/>
    <w:rsid w:val="006E33A3"/>
    <w:rsid w:val="006E425C"/>
    <w:rsid w:val="006E6A56"/>
    <w:rsid w:val="006F0499"/>
    <w:rsid w:val="006F0F07"/>
    <w:rsid w:val="006F17BB"/>
    <w:rsid w:val="006F4AE9"/>
    <w:rsid w:val="006F54EF"/>
    <w:rsid w:val="006F5723"/>
    <w:rsid w:val="006F6C67"/>
    <w:rsid w:val="006F6FE2"/>
    <w:rsid w:val="00701C42"/>
    <w:rsid w:val="00701EC1"/>
    <w:rsid w:val="007026B1"/>
    <w:rsid w:val="00704410"/>
    <w:rsid w:val="00705F03"/>
    <w:rsid w:val="007065C1"/>
    <w:rsid w:val="007069D6"/>
    <w:rsid w:val="0071172A"/>
    <w:rsid w:val="0071185C"/>
    <w:rsid w:val="00712C94"/>
    <w:rsid w:val="0071636F"/>
    <w:rsid w:val="00716EB2"/>
    <w:rsid w:val="00723437"/>
    <w:rsid w:val="0072685D"/>
    <w:rsid w:val="00727167"/>
    <w:rsid w:val="00730520"/>
    <w:rsid w:val="00732215"/>
    <w:rsid w:val="00733F6F"/>
    <w:rsid w:val="007347E0"/>
    <w:rsid w:val="0073738B"/>
    <w:rsid w:val="00741A84"/>
    <w:rsid w:val="00742A54"/>
    <w:rsid w:val="0074350F"/>
    <w:rsid w:val="00744F4C"/>
    <w:rsid w:val="00745FFA"/>
    <w:rsid w:val="007501D6"/>
    <w:rsid w:val="00751CDF"/>
    <w:rsid w:val="00753AA4"/>
    <w:rsid w:val="00754979"/>
    <w:rsid w:val="00755E66"/>
    <w:rsid w:val="007563C7"/>
    <w:rsid w:val="00761A6F"/>
    <w:rsid w:val="00761D5B"/>
    <w:rsid w:val="0076266A"/>
    <w:rsid w:val="00762862"/>
    <w:rsid w:val="0076396B"/>
    <w:rsid w:val="00763DCF"/>
    <w:rsid w:val="0076615F"/>
    <w:rsid w:val="00767968"/>
    <w:rsid w:val="007721B7"/>
    <w:rsid w:val="007722C9"/>
    <w:rsid w:val="00773995"/>
    <w:rsid w:val="007778EA"/>
    <w:rsid w:val="00787222"/>
    <w:rsid w:val="007905E0"/>
    <w:rsid w:val="0079406A"/>
    <w:rsid w:val="007A2B80"/>
    <w:rsid w:val="007A4C83"/>
    <w:rsid w:val="007A57AD"/>
    <w:rsid w:val="007A600D"/>
    <w:rsid w:val="007A7957"/>
    <w:rsid w:val="007B0955"/>
    <w:rsid w:val="007B381E"/>
    <w:rsid w:val="007B6333"/>
    <w:rsid w:val="007C3AEE"/>
    <w:rsid w:val="007C5953"/>
    <w:rsid w:val="007C67B5"/>
    <w:rsid w:val="007D28C8"/>
    <w:rsid w:val="007D2A5C"/>
    <w:rsid w:val="007D3C77"/>
    <w:rsid w:val="007D61D2"/>
    <w:rsid w:val="007D6EED"/>
    <w:rsid w:val="007D74DE"/>
    <w:rsid w:val="007E1F39"/>
    <w:rsid w:val="007E24A5"/>
    <w:rsid w:val="007E3887"/>
    <w:rsid w:val="007E66F5"/>
    <w:rsid w:val="007F0DAE"/>
    <w:rsid w:val="007F2474"/>
    <w:rsid w:val="007F3124"/>
    <w:rsid w:val="00800430"/>
    <w:rsid w:val="0080147D"/>
    <w:rsid w:val="008028EC"/>
    <w:rsid w:val="00802B46"/>
    <w:rsid w:val="00802EAB"/>
    <w:rsid w:val="00820BDB"/>
    <w:rsid w:val="008216E5"/>
    <w:rsid w:val="0082205F"/>
    <w:rsid w:val="008234C6"/>
    <w:rsid w:val="0082398A"/>
    <w:rsid w:val="00824A6B"/>
    <w:rsid w:val="00825A48"/>
    <w:rsid w:val="00825A54"/>
    <w:rsid w:val="008267F6"/>
    <w:rsid w:val="008318EC"/>
    <w:rsid w:val="00832BF3"/>
    <w:rsid w:val="00833B31"/>
    <w:rsid w:val="00834DE6"/>
    <w:rsid w:val="008372BA"/>
    <w:rsid w:val="00837514"/>
    <w:rsid w:val="00840D5B"/>
    <w:rsid w:val="0084386F"/>
    <w:rsid w:val="00854FDF"/>
    <w:rsid w:val="00867780"/>
    <w:rsid w:val="00871D0C"/>
    <w:rsid w:val="00871DE3"/>
    <w:rsid w:val="0087274D"/>
    <w:rsid w:val="00874C31"/>
    <w:rsid w:val="008754AC"/>
    <w:rsid w:val="008803AC"/>
    <w:rsid w:val="00886B2D"/>
    <w:rsid w:val="00886B46"/>
    <w:rsid w:val="00893E6E"/>
    <w:rsid w:val="00894FAD"/>
    <w:rsid w:val="00895020"/>
    <w:rsid w:val="0089644E"/>
    <w:rsid w:val="008A5CFF"/>
    <w:rsid w:val="008B0F55"/>
    <w:rsid w:val="008B6836"/>
    <w:rsid w:val="008C2041"/>
    <w:rsid w:val="008D011C"/>
    <w:rsid w:val="008D1A34"/>
    <w:rsid w:val="008D34DF"/>
    <w:rsid w:val="008D39E1"/>
    <w:rsid w:val="008D7F0F"/>
    <w:rsid w:val="008D7F98"/>
    <w:rsid w:val="008E1D7F"/>
    <w:rsid w:val="008E7AB5"/>
    <w:rsid w:val="00902C0E"/>
    <w:rsid w:val="00906E67"/>
    <w:rsid w:val="009071F0"/>
    <w:rsid w:val="00914A73"/>
    <w:rsid w:val="00921366"/>
    <w:rsid w:val="00924D65"/>
    <w:rsid w:val="00925C67"/>
    <w:rsid w:val="00932141"/>
    <w:rsid w:val="009407B1"/>
    <w:rsid w:val="00941F36"/>
    <w:rsid w:val="00942563"/>
    <w:rsid w:val="00942C43"/>
    <w:rsid w:val="00945F47"/>
    <w:rsid w:val="00946E00"/>
    <w:rsid w:val="0095141D"/>
    <w:rsid w:val="00956BDC"/>
    <w:rsid w:val="00957509"/>
    <w:rsid w:val="00961ED2"/>
    <w:rsid w:val="0096323D"/>
    <w:rsid w:val="00970451"/>
    <w:rsid w:val="0097225C"/>
    <w:rsid w:val="0097255E"/>
    <w:rsid w:val="0097576C"/>
    <w:rsid w:val="00977C23"/>
    <w:rsid w:val="009807DB"/>
    <w:rsid w:val="00982CF3"/>
    <w:rsid w:val="00983E1E"/>
    <w:rsid w:val="0098649C"/>
    <w:rsid w:val="00986FA8"/>
    <w:rsid w:val="00987722"/>
    <w:rsid w:val="00987D34"/>
    <w:rsid w:val="009923A8"/>
    <w:rsid w:val="0099513F"/>
    <w:rsid w:val="0099704C"/>
    <w:rsid w:val="009A5E1E"/>
    <w:rsid w:val="009B0638"/>
    <w:rsid w:val="009B3442"/>
    <w:rsid w:val="009B389C"/>
    <w:rsid w:val="009C02CA"/>
    <w:rsid w:val="009C408C"/>
    <w:rsid w:val="009D108B"/>
    <w:rsid w:val="009D58A4"/>
    <w:rsid w:val="009F076D"/>
    <w:rsid w:val="009F1FF4"/>
    <w:rsid w:val="009F248E"/>
    <w:rsid w:val="009F33B3"/>
    <w:rsid w:val="009F56CA"/>
    <w:rsid w:val="009F672B"/>
    <w:rsid w:val="009F6F69"/>
    <w:rsid w:val="00A008DB"/>
    <w:rsid w:val="00A02CFF"/>
    <w:rsid w:val="00A0322C"/>
    <w:rsid w:val="00A075C5"/>
    <w:rsid w:val="00A07726"/>
    <w:rsid w:val="00A07884"/>
    <w:rsid w:val="00A1110E"/>
    <w:rsid w:val="00A120F7"/>
    <w:rsid w:val="00A13367"/>
    <w:rsid w:val="00A15366"/>
    <w:rsid w:val="00A174F8"/>
    <w:rsid w:val="00A17E27"/>
    <w:rsid w:val="00A21416"/>
    <w:rsid w:val="00A25626"/>
    <w:rsid w:val="00A25B79"/>
    <w:rsid w:val="00A25E09"/>
    <w:rsid w:val="00A264FB"/>
    <w:rsid w:val="00A3382C"/>
    <w:rsid w:val="00A40AF0"/>
    <w:rsid w:val="00A41B89"/>
    <w:rsid w:val="00A44844"/>
    <w:rsid w:val="00A4487A"/>
    <w:rsid w:val="00A50580"/>
    <w:rsid w:val="00A5190E"/>
    <w:rsid w:val="00A52A61"/>
    <w:rsid w:val="00A542E4"/>
    <w:rsid w:val="00A54FEB"/>
    <w:rsid w:val="00A60621"/>
    <w:rsid w:val="00A616A8"/>
    <w:rsid w:val="00A66D8C"/>
    <w:rsid w:val="00A70171"/>
    <w:rsid w:val="00A7019A"/>
    <w:rsid w:val="00A73DE5"/>
    <w:rsid w:val="00A75215"/>
    <w:rsid w:val="00A7749B"/>
    <w:rsid w:val="00A775E2"/>
    <w:rsid w:val="00A801EE"/>
    <w:rsid w:val="00A8318B"/>
    <w:rsid w:val="00A851C7"/>
    <w:rsid w:val="00A85BD5"/>
    <w:rsid w:val="00A8785C"/>
    <w:rsid w:val="00A907AF"/>
    <w:rsid w:val="00A92258"/>
    <w:rsid w:val="00A92306"/>
    <w:rsid w:val="00A92CD7"/>
    <w:rsid w:val="00A94043"/>
    <w:rsid w:val="00A945E0"/>
    <w:rsid w:val="00A94B0A"/>
    <w:rsid w:val="00A95CCA"/>
    <w:rsid w:val="00A96738"/>
    <w:rsid w:val="00A97B93"/>
    <w:rsid w:val="00A97D06"/>
    <w:rsid w:val="00AA3728"/>
    <w:rsid w:val="00AA4058"/>
    <w:rsid w:val="00AA4D02"/>
    <w:rsid w:val="00AB22C1"/>
    <w:rsid w:val="00AB4770"/>
    <w:rsid w:val="00AB4E3F"/>
    <w:rsid w:val="00AB6181"/>
    <w:rsid w:val="00AC31E1"/>
    <w:rsid w:val="00AC33AE"/>
    <w:rsid w:val="00AC682E"/>
    <w:rsid w:val="00AC68F6"/>
    <w:rsid w:val="00AD1152"/>
    <w:rsid w:val="00AD26FC"/>
    <w:rsid w:val="00AE2D12"/>
    <w:rsid w:val="00AE4F2B"/>
    <w:rsid w:val="00AF11FB"/>
    <w:rsid w:val="00AF1EEF"/>
    <w:rsid w:val="00AF3485"/>
    <w:rsid w:val="00AF354F"/>
    <w:rsid w:val="00AF554F"/>
    <w:rsid w:val="00AF7E35"/>
    <w:rsid w:val="00B001C9"/>
    <w:rsid w:val="00B01EFA"/>
    <w:rsid w:val="00B02576"/>
    <w:rsid w:val="00B04564"/>
    <w:rsid w:val="00B04B8C"/>
    <w:rsid w:val="00B05F4A"/>
    <w:rsid w:val="00B14C6E"/>
    <w:rsid w:val="00B1784F"/>
    <w:rsid w:val="00B22312"/>
    <w:rsid w:val="00B23FD8"/>
    <w:rsid w:val="00B312D6"/>
    <w:rsid w:val="00B3286D"/>
    <w:rsid w:val="00B32D4C"/>
    <w:rsid w:val="00B37B15"/>
    <w:rsid w:val="00B44480"/>
    <w:rsid w:val="00B45318"/>
    <w:rsid w:val="00B475A8"/>
    <w:rsid w:val="00B4796B"/>
    <w:rsid w:val="00B533E1"/>
    <w:rsid w:val="00B544D4"/>
    <w:rsid w:val="00B61042"/>
    <w:rsid w:val="00B6234D"/>
    <w:rsid w:val="00B651D3"/>
    <w:rsid w:val="00B70D47"/>
    <w:rsid w:val="00B71FEA"/>
    <w:rsid w:val="00B741EE"/>
    <w:rsid w:val="00B759D0"/>
    <w:rsid w:val="00B76D6A"/>
    <w:rsid w:val="00B810A5"/>
    <w:rsid w:val="00B8590C"/>
    <w:rsid w:val="00B86210"/>
    <w:rsid w:val="00B95903"/>
    <w:rsid w:val="00B96CF4"/>
    <w:rsid w:val="00BA0226"/>
    <w:rsid w:val="00BA1C24"/>
    <w:rsid w:val="00BA4F92"/>
    <w:rsid w:val="00BB0577"/>
    <w:rsid w:val="00BB15E9"/>
    <w:rsid w:val="00BB23DD"/>
    <w:rsid w:val="00BB2C1A"/>
    <w:rsid w:val="00BB3CB1"/>
    <w:rsid w:val="00BB6C0B"/>
    <w:rsid w:val="00BC4A99"/>
    <w:rsid w:val="00BC67CC"/>
    <w:rsid w:val="00BC682C"/>
    <w:rsid w:val="00BC7C79"/>
    <w:rsid w:val="00BD21CA"/>
    <w:rsid w:val="00BD25E3"/>
    <w:rsid w:val="00BD5A54"/>
    <w:rsid w:val="00BE1EE7"/>
    <w:rsid w:val="00BE3D6D"/>
    <w:rsid w:val="00BE7C78"/>
    <w:rsid w:val="00BF17D2"/>
    <w:rsid w:val="00BF1E96"/>
    <w:rsid w:val="00BF20F8"/>
    <w:rsid w:val="00BF2E07"/>
    <w:rsid w:val="00BF6C10"/>
    <w:rsid w:val="00BF7D6E"/>
    <w:rsid w:val="00C0198F"/>
    <w:rsid w:val="00C02C4D"/>
    <w:rsid w:val="00C04E1B"/>
    <w:rsid w:val="00C06675"/>
    <w:rsid w:val="00C10DE4"/>
    <w:rsid w:val="00C11EB5"/>
    <w:rsid w:val="00C130CC"/>
    <w:rsid w:val="00C24617"/>
    <w:rsid w:val="00C2568C"/>
    <w:rsid w:val="00C25D98"/>
    <w:rsid w:val="00C260D9"/>
    <w:rsid w:val="00C307D3"/>
    <w:rsid w:val="00C3342F"/>
    <w:rsid w:val="00C42830"/>
    <w:rsid w:val="00C43661"/>
    <w:rsid w:val="00C518A2"/>
    <w:rsid w:val="00C52596"/>
    <w:rsid w:val="00C53FE5"/>
    <w:rsid w:val="00C629F8"/>
    <w:rsid w:val="00C64DD1"/>
    <w:rsid w:val="00C65C0A"/>
    <w:rsid w:val="00C65E03"/>
    <w:rsid w:val="00C700B2"/>
    <w:rsid w:val="00C706D7"/>
    <w:rsid w:val="00C71139"/>
    <w:rsid w:val="00C7200C"/>
    <w:rsid w:val="00C72B6B"/>
    <w:rsid w:val="00C73393"/>
    <w:rsid w:val="00C73CCF"/>
    <w:rsid w:val="00C73E06"/>
    <w:rsid w:val="00C743F5"/>
    <w:rsid w:val="00C759AC"/>
    <w:rsid w:val="00C80623"/>
    <w:rsid w:val="00C81F46"/>
    <w:rsid w:val="00C828D3"/>
    <w:rsid w:val="00C90AEF"/>
    <w:rsid w:val="00C946E2"/>
    <w:rsid w:val="00C975B8"/>
    <w:rsid w:val="00C97ED1"/>
    <w:rsid w:val="00CA00ED"/>
    <w:rsid w:val="00CA0F2C"/>
    <w:rsid w:val="00CA1D53"/>
    <w:rsid w:val="00CA2218"/>
    <w:rsid w:val="00CA2850"/>
    <w:rsid w:val="00CA4E6F"/>
    <w:rsid w:val="00CA67B2"/>
    <w:rsid w:val="00CB00BA"/>
    <w:rsid w:val="00CB6458"/>
    <w:rsid w:val="00CB7D66"/>
    <w:rsid w:val="00CC54EB"/>
    <w:rsid w:val="00CC5809"/>
    <w:rsid w:val="00CD1353"/>
    <w:rsid w:val="00CD3C14"/>
    <w:rsid w:val="00CD6DB6"/>
    <w:rsid w:val="00CD734E"/>
    <w:rsid w:val="00CD786D"/>
    <w:rsid w:val="00CD7E7F"/>
    <w:rsid w:val="00CE5ADC"/>
    <w:rsid w:val="00CE5B80"/>
    <w:rsid w:val="00D01A24"/>
    <w:rsid w:val="00D02327"/>
    <w:rsid w:val="00D07F35"/>
    <w:rsid w:val="00D115B6"/>
    <w:rsid w:val="00D21BCB"/>
    <w:rsid w:val="00D23162"/>
    <w:rsid w:val="00D2762A"/>
    <w:rsid w:val="00D304CC"/>
    <w:rsid w:val="00D36802"/>
    <w:rsid w:val="00D44282"/>
    <w:rsid w:val="00D457E7"/>
    <w:rsid w:val="00D53CB6"/>
    <w:rsid w:val="00D54EBD"/>
    <w:rsid w:val="00D60751"/>
    <w:rsid w:val="00D62BB1"/>
    <w:rsid w:val="00D658BD"/>
    <w:rsid w:val="00D705B7"/>
    <w:rsid w:val="00D733B0"/>
    <w:rsid w:val="00D7386A"/>
    <w:rsid w:val="00D73CDC"/>
    <w:rsid w:val="00D744E5"/>
    <w:rsid w:val="00D811BD"/>
    <w:rsid w:val="00D90EDA"/>
    <w:rsid w:val="00D90EEC"/>
    <w:rsid w:val="00D91EF5"/>
    <w:rsid w:val="00DA1B92"/>
    <w:rsid w:val="00DA2F75"/>
    <w:rsid w:val="00DA510D"/>
    <w:rsid w:val="00DA6D9F"/>
    <w:rsid w:val="00DB0DCE"/>
    <w:rsid w:val="00DB2D02"/>
    <w:rsid w:val="00DB3260"/>
    <w:rsid w:val="00DB7E16"/>
    <w:rsid w:val="00DC0065"/>
    <w:rsid w:val="00DC34E8"/>
    <w:rsid w:val="00DC707F"/>
    <w:rsid w:val="00DD54F9"/>
    <w:rsid w:val="00DE0E3C"/>
    <w:rsid w:val="00DE1930"/>
    <w:rsid w:val="00DE1C25"/>
    <w:rsid w:val="00DE6D98"/>
    <w:rsid w:val="00DE7869"/>
    <w:rsid w:val="00DF1B94"/>
    <w:rsid w:val="00DF3EC1"/>
    <w:rsid w:val="00DF4A21"/>
    <w:rsid w:val="00E010E2"/>
    <w:rsid w:val="00E0318A"/>
    <w:rsid w:val="00E041E0"/>
    <w:rsid w:val="00E14A8D"/>
    <w:rsid w:val="00E17C52"/>
    <w:rsid w:val="00E209F8"/>
    <w:rsid w:val="00E22D8F"/>
    <w:rsid w:val="00E22FCA"/>
    <w:rsid w:val="00E23D3A"/>
    <w:rsid w:val="00E25C68"/>
    <w:rsid w:val="00E27D85"/>
    <w:rsid w:val="00E3099B"/>
    <w:rsid w:val="00E323FC"/>
    <w:rsid w:val="00E3271C"/>
    <w:rsid w:val="00E35531"/>
    <w:rsid w:val="00E35C62"/>
    <w:rsid w:val="00E35D73"/>
    <w:rsid w:val="00E3762A"/>
    <w:rsid w:val="00E4140B"/>
    <w:rsid w:val="00E415DA"/>
    <w:rsid w:val="00E427D8"/>
    <w:rsid w:val="00E42A24"/>
    <w:rsid w:val="00E43F8C"/>
    <w:rsid w:val="00E44155"/>
    <w:rsid w:val="00E47878"/>
    <w:rsid w:val="00E50FB6"/>
    <w:rsid w:val="00E51EEF"/>
    <w:rsid w:val="00E521C9"/>
    <w:rsid w:val="00E52EEF"/>
    <w:rsid w:val="00E5377F"/>
    <w:rsid w:val="00E53EE3"/>
    <w:rsid w:val="00E55E77"/>
    <w:rsid w:val="00E569C6"/>
    <w:rsid w:val="00E577A6"/>
    <w:rsid w:val="00E63F70"/>
    <w:rsid w:val="00E64C06"/>
    <w:rsid w:val="00E704A7"/>
    <w:rsid w:val="00E71A90"/>
    <w:rsid w:val="00E737B3"/>
    <w:rsid w:val="00E74638"/>
    <w:rsid w:val="00E75A66"/>
    <w:rsid w:val="00E75CF8"/>
    <w:rsid w:val="00E76FCF"/>
    <w:rsid w:val="00E77510"/>
    <w:rsid w:val="00E8187F"/>
    <w:rsid w:val="00E835FB"/>
    <w:rsid w:val="00E8463A"/>
    <w:rsid w:val="00E85480"/>
    <w:rsid w:val="00E854D8"/>
    <w:rsid w:val="00E90310"/>
    <w:rsid w:val="00E90C67"/>
    <w:rsid w:val="00E97871"/>
    <w:rsid w:val="00E97F89"/>
    <w:rsid w:val="00EA00B6"/>
    <w:rsid w:val="00EA2807"/>
    <w:rsid w:val="00EA50FC"/>
    <w:rsid w:val="00EA5741"/>
    <w:rsid w:val="00EB2075"/>
    <w:rsid w:val="00EB5254"/>
    <w:rsid w:val="00EB5796"/>
    <w:rsid w:val="00EB586B"/>
    <w:rsid w:val="00EC2202"/>
    <w:rsid w:val="00EC7340"/>
    <w:rsid w:val="00ED1DE5"/>
    <w:rsid w:val="00ED2757"/>
    <w:rsid w:val="00ED4C7B"/>
    <w:rsid w:val="00ED4CD7"/>
    <w:rsid w:val="00ED75BD"/>
    <w:rsid w:val="00EE0E13"/>
    <w:rsid w:val="00EE2A1A"/>
    <w:rsid w:val="00EE3AD6"/>
    <w:rsid w:val="00EE7BD6"/>
    <w:rsid w:val="00EF38C4"/>
    <w:rsid w:val="00EF3FAB"/>
    <w:rsid w:val="00EF43BD"/>
    <w:rsid w:val="00EF5935"/>
    <w:rsid w:val="00F02004"/>
    <w:rsid w:val="00F109E2"/>
    <w:rsid w:val="00F14A0B"/>
    <w:rsid w:val="00F16506"/>
    <w:rsid w:val="00F26562"/>
    <w:rsid w:val="00F26D84"/>
    <w:rsid w:val="00F27613"/>
    <w:rsid w:val="00F3053C"/>
    <w:rsid w:val="00F33C90"/>
    <w:rsid w:val="00F33D9C"/>
    <w:rsid w:val="00F34153"/>
    <w:rsid w:val="00F34752"/>
    <w:rsid w:val="00F40A21"/>
    <w:rsid w:val="00F41C5D"/>
    <w:rsid w:val="00F448B5"/>
    <w:rsid w:val="00F45677"/>
    <w:rsid w:val="00F45938"/>
    <w:rsid w:val="00F45D93"/>
    <w:rsid w:val="00F47AF4"/>
    <w:rsid w:val="00F51EF7"/>
    <w:rsid w:val="00F5371F"/>
    <w:rsid w:val="00F56B62"/>
    <w:rsid w:val="00F60362"/>
    <w:rsid w:val="00F6106A"/>
    <w:rsid w:val="00F62B80"/>
    <w:rsid w:val="00F62BCB"/>
    <w:rsid w:val="00F70C5D"/>
    <w:rsid w:val="00F71302"/>
    <w:rsid w:val="00F7154E"/>
    <w:rsid w:val="00F7232E"/>
    <w:rsid w:val="00F72E4A"/>
    <w:rsid w:val="00F74EE7"/>
    <w:rsid w:val="00F850EA"/>
    <w:rsid w:val="00F91054"/>
    <w:rsid w:val="00F92A7E"/>
    <w:rsid w:val="00F93C61"/>
    <w:rsid w:val="00F95F2D"/>
    <w:rsid w:val="00F961F0"/>
    <w:rsid w:val="00F963E0"/>
    <w:rsid w:val="00F97C2C"/>
    <w:rsid w:val="00F97E55"/>
    <w:rsid w:val="00FA527D"/>
    <w:rsid w:val="00FA590E"/>
    <w:rsid w:val="00FA7DB4"/>
    <w:rsid w:val="00FB54F8"/>
    <w:rsid w:val="00FB6384"/>
    <w:rsid w:val="00FC0C2F"/>
    <w:rsid w:val="00FC102A"/>
    <w:rsid w:val="00FC70B1"/>
    <w:rsid w:val="00FC79D3"/>
    <w:rsid w:val="00FD19D2"/>
    <w:rsid w:val="00FD62D7"/>
    <w:rsid w:val="00FD6BD5"/>
    <w:rsid w:val="00FE14C3"/>
    <w:rsid w:val="00FE6E27"/>
    <w:rsid w:val="00FE70E5"/>
    <w:rsid w:val="00FF26B2"/>
    <w:rsid w:val="00FF3A15"/>
    <w:rsid w:val="00FF3AA3"/>
    <w:rsid w:val="00FF7148"/>
    <w:rsid w:val="01DB09F8"/>
    <w:rsid w:val="03366F45"/>
    <w:rsid w:val="033F77A7"/>
    <w:rsid w:val="03C55456"/>
    <w:rsid w:val="05C634DC"/>
    <w:rsid w:val="08DC8D78"/>
    <w:rsid w:val="0A336F9C"/>
    <w:rsid w:val="0AA2C275"/>
    <w:rsid w:val="0F9ED994"/>
    <w:rsid w:val="13503B9D"/>
    <w:rsid w:val="19FA71F6"/>
    <w:rsid w:val="1BA38CBC"/>
    <w:rsid w:val="1DEF5811"/>
    <w:rsid w:val="26250998"/>
    <w:rsid w:val="27A24A2F"/>
    <w:rsid w:val="27DA0256"/>
    <w:rsid w:val="28A7C92A"/>
    <w:rsid w:val="295CAA5A"/>
    <w:rsid w:val="29AE4D58"/>
    <w:rsid w:val="2A790ED8"/>
    <w:rsid w:val="2D82A6A2"/>
    <w:rsid w:val="2DCB0B58"/>
    <w:rsid w:val="2F623F02"/>
    <w:rsid w:val="30D8D72E"/>
    <w:rsid w:val="30EF70BD"/>
    <w:rsid w:val="36861831"/>
    <w:rsid w:val="3D3E570C"/>
    <w:rsid w:val="3FE9FD2E"/>
    <w:rsid w:val="400F3563"/>
    <w:rsid w:val="4120BD6A"/>
    <w:rsid w:val="4EFAED4A"/>
    <w:rsid w:val="500C30D0"/>
    <w:rsid w:val="50BBD1B5"/>
    <w:rsid w:val="53AD4C2B"/>
    <w:rsid w:val="5468C0E7"/>
    <w:rsid w:val="576F3547"/>
    <w:rsid w:val="5D35B730"/>
    <w:rsid w:val="638072AC"/>
    <w:rsid w:val="63BC6D38"/>
    <w:rsid w:val="693FD94F"/>
    <w:rsid w:val="74F7EDDD"/>
    <w:rsid w:val="7D0D540C"/>
    <w:rsid w:val="7F5D7F1C"/>
    <w:rsid w:val="7F701BB4"/>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B272D2"/>
  <w15:docId w15:val="{24A24874-80DA-4508-83FF-7D2E3F2F9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51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9">
    <w:name w:val="heading 9"/>
    <w:basedOn w:val="Normal"/>
    <w:next w:val="Normal"/>
    <w:link w:val="Heading9Char"/>
    <w:uiPriority w:val="9"/>
    <w:semiHidden/>
    <w:unhideWhenUsed/>
    <w:qFormat/>
    <w:rsid w:val="000E337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paragraph" w:styleId="Header">
    <w:name w:val="header"/>
    <w:basedOn w:val="Normal"/>
    <w:link w:val="HeaderChar"/>
    <w:uiPriority w:val="99"/>
    <w:unhideWhenUsed/>
    <w:rsid w:val="00CD35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35D5"/>
  </w:style>
  <w:style w:type="paragraph" w:styleId="Footer">
    <w:name w:val="footer"/>
    <w:basedOn w:val="Normal"/>
    <w:link w:val="FooterChar"/>
    <w:uiPriority w:val="99"/>
    <w:unhideWhenUsed/>
    <w:rsid w:val="00CD35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35D5"/>
  </w:style>
  <w:style w:type="character" w:styleId="Strong">
    <w:name w:val="Strong"/>
    <w:basedOn w:val="DefaultParagraphFont"/>
    <w:uiPriority w:val="22"/>
    <w:qFormat/>
    <w:rsid w:val="00CD35D5"/>
    <w:rPr>
      <w:b/>
      <w:bCs/>
    </w:rPr>
  </w:style>
  <w:style w:type="character" w:customStyle="1" w:styleId="Heading1Char">
    <w:name w:val="Heading 1 Char"/>
    <w:basedOn w:val="DefaultParagraphFont"/>
    <w:link w:val="Heading1"/>
    <w:uiPriority w:val="9"/>
    <w:rsid w:val="00E6514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6514F"/>
    <w:pPr>
      <w:outlineLvl w:val="9"/>
    </w:pPr>
  </w:style>
  <w:style w:type="paragraph" w:styleId="TOC2">
    <w:name w:val="toc 2"/>
    <w:basedOn w:val="Normal"/>
    <w:next w:val="Normal"/>
    <w:autoRedefine/>
    <w:uiPriority w:val="39"/>
    <w:unhideWhenUsed/>
    <w:rsid w:val="00E22FCA"/>
    <w:pPr>
      <w:spacing w:before="120" w:after="0"/>
      <w:ind w:left="220"/>
    </w:pPr>
    <w:rPr>
      <w:rFonts w:asciiTheme="minorHAnsi" w:hAnsiTheme="minorHAnsi" w:cstheme="minorHAnsi"/>
      <w:b/>
      <w:bCs/>
    </w:rPr>
  </w:style>
  <w:style w:type="paragraph" w:styleId="TOC1">
    <w:name w:val="toc 1"/>
    <w:basedOn w:val="Normal"/>
    <w:next w:val="Normal"/>
    <w:autoRedefine/>
    <w:uiPriority w:val="39"/>
    <w:unhideWhenUsed/>
    <w:rsid w:val="00E6514F"/>
    <w:pPr>
      <w:spacing w:before="120" w:after="0"/>
    </w:pPr>
    <w:rPr>
      <w:rFonts w:asciiTheme="minorHAnsi" w:hAnsiTheme="minorHAnsi" w:cstheme="minorHAnsi"/>
      <w:b/>
      <w:bCs/>
      <w:i/>
      <w:iCs/>
      <w:sz w:val="24"/>
      <w:szCs w:val="24"/>
    </w:rPr>
  </w:style>
  <w:style w:type="paragraph" w:styleId="TOC3">
    <w:name w:val="toc 3"/>
    <w:basedOn w:val="Normal"/>
    <w:next w:val="Normal"/>
    <w:autoRedefine/>
    <w:uiPriority w:val="39"/>
    <w:unhideWhenUsed/>
    <w:rsid w:val="00E6514F"/>
    <w:pPr>
      <w:spacing w:after="0"/>
      <w:ind w:left="440"/>
    </w:pPr>
    <w:rPr>
      <w:rFonts w:asciiTheme="minorHAnsi" w:hAnsiTheme="minorHAnsi" w:cstheme="minorHAnsi"/>
      <w:sz w:val="20"/>
      <w:szCs w:val="20"/>
    </w:rPr>
  </w:style>
  <w:style w:type="paragraph" w:customStyle="1" w:styleId="References">
    <w:name w:val="References"/>
    <w:basedOn w:val="Normal"/>
    <w:rsid w:val="00322FFD"/>
    <w:pPr>
      <w:numPr>
        <w:numId w:val="1"/>
      </w:numPr>
      <w:spacing w:after="0" w:line="240" w:lineRule="auto"/>
      <w:jc w:val="both"/>
    </w:pPr>
    <w:rPr>
      <w:rFonts w:ascii="Times New Roman" w:eastAsia="Times New Roman" w:hAnsi="Times New Roman" w:cs="Times New Roman"/>
      <w:sz w:val="16"/>
      <w:szCs w:val="16"/>
    </w:rPr>
  </w:style>
  <w:style w:type="paragraph" w:customStyle="1" w:styleId="ReferenceHead">
    <w:name w:val="Reference Head"/>
    <w:basedOn w:val="Heading1"/>
    <w:link w:val="ReferenceHeadChar"/>
    <w:rsid w:val="00322FFD"/>
    <w:pPr>
      <w:keepLines w:val="0"/>
      <w:spacing w:after="80" w:line="240" w:lineRule="auto"/>
      <w:jc w:val="center"/>
    </w:pPr>
    <w:rPr>
      <w:rFonts w:ascii="Times New Roman" w:eastAsia="Times New Roman" w:hAnsi="Times New Roman" w:cs="Times New Roman"/>
      <w:smallCaps/>
      <w:kern w:val="28"/>
      <w:sz w:val="20"/>
      <w:szCs w:val="20"/>
    </w:rPr>
  </w:style>
  <w:style w:type="character" w:styleId="Hyperlink">
    <w:name w:val="Hyperlink"/>
    <w:basedOn w:val="DefaultParagraphFont"/>
    <w:uiPriority w:val="99"/>
    <w:rsid w:val="00322FFD"/>
    <w:rPr>
      <w:color w:val="0000FF"/>
      <w:u w:val="single"/>
    </w:rPr>
  </w:style>
  <w:style w:type="character" w:customStyle="1" w:styleId="ReferenceHeadChar">
    <w:name w:val="Reference Head Char"/>
    <w:basedOn w:val="Heading1Char"/>
    <w:link w:val="ReferenceHead"/>
    <w:rsid w:val="00322FFD"/>
    <w:rPr>
      <w:rFonts w:ascii="Times New Roman" w:eastAsia="Times New Roman" w:hAnsi="Times New Roman" w:cs="Times New Roman"/>
      <w:smallCaps/>
      <w:color w:val="2E74B5" w:themeColor="accent1" w:themeShade="BF"/>
      <w:kern w:val="28"/>
      <w:sz w:val="20"/>
      <w:szCs w:val="20"/>
    </w:rPr>
  </w:style>
  <w:style w:type="paragraph" w:styleId="TableofFigures">
    <w:name w:val="table of figures"/>
    <w:basedOn w:val="Normal"/>
    <w:next w:val="Normal"/>
    <w:semiHidden/>
    <w:rsid w:val="004F3306"/>
    <w:pPr>
      <w:spacing w:after="0" w:line="480" w:lineRule="auto"/>
      <w:ind w:left="440" w:hanging="440"/>
      <w:contextualSpacing/>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B679E1"/>
    <w:pPr>
      <w:ind w:left="720"/>
      <w:contextualSpacing/>
    </w:pPr>
  </w:style>
  <w:style w:type="paragraph" w:styleId="Caption">
    <w:name w:val="caption"/>
    <w:basedOn w:val="Normal"/>
    <w:next w:val="Normal"/>
    <w:link w:val="CaptionChar"/>
    <w:qFormat/>
    <w:rsid w:val="00131495"/>
    <w:pPr>
      <w:spacing w:before="120" w:after="240" w:line="240" w:lineRule="auto"/>
      <w:jc w:val="center"/>
    </w:pPr>
    <w:rPr>
      <w:rFonts w:ascii="Times New Roman" w:eastAsia="Times New Roman" w:hAnsi="Times New Roman" w:cs="Times New Roman"/>
      <w:b/>
      <w:bCs/>
      <w:sz w:val="24"/>
      <w:szCs w:val="20"/>
    </w:rPr>
  </w:style>
  <w:style w:type="character" w:customStyle="1" w:styleId="CaptionChar">
    <w:name w:val="Caption Char"/>
    <w:basedOn w:val="DefaultParagraphFont"/>
    <w:link w:val="Caption"/>
    <w:rsid w:val="00131495"/>
    <w:rPr>
      <w:rFonts w:ascii="Times New Roman" w:eastAsia="Times New Roman" w:hAnsi="Times New Roman" w:cs="Times New Roman"/>
      <w:b/>
      <w:bCs/>
      <w:sz w:val="24"/>
      <w:szCs w:val="20"/>
    </w:rPr>
  </w:style>
  <w:style w:type="paragraph" w:customStyle="1" w:styleId="TableColumnHeader">
    <w:name w:val="Table Column Header"/>
    <w:basedOn w:val="TableRowHeader"/>
    <w:rsid w:val="00131495"/>
    <w:pPr>
      <w:jc w:val="center"/>
    </w:pPr>
  </w:style>
  <w:style w:type="paragraph" w:customStyle="1" w:styleId="TableData">
    <w:name w:val="Table Data"/>
    <w:basedOn w:val="TableColumnHeader"/>
    <w:rsid w:val="00131495"/>
    <w:rPr>
      <w:b w:val="0"/>
    </w:rPr>
  </w:style>
  <w:style w:type="paragraph" w:customStyle="1" w:styleId="TableRowHeader">
    <w:name w:val="Table Row Header"/>
    <w:basedOn w:val="BodyText"/>
    <w:rsid w:val="00131495"/>
    <w:pPr>
      <w:spacing w:after="0" w:line="240" w:lineRule="auto"/>
    </w:pPr>
    <w:rPr>
      <w:rFonts w:ascii="Times New Roman" w:eastAsia="Times New Roman" w:hAnsi="Times New Roman" w:cs="Times New Roman"/>
      <w:b/>
      <w:szCs w:val="24"/>
    </w:rPr>
  </w:style>
  <w:style w:type="paragraph" w:styleId="BodyText">
    <w:name w:val="Body Text"/>
    <w:basedOn w:val="Normal"/>
    <w:link w:val="BodyTextChar"/>
    <w:uiPriority w:val="99"/>
    <w:semiHidden/>
    <w:unhideWhenUsed/>
    <w:rsid w:val="00131495"/>
    <w:pPr>
      <w:spacing w:after="120"/>
    </w:pPr>
  </w:style>
  <w:style w:type="character" w:customStyle="1" w:styleId="BodyTextChar">
    <w:name w:val="Body Text Char"/>
    <w:basedOn w:val="DefaultParagraphFont"/>
    <w:link w:val="BodyText"/>
    <w:uiPriority w:val="99"/>
    <w:semiHidden/>
    <w:rsid w:val="00131495"/>
  </w:style>
  <w:style w:type="paragraph" w:customStyle="1" w:styleId="TableDataLeft">
    <w:name w:val="Table Data Left"/>
    <w:basedOn w:val="Caption"/>
    <w:rsid w:val="007B318C"/>
    <w:pPr>
      <w:jc w:val="left"/>
    </w:pPr>
    <w:rPr>
      <w:b w:val="0"/>
    </w:rPr>
  </w:style>
  <w:style w:type="character" w:styleId="FootnoteReference">
    <w:name w:val="footnote reference"/>
    <w:basedOn w:val="DefaultParagraphFont"/>
    <w:semiHidden/>
    <w:rsid w:val="003E56B8"/>
    <w:rPr>
      <w:rFonts w:ascii="Times New Roman" w:hAnsi="Times New Roman"/>
      <w:sz w:val="24"/>
      <w:vertAlign w:val="superscript"/>
    </w:rPr>
  </w:style>
  <w:style w:type="paragraph" w:customStyle="1" w:styleId="AppendixHeading">
    <w:name w:val="Appendix Heading"/>
    <w:basedOn w:val="Heading1"/>
    <w:rsid w:val="002424E7"/>
    <w:pPr>
      <w:numPr>
        <w:numId w:val="2"/>
      </w:numPr>
      <w:spacing w:before="720" w:after="240" w:line="480" w:lineRule="auto"/>
      <w:jc w:val="center"/>
    </w:pPr>
    <w:rPr>
      <w:rFonts w:ascii="Times New Roman" w:eastAsia="Times New Roman" w:hAnsi="Times New Roman" w:cs="Arial"/>
      <w:b/>
      <w:bCs/>
      <w:color w:val="auto"/>
      <w:kern w:val="32"/>
      <w:sz w:val="24"/>
      <w:szCs w:val="24"/>
    </w:rPr>
  </w:style>
  <w:style w:type="paragraph" w:styleId="NormalWeb">
    <w:name w:val="Normal (Web)"/>
    <w:basedOn w:val="Normal"/>
    <w:uiPriority w:val="99"/>
    <w:unhideWhenUsed/>
    <w:rsid w:val="002D7841"/>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C700B2"/>
    <w:rPr>
      <w:sz w:val="16"/>
      <w:szCs w:val="16"/>
    </w:rPr>
  </w:style>
  <w:style w:type="paragraph" w:styleId="CommentText">
    <w:name w:val="annotation text"/>
    <w:basedOn w:val="Normal"/>
    <w:link w:val="CommentTextChar"/>
    <w:uiPriority w:val="99"/>
    <w:semiHidden/>
    <w:unhideWhenUsed/>
    <w:rsid w:val="00C700B2"/>
    <w:pPr>
      <w:spacing w:line="240" w:lineRule="auto"/>
    </w:pPr>
    <w:rPr>
      <w:sz w:val="20"/>
      <w:szCs w:val="20"/>
    </w:rPr>
  </w:style>
  <w:style w:type="character" w:customStyle="1" w:styleId="CommentTextChar">
    <w:name w:val="Comment Text Char"/>
    <w:basedOn w:val="DefaultParagraphFont"/>
    <w:link w:val="CommentText"/>
    <w:uiPriority w:val="99"/>
    <w:semiHidden/>
    <w:rsid w:val="00C700B2"/>
    <w:rPr>
      <w:sz w:val="20"/>
      <w:szCs w:val="20"/>
    </w:rPr>
  </w:style>
  <w:style w:type="paragraph" w:styleId="CommentSubject">
    <w:name w:val="annotation subject"/>
    <w:basedOn w:val="CommentText"/>
    <w:next w:val="CommentText"/>
    <w:link w:val="CommentSubjectChar"/>
    <w:uiPriority w:val="99"/>
    <w:semiHidden/>
    <w:unhideWhenUsed/>
    <w:rsid w:val="00C700B2"/>
    <w:rPr>
      <w:b/>
      <w:bCs/>
    </w:rPr>
  </w:style>
  <w:style w:type="character" w:customStyle="1" w:styleId="CommentSubjectChar">
    <w:name w:val="Comment Subject Char"/>
    <w:basedOn w:val="CommentTextChar"/>
    <w:link w:val="CommentSubject"/>
    <w:uiPriority w:val="99"/>
    <w:semiHidden/>
    <w:rsid w:val="00C700B2"/>
    <w:rPr>
      <w:b/>
      <w:bCs/>
      <w:sz w:val="20"/>
      <w:szCs w:val="20"/>
    </w:rPr>
  </w:style>
  <w:style w:type="character" w:styleId="UnresolvedMention">
    <w:name w:val="Unresolved Mention"/>
    <w:basedOn w:val="DefaultParagraphFont"/>
    <w:uiPriority w:val="99"/>
    <w:semiHidden/>
    <w:unhideWhenUsed/>
    <w:rsid w:val="00787222"/>
    <w:rPr>
      <w:color w:val="605E5C"/>
      <w:shd w:val="clear" w:color="auto" w:fill="E1DFDD"/>
    </w:rPr>
  </w:style>
  <w:style w:type="character" w:styleId="FollowedHyperlink">
    <w:name w:val="FollowedHyperlink"/>
    <w:basedOn w:val="DefaultParagraphFont"/>
    <w:uiPriority w:val="99"/>
    <w:semiHidden/>
    <w:unhideWhenUsed/>
    <w:rsid w:val="008267F6"/>
    <w:rPr>
      <w:color w:val="954F72" w:themeColor="followedHyperlink"/>
      <w:u w:val="single"/>
    </w:rPr>
  </w:style>
  <w:style w:type="paragraph" w:customStyle="1" w:styleId="Heading01">
    <w:name w:val="Heading_01"/>
    <w:basedOn w:val="Normal"/>
    <w:link w:val="Heading01Char"/>
    <w:qFormat/>
    <w:rsid w:val="000572C7"/>
    <w:rPr>
      <w:rFonts w:ascii="Times New Roman" w:eastAsia="Times New Roman" w:hAnsi="Times New Roman" w:cs="Times New Roman"/>
      <w:b/>
      <w:sz w:val="32"/>
      <w:szCs w:val="32"/>
      <w:lang w:val="vi-VN"/>
    </w:rPr>
  </w:style>
  <w:style w:type="character" w:customStyle="1" w:styleId="Heading01Char">
    <w:name w:val="Heading_01 Char"/>
    <w:basedOn w:val="DefaultParagraphFont"/>
    <w:link w:val="Heading01"/>
    <w:rsid w:val="000572C7"/>
    <w:rPr>
      <w:rFonts w:ascii="Times New Roman" w:eastAsia="Times New Roman" w:hAnsi="Times New Roman" w:cs="Times New Roman"/>
      <w:b/>
      <w:sz w:val="32"/>
      <w:szCs w:val="32"/>
      <w:lang w:val="vi-VN"/>
    </w:rPr>
  </w:style>
  <w:style w:type="paragraph" w:customStyle="1" w:styleId="Heading02">
    <w:name w:val="Heading_02"/>
    <w:basedOn w:val="ListParagraph"/>
    <w:link w:val="Heading02Char"/>
    <w:qFormat/>
    <w:rsid w:val="000572C7"/>
    <w:pPr>
      <w:numPr>
        <w:ilvl w:val="1"/>
        <w:numId w:val="4"/>
      </w:numPr>
      <w:spacing w:after="0"/>
    </w:pPr>
    <w:rPr>
      <w:rFonts w:ascii="Times New Roman" w:eastAsia="Times New Roman" w:hAnsi="Times New Roman" w:cs="Times New Roman"/>
      <w:b/>
      <w:sz w:val="26"/>
      <w:szCs w:val="26"/>
      <w:lang w:val="vi-VN"/>
    </w:rPr>
  </w:style>
  <w:style w:type="character" w:customStyle="1" w:styleId="ListParagraphChar">
    <w:name w:val="List Paragraph Char"/>
    <w:basedOn w:val="DefaultParagraphFont"/>
    <w:link w:val="ListParagraph"/>
    <w:uiPriority w:val="34"/>
    <w:rsid w:val="000572C7"/>
  </w:style>
  <w:style w:type="character" w:customStyle="1" w:styleId="Heading02Char">
    <w:name w:val="Heading_02 Char"/>
    <w:basedOn w:val="ListParagraphChar"/>
    <w:link w:val="Heading02"/>
    <w:rsid w:val="000572C7"/>
    <w:rPr>
      <w:rFonts w:ascii="Times New Roman" w:eastAsia="Times New Roman" w:hAnsi="Times New Roman" w:cs="Times New Roman"/>
      <w:b/>
      <w:sz w:val="26"/>
      <w:szCs w:val="26"/>
      <w:lang w:val="vi-VN"/>
    </w:rPr>
  </w:style>
  <w:style w:type="paragraph" w:customStyle="1" w:styleId="Heading03">
    <w:name w:val="Heading_03"/>
    <w:basedOn w:val="ListParagraph"/>
    <w:link w:val="Heading03Char"/>
    <w:qFormat/>
    <w:rsid w:val="00A15366"/>
    <w:pPr>
      <w:numPr>
        <w:numId w:val="5"/>
      </w:numPr>
    </w:pPr>
    <w:rPr>
      <w:rFonts w:ascii="Times New Roman" w:eastAsia="Times New Roman" w:hAnsi="Times New Roman" w:cs="Times New Roman"/>
      <w:b/>
      <w:sz w:val="26"/>
      <w:szCs w:val="26"/>
    </w:rPr>
  </w:style>
  <w:style w:type="character" w:customStyle="1" w:styleId="Heading03Char">
    <w:name w:val="Heading_03 Char"/>
    <w:basedOn w:val="ListParagraphChar"/>
    <w:link w:val="Heading03"/>
    <w:rsid w:val="00A15366"/>
    <w:rPr>
      <w:rFonts w:ascii="Times New Roman" w:eastAsia="Times New Roman" w:hAnsi="Times New Roman" w:cs="Times New Roman"/>
      <w:b/>
      <w:sz w:val="26"/>
      <w:szCs w:val="26"/>
    </w:rPr>
  </w:style>
  <w:style w:type="paragraph" w:customStyle="1" w:styleId="Heading04">
    <w:name w:val="Heading_04"/>
    <w:basedOn w:val="Heading02"/>
    <w:link w:val="Heading04Char"/>
    <w:qFormat/>
    <w:rsid w:val="00187918"/>
    <w:pPr>
      <w:numPr>
        <w:ilvl w:val="0"/>
        <w:numId w:val="0"/>
      </w:numPr>
      <w:ind w:left="720"/>
    </w:pPr>
    <w:rPr>
      <w:b w:val="0"/>
      <w:bCs/>
    </w:rPr>
  </w:style>
  <w:style w:type="character" w:customStyle="1" w:styleId="Heading04Char">
    <w:name w:val="Heading_04 Char"/>
    <w:basedOn w:val="Heading02Char"/>
    <w:link w:val="Heading04"/>
    <w:rsid w:val="00187918"/>
    <w:rPr>
      <w:rFonts w:ascii="Times New Roman" w:eastAsia="Times New Roman" w:hAnsi="Times New Roman" w:cs="Times New Roman"/>
      <w:b w:val="0"/>
      <w:bCs/>
      <w:sz w:val="26"/>
      <w:szCs w:val="26"/>
      <w:lang w:val="vi-VN"/>
    </w:rPr>
  </w:style>
  <w:style w:type="paragraph" w:customStyle="1" w:styleId="NormalText">
    <w:name w:val="Normal_Text"/>
    <w:basedOn w:val="Normal"/>
    <w:link w:val="NormalTextChar"/>
    <w:qFormat/>
    <w:rsid w:val="00040838"/>
    <w:pPr>
      <w:spacing w:before="120"/>
      <w:ind w:firstLine="288"/>
    </w:pPr>
    <w:rPr>
      <w:rFonts w:ascii="Times New Roman" w:eastAsia="Times New Roman" w:hAnsi="Times New Roman" w:cs="Times New Roman"/>
      <w:bCs/>
      <w:sz w:val="26"/>
      <w:szCs w:val="26"/>
    </w:rPr>
  </w:style>
  <w:style w:type="character" w:customStyle="1" w:styleId="NormalTextChar">
    <w:name w:val="Normal_Text Char"/>
    <w:basedOn w:val="DefaultParagraphFont"/>
    <w:link w:val="NormalText"/>
    <w:rsid w:val="00040838"/>
    <w:rPr>
      <w:rFonts w:ascii="Times New Roman" w:eastAsia="Times New Roman" w:hAnsi="Times New Roman" w:cs="Times New Roman"/>
      <w:bCs/>
      <w:sz w:val="26"/>
      <w:szCs w:val="26"/>
    </w:rPr>
  </w:style>
  <w:style w:type="paragraph" w:styleId="TOC4">
    <w:name w:val="toc 4"/>
    <w:basedOn w:val="Normal"/>
    <w:next w:val="Normal"/>
    <w:autoRedefine/>
    <w:uiPriority w:val="39"/>
    <w:unhideWhenUsed/>
    <w:rsid w:val="00270C97"/>
    <w:pPr>
      <w:spacing w:after="0"/>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270C97"/>
    <w:pPr>
      <w:spacing w:after="0"/>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270C97"/>
    <w:pPr>
      <w:spacing w:after="0"/>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270C97"/>
    <w:pPr>
      <w:spacing w:after="0"/>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270C97"/>
    <w:pPr>
      <w:spacing w:after="0"/>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270C97"/>
    <w:pPr>
      <w:spacing w:after="0"/>
      <w:ind w:left="1760"/>
    </w:pPr>
    <w:rPr>
      <w:rFonts w:asciiTheme="minorHAnsi" w:hAnsiTheme="minorHAnsi" w:cstheme="minorHAnsi"/>
      <w:sz w:val="20"/>
      <w:szCs w:val="20"/>
    </w:rPr>
  </w:style>
  <w:style w:type="character" w:customStyle="1" w:styleId="Heading9Char">
    <w:name w:val="Heading 9 Char"/>
    <w:basedOn w:val="DefaultParagraphFont"/>
    <w:link w:val="Heading9"/>
    <w:uiPriority w:val="9"/>
    <w:semiHidden/>
    <w:rsid w:val="000E337C"/>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365B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14C6E"/>
    <w:pPr>
      <w:spacing w:after="0" w:line="240" w:lineRule="auto"/>
    </w:pPr>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81639">
      <w:bodyDiv w:val="1"/>
      <w:marLeft w:val="0"/>
      <w:marRight w:val="0"/>
      <w:marTop w:val="0"/>
      <w:marBottom w:val="0"/>
      <w:divBdr>
        <w:top w:val="none" w:sz="0" w:space="0" w:color="auto"/>
        <w:left w:val="none" w:sz="0" w:space="0" w:color="auto"/>
        <w:bottom w:val="none" w:sz="0" w:space="0" w:color="auto"/>
        <w:right w:val="none" w:sz="0" w:space="0" w:color="auto"/>
      </w:divBdr>
    </w:div>
    <w:div w:id="213348166">
      <w:bodyDiv w:val="1"/>
      <w:marLeft w:val="0"/>
      <w:marRight w:val="0"/>
      <w:marTop w:val="0"/>
      <w:marBottom w:val="0"/>
      <w:divBdr>
        <w:top w:val="none" w:sz="0" w:space="0" w:color="auto"/>
        <w:left w:val="none" w:sz="0" w:space="0" w:color="auto"/>
        <w:bottom w:val="none" w:sz="0" w:space="0" w:color="auto"/>
        <w:right w:val="none" w:sz="0" w:space="0" w:color="auto"/>
      </w:divBdr>
    </w:div>
    <w:div w:id="218437822">
      <w:bodyDiv w:val="1"/>
      <w:marLeft w:val="0"/>
      <w:marRight w:val="0"/>
      <w:marTop w:val="0"/>
      <w:marBottom w:val="0"/>
      <w:divBdr>
        <w:top w:val="none" w:sz="0" w:space="0" w:color="auto"/>
        <w:left w:val="none" w:sz="0" w:space="0" w:color="auto"/>
        <w:bottom w:val="none" w:sz="0" w:space="0" w:color="auto"/>
        <w:right w:val="none" w:sz="0" w:space="0" w:color="auto"/>
      </w:divBdr>
    </w:div>
    <w:div w:id="234704603">
      <w:bodyDiv w:val="1"/>
      <w:marLeft w:val="0"/>
      <w:marRight w:val="0"/>
      <w:marTop w:val="0"/>
      <w:marBottom w:val="0"/>
      <w:divBdr>
        <w:top w:val="none" w:sz="0" w:space="0" w:color="auto"/>
        <w:left w:val="none" w:sz="0" w:space="0" w:color="auto"/>
        <w:bottom w:val="none" w:sz="0" w:space="0" w:color="auto"/>
        <w:right w:val="none" w:sz="0" w:space="0" w:color="auto"/>
      </w:divBdr>
    </w:div>
    <w:div w:id="312877035">
      <w:bodyDiv w:val="1"/>
      <w:marLeft w:val="0"/>
      <w:marRight w:val="0"/>
      <w:marTop w:val="0"/>
      <w:marBottom w:val="0"/>
      <w:divBdr>
        <w:top w:val="none" w:sz="0" w:space="0" w:color="auto"/>
        <w:left w:val="none" w:sz="0" w:space="0" w:color="auto"/>
        <w:bottom w:val="none" w:sz="0" w:space="0" w:color="auto"/>
        <w:right w:val="none" w:sz="0" w:space="0" w:color="auto"/>
      </w:divBdr>
    </w:div>
    <w:div w:id="660889935">
      <w:bodyDiv w:val="1"/>
      <w:marLeft w:val="0"/>
      <w:marRight w:val="0"/>
      <w:marTop w:val="0"/>
      <w:marBottom w:val="0"/>
      <w:divBdr>
        <w:top w:val="none" w:sz="0" w:space="0" w:color="auto"/>
        <w:left w:val="none" w:sz="0" w:space="0" w:color="auto"/>
        <w:bottom w:val="none" w:sz="0" w:space="0" w:color="auto"/>
        <w:right w:val="none" w:sz="0" w:space="0" w:color="auto"/>
      </w:divBdr>
    </w:div>
    <w:div w:id="864027153">
      <w:bodyDiv w:val="1"/>
      <w:marLeft w:val="0"/>
      <w:marRight w:val="0"/>
      <w:marTop w:val="0"/>
      <w:marBottom w:val="0"/>
      <w:divBdr>
        <w:top w:val="none" w:sz="0" w:space="0" w:color="auto"/>
        <w:left w:val="none" w:sz="0" w:space="0" w:color="auto"/>
        <w:bottom w:val="none" w:sz="0" w:space="0" w:color="auto"/>
        <w:right w:val="none" w:sz="0" w:space="0" w:color="auto"/>
      </w:divBdr>
      <w:divsChild>
        <w:div w:id="814613138">
          <w:marLeft w:val="0"/>
          <w:marRight w:val="0"/>
          <w:marTop w:val="0"/>
          <w:marBottom w:val="0"/>
          <w:divBdr>
            <w:top w:val="none" w:sz="0" w:space="0" w:color="auto"/>
            <w:left w:val="none" w:sz="0" w:space="0" w:color="auto"/>
            <w:bottom w:val="none" w:sz="0" w:space="0" w:color="auto"/>
            <w:right w:val="none" w:sz="0" w:space="0" w:color="auto"/>
          </w:divBdr>
          <w:divsChild>
            <w:div w:id="30377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4662">
      <w:bodyDiv w:val="1"/>
      <w:marLeft w:val="0"/>
      <w:marRight w:val="0"/>
      <w:marTop w:val="0"/>
      <w:marBottom w:val="0"/>
      <w:divBdr>
        <w:top w:val="none" w:sz="0" w:space="0" w:color="auto"/>
        <w:left w:val="none" w:sz="0" w:space="0" w:color="auto"/>
        <w:bottom w:val="none" w:sz="0" w:space="0" w:color="auto"/>
        <w:right w:val="none" w:sz="0" w:space="0" w:color="auto"/>
      </w:divBdr>
      <w:divsChild>
        <w:div w:id="1941794805">
          <w:marLeft w:val="0"/>
          <w:marRight w:val="0"/>
          <w:marTop w:val="0"/>
          <w:marBottom w:val="0"/>
          <w:divBdr>
            <w:top w:val="none" w:sz="0" w:space="0" w:color="auto"/>
            <w:left w:val="none" w:sz="0" w:space="0" w:color="auto"/>
            <w:bottom w:val="none" w:sz="0" w:space="0" w:color="auto"/>
            <w:right w:val="none" w:sz="0" w:space="0" w:color="auto"/>
          </w:divBdr>
          <w:divsChild>
            <w:div w:id="177466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066627">
      <w:bodyDiv w:val="1"/>
      <w:marLeft w:val="0"/>
      <w:marRight w:val="0"/>
      <w:marTop w:val="0"/>
      <w:marBottom w:val="0"/>
      <w:divBdr>
        <w:top w:val="none" w:sz="0" w:space="0" w:color="auto"/>
        <w:left w:val="none" w:sz="0" w:space="0" w:color="auto"/>
        <w:bottom w:val="none" w:sz="0" w:space="0" w:color="auto"/>
        <w:right w:val="none" w:sz="0" w:space="0" w:color="auto"/>
      </w:divBdr>
    </w:div>
    <w:div w:id="1200361520">
      <w:bodyDiv w:val="1"/>
      <w:marLeft w:val="0"/>
      <w:marRight w:val="0"/>
      <w:marTop w:val="0"/>
      <w:marBottom w:val="0"/>
      <w:divBdr>
        <w:top w:val="none" w:sz="0" w:space="0" w:color="auto"/>
        <w:left w:val="none" w:sz="0" w:space="0" w:color="auto"/>
        <w:bottom w:val="none" w:sz="0" w:space="0" w:color="auto"/>
        <w:right w:val="none" w:sz="0" w:space="0" w:color="auto"/>
      </w:divBdr>
      <w:divsChild>
        <w:div w:id="928932225">
          <w:marLeft w:val="0"/>
          <w:marRight w:val="0"/>
          <w:marTop w:val="0"/>
          <w:marBottom w:val="0"/>
          <w:divBdr>
            <w:top w:val="none" w:sz="0" w:space="0" w:color="auto"/>
            <w:left w:val="none" w:sz="0" w:space="0" w:color="auto"/>
            <w:bottom w:val="none" w:sz="0" w:space="0" w:color="auto"/>
            <w:right w:val="none" w:sz="0" w:space="0" w:color="auto"/>
          </w:divBdr>
          <w:divsChild>
            <w:div w:id="81881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46520">
      <w:bodyDiv w:val="1"/>
      <w:marLeft w:val="0"/>
      <w:marRight w:val="0"/>
      <w:marTop w:val="0"/>
      <w:marBottom w:val="0"/>
      <w:divBdr>
        <w:top w:val="none" w:sz="0" w:space="0" w:color="auto"/>
        <w:left w:val="none" w:sz="0" w:space="0" w:color="auto"/>
        <w:bottom w:val="none" w:sz="0" w:space="0" w:color="auto"/>
        <w:right w:val="none" w:sz="0" w:space="0" w:color="auto"/>
      </w:divBdr>
    </w:div>
    <w:div w:id="1336764248">
      <w:bodyDiv w:val="1"/>
      <w:marLeft w:val="0"/>
      <w:marRight w:val="0"/>
      <w:marTop w:val="0"/>
      <w:marBottom w:val="0"/>
      <w:divBdr>
        <w:top w:val="none" w:sz="0" w:space="0" w:color="auto"/>
        <w:left w:val="none" w:sz="0" w:space="0" w:color="auto"/>
        <w:bottom w:val="none" w:sz="0" w:space="0" w:color="auto"/>
        <w:right w:val="none" w:sz="0" w:space="0" w:color="auto"/>
      </w:divBdr>
    </w:div>
    <w:div w:id="1339430258">
      <w:bodyDiv w:val="1"/>
      <w:marLeft w:val="0"/>
      <w:marRight w:val="0"/>
      <w:marTop w:val="0"/>
      <w:marBottom w:val="0"/>
      <w:divBdr>
        <w:top w:val="none" w:sz="0" w:space="0" w:color="auto"/>
        <w:left w:val="none" w:sz="0" w:space="0" w:color="auto"/>
        <w:bottom w:val="none" w:sz="0" w:space="0" w:color="auto"/>
        <w:right w:val="none" w:sz="0" w:space="0" w:color="auto"/>
      </w:divBdr>
      <w:divsChild>
        <w:div w:id="1528905711">
          <w:marLeft w:val="0"/>
          <w:marRight w:val="0"/>
          <w:marTop w:val="0"/>
          <w:marBottom w:val="0"/>
          <w:divBdr>
            <w:top w:val="none" w:sz="0" w:space="0" w:color="auto"/>
            <w:left w:val="none" w:sz="0" w:space="0" w:color="auto"/>
            <w:bottom w:val="none" w:sz="0" w:space="0" w:color="auto"/>
            <w:right w:val="none" w:sz="0" w:space="0" w:color="auto"/>
          </w:divBdr>
          <w:divsChild>
            <w:div w:id="136597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39417">
      <w:bodyDiv w:val="1"/>
      <w:marLeft w:val="0"/>
      <w:marRight w:val="0"/>
      <w:marTop w:val="0"/>
      <w:marBottom w:val="0"/>
      <w:divBdr>
        <w:top w:val="none" w:sz="0" w:space="0" w:color="auto"/>
        <w:left w:val="none" w:sz="0" w:space="0" w:color="auto"/>
        <w:bottom w:val="none" w:sz="0" w:space="0" w:color="auto"/>
        <w:right w:val="none" w:sz="0" w:space="0" w:color="auto"/>
      </w:divBdr>
      <w:divsChild>
        <w:div w:id="1499689380">
          <w:marLeft w:val="0"/>
          <w:marRight w:val="0"/>
          <w:marTop w:val="0"/>
          <w:marBottom w:val="0"/>
          <w:divBdr>
            <w:top w:val="none" w:sz="0" w:space="0" w:color="auto"/>
            <w:left w:val="none" w:sz="0" w:space="0" w:color="auto"/>
            <w:bottom w:val="none" w:sz="0" w:space="0" w:color="auto"/>
            <w:right w:val="none" w:sz="0" w:space="0" w:color="auto"/>
          </w:divBdr>
          <w:divsChild>
            <w:div w:id="56060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31262">
      <w:bodyDiv w:val="1"/>
      <w:marLeft w:val="0"/>
      <w:marRight w:val="0"/>
      <w:marTop w:val="0"/>
      <w:marBottom w:val="0"/>
      <w:divBdr>
        <w:top w:val="none" w:sz="0" w:space="0" w:color="auto"/>
        <w:left w:val="none" w:sz="0" w:space="0" w:color="auto"/>
        <w:bottom w:val="none" w:sz="0" w:space="0" w:color="auto"/>
        <w:right w:val="none" w:sz="0" w:space="0" w:color="auto"/>
      </w:divBdr>
    </w:div>
    <w:div w:id="1908373487">
      <w:bodyDiv w:val="1"/>
      <w:marLeft w:val="0"/>
      <w:marRight w:val="0"/>
      <w:marTop w:val="0"/>
      <w:marBottom w:val="0"/>
      <w:divBdr>
        <w:top w:val="none" w:sz="0" w:space="0" w:color="auto"/>
        <w:left w:val="none" w:sz="0" w:space="0" w:color="auto"/>
        <w:bottom w:val="none" w:sz="0" w:space="0" w:color="auto"/>
        <w:right w:val="none" w:sz="0" w:space="0" w:color="auto"/>
      </w:divBdr>
    </w:div>
    <w:div w:id="2014454524">
      <w:bodyDiv w:val="1"/>
      <w:marLeft w:val="0"/>
      <w:marRight w:val="0"/>
      <w:marTop w:val="0"/>
      <w:marBottom w:val="0"/>
      <w:divBdr>
        <w:top w:val="none" w:sz="0" w:space="0" w:color="auto"/>
        <w:left w:val="none" w:sz="0" w:space="0" w:color="auto"/>
        <w:bottom w:val="none" w:sz="0" w:space="0" w:color="auto"/>
        <w:right w:val="none" w:sz="0" w:space="0" w:color="auto"/>
      </w:divBdr>
      <w:divsChild>
        <w:div w:id="1549219296">
          <w:marLeft w:val="0"/>
          <w:marRight w:val="0"/>
          <w:marTop w:val="0"/>
          <w:marBottom w:val="0"/>
          <w:divBdr>
            <w:top w:val="none" w:sz="0" w:space="0" w:color="auto"/>
            <w:left w:val="none" w:sz="0" w:space="0" w:color="auto"/>
            <w:bottom w:val="none" w:sz="0" w:space="0" w:color="auto"/>
            <w:right w:val="none" w:sz="0" w:space="0" w:color="auto"/>
          </w:divBdr>
          <w:divsChild>
            <w:div w:id="33076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1548">
      <w:bodyDiv w:val="1"/>
      <w:marLeft w:val="0"/>
      <w:marRight w:val="0"/>
      <w:marTop w:val="0"/>
      <w:marBottom w:val="0"/>
      <w:divBdr>
        <w:top w:val="none" w:sz="0" w:space="0" w:color="auto"/>
        <w:left w:val="none" w:sz="0" w:space="0" w:color="auto"/>
        <w:bottom w:val="none" w:sz="0" w:space="0" w:color="auto"/>
        <w:right w:val="none" w:sz="0" w:space="0" w:color="auto"/>
      </w:divBdr>
    </w:div>
    <w:div w:id="2104370605">
      <w:bodyDiv w:val="1"/>
      <w:marLeft w:val="0"/>
      <w:marRight w:val="0"/>
      <w:marTop w:val="0"/>
      <w:marBottom w:val="0"/>
      <w:divBdr>
        <w:top w:val="none" w:sz="0" w:space="0" w:color="auto"/>
        <w:left w:val="none" w:sz="0" w:space="0" w:color="auto"/>
        <w:bottom w:val="none" w:sz="0" w:space="0" w:color="auto"/>
        <w:right w:val="none" w:sz="0" w:space="0" w:color="auto"/>
      </w:divBdr>
      <w:divsChild>
        <w:div w:id="1547065030">
          <w:marLeft w:val="0"/>
          <w:marRight w:val="0"/>
          <w:marTop w:val="0"/>
          <w:marBottom w:val="0"/>
          <w:divBdr>
            <w:top w:val="none" w:sz="0" w:space="0" w:color="auto"/>
            <w:left w:val="none" w:sz="0" w:space="0" w:color="auto"/>
            <w:bottom w:val="none" w:sz="0" w:space="0" w:color="auto"/>
            <w:right w:val="none" w:sz="0" w:space="0" w:color="auto"/>
          </w:divBdr>
          <w:divsChild>
            <w:div w:id="39482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scribd.com/document/354356904/Th" TargetMode="External"/><Relationship Id="rId18" Type="http://schemas.openxmlformats.org/officeDocument/2006/relationships/hyperlink" Target="https://www.scribd.com/document/351002527/Ma-Thanh-Tan-Truy" TargetMode="External"/><Relationship Id="rId26" Type="http://schemas.openxmlformats.org/officeDocument/2006/relationships/hyperlink" Target="https://www.scribd.com/document/354358926/Cac-Bai-Tuy" TargetMode="External"/><Relationship Id="rId39" Type="http://schemas.openxmlformats.org/officeDocument/2006/relationships/hyperlink" Target="https://www.scribd.com/document/352647926/Thien-Nam-Toan-Qu" TargetMode="External"/><Relationship Id="rId21" Type="http://schemas.openxmlformats.org/officeDocument/2006/relationships/hyperlink" Target="https://www.scribd.com/document/354361314/Minh-Tam-B" TargetMode="External"/><Relationship Id="rId34" Type="http://schemas.openxmlformats.org/officeDocument/2006/relationships/hyperlink" Target="https://www.scribd.com/document/365802849/1952-Gia-Hu" TargetMode="External"/><Relationship Id="rId42" Type="http://schemas.openxmlformats.org/officeDocument/2006/relationships/hyperlink" Target="https://www.scribd.com/document/352648389/Thanh-T" TargetMode="External"/><Relationship Id="rId47" Type="http://schemas.openxmlformats.org/officeDocument/2006/relationships/hyperlink" Target="https://www.scribd.com/document/352647412/Ph&#7853;t-Thuy&#7871;t-&#272;&#7841;i-Thanh-M&#7841;t-Ki&#7871;p-Chan-Kinh-Maurice-Durand" TargetMode="External"/><Relationship Id="rId50" Type="http://schemas.openxmlformats.org/officeDocument/2006/relationships/image" Target="media/image6.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scribd.com/document/354358921/Chinh-Ph" TargetMode="External"/><Relationship Id="rId29" Type="http://schemas.openxmlformats.org/officeDocument/2006/relationships/hyperlink" Target="https://www.scribd.com/document/354359285/" TargetMode="External"/><Relationship Id="rId11" Type="http://schemas.openxmlformats.org/officeDocument/2006/relationships/image" Target="media/image3.png"/><Relationship Id="rId24" Type="http://schemas.openxmlformats.org/officeDocument/2006/relationships/hyperlink" Target="https://www.scribd.com/document/354359991/Giao-T" TargetMode="External"/><Relationship Id="rId32" Type="http://schemas.openxmlformats.org/officeDocument/2006/relationships/hyperlink" Target="https://www.scribd.com/document/365582497/1547-Truy" TargetMode="External"/><Relationship Id="rId37" Type="http://schemas.openxmlformats.org/officeDocument/2006/relationships/hyperlink" Target="https://www.scribd.com/document/352647408/Le-Tri" TargetMode="External"/><Relationship Id="rId40" Type="http://schemas.openxmlformats.org/officeDocument/2006/relationships/hyperlink" Target="https://www.scribd.com/document/352647937/Truy" TargetMode="External"/><Relationship Id="rId45" Type="http://schemas.openxmlformats.org/officeDocument/2006/relationships/hyperlink" Target="https://www.scribd.com/document/352649184/Ph" TargetMode="External"/><Relationship Id="rId53" Type="http://schemas.openxmlformats.org/officeDocument/2006/relationships/image" Target="media/image9.png"/><Relationship Id="rId5" Type="http://schemas.openxmlformats.org/officeDocument/2006/relationships/settings" Target="settings.xml"/><Relationship Id="rId19" Type="http://schemas.openxmlformats.org/officeDocument/2006/relationships/hyperlink" Target="https://www.scribd.com/document/354356908/B"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scribd.com/document/351003106/Thien-Nam-Ng" TargetMode="External"/><Relationship Id="rId22" Type="http://schemas.openxmlformats.org/officeDocument/2006/relationships/hyperlink" Target="https://www.scribd.com/document/354361116/N" TargetMode="External"/><Relationship Id="rId27" Type="http://schemas.openxmlformats.org/officeDocument/2006/relationships/hyperlink" Target="https://www.scribd.com/document/354358920/Ba-Huy" TargetMode="External"/><Relationship Id="rId30" Type="http://schemas.openxmlformats.org/officeDocument/2006/relationships/hyperlink" Target="https://www.scribd.com/document/354359289/Di-Chuc-V" TargetMode="External"/><Relationship Id="rId35" Type="http://schemas.openxmlformats.org/officeDocument/2006/relationships/hyperlink" Target="https://www.scribd.com/document/350234561/1898-Qu" TargetMode="External"/><Relationship Id="rId43" Type="http://schemas.openxmlformats.org/officeDocument/2006/relationships/hyperlink" Target="https://www.scribd.com/document/352649175/V" TargetMode="External"/><Relationship Id="rId48" Type="http://schemas.openxmlformats.org/officeDocument/2006/relationships/image" Target="media/image4.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7.png"/><Relationship Id="rId3" Type="http://schemas.openxmlformats.org/officeDocument/2006/relationships/numbering" Target="numbering.xml"/><Relationship Id="rId12" Type="http://schemas.openxmlformats.org/officeDocument/2006/relationships/hyperlink" Target="https://www.scribd.com/lists/21643875/Th%C6%A1-V%C4%83n-Han-Nom" TargetMode="External"/><Relationship Id="rId17" Type="http://schemas.openxmlformats.org/officeDocument/2006/relationships/hyperlink" Target="https://www.scribd.com/document/354359286/Chinh-Ph" TargetMode="External"/><Relationship Id="rId25" Type="http://schemas.openxmlformats.org/officeDocument/2006/relationships/hyperlink" Target="https://www.scribd.com/document/354359995/H" TargetMode="External"/><Relationship Id="rId33" Type="http://schemas.openxmlformats.org/officeDocument/2006/relationships/hyperlink" Target="https://www.scribd.com/document/365802429/1950-Cung-Oan-Ngam-Khuc-D" TargetMode="External"/><Relationship Id="rId38" Type="http://schemas.openxmlformats.org/officeDocument/2006/relationships/hyperlink" Target="https://www.scribd.com/document/352647934/Cung-Oan-Thi-Maurice-Durand" TargetMode="External"/><Relationship Id="rId46" Type="http://schemas.openxmlformats.org/officeDocument/2006/relationships/hyperlink" Target="https://www.scribd.com/document/329053271/1958-Thien-Nam-Ng" TargetMode="External"/><Relationship Id="rId20" Type="http://schemas.openxmlformats.org/officeDocument/2006/relationships/hyperlink" Target="https://www.scribd.com/document/354356906/Bai-T" TargetMode="External"/><Relationship Id="rId41" Type="http://schemas.openxmlformats.org/officeDocument/2006/relationships/hyperlink" Target="https://www.scribd.com/document/352647415/"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scribd.com/document/354358928/Cung-Oan-Ngam-Khuc-Nguy" TargetMode="External"/><Relationship Id="rId23" Type="http://schemas.openxmlformats.org/officeDocument/2006/relationships/hyperlink" Target="https://www.scribd.com/document/354361115/M" TargetMode="External"/><Relationship Id="rId28" Type="http://schemas.openxmlformats.org/officeDocument/2006/relationships/hyperlink" Target="https://www.scribd.com/document/354358923/Bai-Hat-" TargetMode="External"/><Relationship Id="rId36" Type="http://schemas.openxmlformats.org/officeDocument/2006/relationships/hyperlink" Target="https://www.scribd.com/document/368541567/T" TargetMode="External"/><Relationship Id="rId49" Type="http://schemas.openxmlformats.org/officeDocument/2006/relationships/image" Target="media/image5.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www.scribd.com/document/352233420/1958-Giai-Nhan-K" TargetMode="External"/><Relationship Id="rId44" Type="http://schemas.openxmlformats.org/officeDocument/2006/relationships/hyperlink" Target="https://www.scribd.com/document/352649182/B" TargetMode="External"/><Relationship Id="rId5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dXhpZ1ggiV7B3TD+JDE9Uyf99AQ==">AMUW2mUAGwjDIZRyRoCGki+uFYi0Z7XUHxRtbWjcj89Tl3IA/lA60MDUpOWVD6EIN3fPMNse8hfhHWJmH1GGPjnyJ4drLf72FpgJwAZxKC7SRAMqt5yhX/Q=</go:docsCustomData>
</go:gDocsCustomXmlDataStorage>
</file>

<file path=customXml/itemProps1.xml><?xml version="1.0" encoding="utf-8"?>
<ds:datastoreItem xmlns:ds="http://schemas.openxmlformats.org/officeDocument/2006/customXml" ds:itemID="{C51212BA-AB7D-46D3-9127-2CEC7BD5159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34</Pages>
  <Words>8110</Words>
  <Characters>46231</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54233</CharactersWithSpaces>
  <SharedDoc>false</SharedDoc>
  <HLinks>
    <vt:vector size="480" baseType="variant">
      <vt:variant>
        <vt:i4>517341538</vt:i4>
      </vt:variant>
      <vt:variant>
        <vt:i4>369</vt:i4>
      </vt:variant>
      <vt:variant>
        <vt:i4>0</vt:i4>
      </vt:variant>
      <vt:variant>
        <vt:i4>5</vt:i4>
      </vt:variant>
      <vt:variant>
        <vt:lpwstr>https://www.scribd.com/document/352647412/Phật-Thuyết-Đại-Thanh-Mạt-Kiếp-Chan-Kinh-Maurice-Durand</vt:lpwstr>
      </vt:variant>
      <vt:variant>
        <vt:lpwstr/>
      </vt:variant>
      <vt:variant>
        <vt:i4>3473471</vt:i4>
      </vt:variant>
      <vt:variant>
        <vt:i4>366</vt:i4>
      </vt:variant>
      <vt:variant>
        <vt:i4>0</vt:i4>
      </vt:variant>
      <vt:variant>
        <vt:i4>5</vt:i4>
      </vt:variant>
      <vt:variant>
        <vt:lpwstr>https://www.scribd.com/document/329053271/1958-Thien-Nam-Ng</vt:lpwstr>
      </vt:variant>
      <vt:variant>
        <vt:lpwstr/>
      </vt:variant>
      <vt:variant>
        <vt:i4>4587526</vt:i4>
      </vt:variant>
      <vt:variant>
        <vt:i4>363</vt:i4>
      </vt:variant>
      <vt:variant>
        <vt:i4>0</vt:i4>
      </vt:variant>
      <vt:variant>
        <vt:i4>5</vt:i4>
      </vt:variant>
      <vt:variant>
        <vt:lpwstr>https://www.scribd.com/document/352649184/Ph</vt:lpwstr>
      </vt:variant>
      <vt:variant>
        <vt:lpwstr/>
      </vt:variant>
      <vt:variant>
        <vt:i4>3014768</vt:i4>
      </vt:variant>
      <vt:variant>
        <vt:i4>360</vt:i4>
      </vt:variant>
      <vt:variant>
        <vt:i4>0</vt:i4>
      </vt:variant>
      <vt:variant>
        <vt:i4>5</vt:i4>
      </vt:variant>
      <vt:variant>
        <vt:lpwstr>https://www.scribd.com/document/352649182/B</vt:lpwstr>
      </vt:variant>
      <vt:variant>
        <vt:lpwstr/>
      </vt:variant>
      <vt:variant>
        <vt:i4>2162807</vt:i4>
      </vt:variant>
      <vt:variant>
        <vt:i4>357</vt:i4>
      </vt:variant>
      <vt:variant>
        <vt:i4>0</vt:i4>
      </vt:variant>
      <vt:variant>
        <vt:i4>5</vt:i4>
      </vt:variant>
      <vt:variant>
        <vt:lpwstr>https://www.scribd.com/document/352649175/V</vt:lpwstr>
      </vt:variant>
      <vt:variant>
        <vt:lpwstr/>
      </vt:variant>
      <vt:variant>
        <vt:i4>262148</vt:i4>
      </vt:variant>
      <vt:variant>
        <vt:i4>354</vt:i4>
      </vt:variant>
      <vt:variant>
        <vt:i4>0</vt:i4>
      </vt:variant>
      <vt:variant>
        <vt:i4>5</vt:i4>
      </vt:variant>
      <vt:variant>
        <vt:lpwstr>https://www.scribd.com/document/352648389/Thanh-T</vt:lpwstr>
      </vt:variant>
      <vt:variant>
        <vt:lpwstr/>
      </vt:variant>
      <vt:variant>
        <vt:i4>2687090</vt:i4>
      </vt:variant>
      <vt:variant>
        <vt:i4>351</vt:i4>
      </vt:variant>
      <vt:variant>
        <vt:i4>0</vt:i4>
      </vt:variant>
      <vt:variant>
        <vt:i4>5</vt:i4>
      </vt:variant>
      <vt:variant>
        <vt:lpwstr>https://www.scribd.com/document/352647415/</vt:lpwstr>
      </vt:variant>
      <vt:variant>
        <vt:lpwstr/>
      </vt:variant>
      <vt:variant>
        <vt:i4>2097276</vt:i4>
      </vt:variant>
      <vt:variant>
        <vt:i4>348</vt:i4>
      </vt:variant>
      <vt:variant>
        <vt:i4>0</vt:i4>
      </vt:variant>
      <vt:variant>
        <vt:i4>5</vt:i4>
      </vt:variant>
      <vt:variant>
        <vt:lpwstr>https://www.scribd.com/document/352647937/Truy</vt:lpwstr>
      </vt:variant>
      <vt:variant>
        <vt:lpwstr/>
      </vt:variant>
      <vt:variant>
        <vt:i4>3538996</vt:i4>
      </vt:variant>
      <vt:variant>
        <vt:i4>345</vt:i4>
      </vt:variant>
      <vt:variant>
        <vt:i4>0</vt:i4>
      </vt:variant>
      <vt:variant>
        <vt:i4>5</vt:i4>
      </vt:variant>
      <vt:variant>
        <vt:lpwstr>https://www.scribd.com/document/352647926/Thien-Nam-Toan-Qu</vt:lpwstr>
      </vt:variant>
      <vt:variant>
        <vt:lpwstr/>
      </vt:variant>
      <vt:variant>
        <vt:i4>4784158</vt:i4>
      </vt:variant>
      <vt:variant>
        <vt:i4>342</vt:i4>
      </vt:variant>
      <vt:variant>
        <vt:i4>0</vt:i4>
      </vt:variant>
      <vt:variant>
        <vt:i4>5</vt:i4>
      </vt:variant>
      <vt:variant>
        <vt:lpwstr>https://www.scribd.com/document/352647934/Cung-Oan-Thi-Maurice-Durand</vt:lpwstr>
      </vt:variant>
      <vt:variant>
        <vt:lpwstr/>
      </vt:variant>
      <vt:variant>
        <vt:i4>5242956</vt:i4>
      </vt:variant>
      <vt:variant>
        <vt:i4>339</vt:i4>
      </vt:variant>
      <vt:variant>
        <vt:i4>0</vt:i4>
      </vt:variant>
      <vt:variant>
        <vt:i4>5</vt:i4>
      </vt:variant>
      <vt:variant>
        <vt:lpwstr>https://www.scribd.com/document/352647408/Le-Tri</vt:lpwstr>
      </vt:variant>
      <vt:variant>
        <vt:lpwstr/>
      </vt:variant>
      <vt:variant>
        <vt:i4>2621563</vt:i4>
      </vt:variant>
      <vt:variant>
        <vt:i4>336</vt:i4>
      </vt:variant>
      <vt:variant>
        <vt:i4>0</vt:i4>
      </vt:variant>
      <vt:variant>
        <vt:i4>5</vt:i4>
      </vt:variant>
      <vt:variant>
        <vt:lpwstr>https://www.scribd.com/document/368541567/T</vt:lpwstr>
      </vt:variant>
      <vt:variant>
        <vt:lpwstr/>
      </vt:variant>
      <vt:variant>
        <vt:i4>5767255</vt:i4>
      </vt:variant>
      <vt:variant>
        <vt:i4>333</vt:i4>
      </vt:variant>
      <vt:variant>
        <vt:i4>0</vt:i4>
      </vt:variant>
      <vt:variant>
        <vt:i4>5</vt:i4>
      </vt:variant>
      <vt:variant>
        <vt:lpwstr>https://www.scribd.com/document/350234561/1898-Qu</vt:lpwstr>
      </vt:variant>
      <vt:variant>
        <vt:lpwstr/>
      </vt:variant>
      <vt:variant>
        <vt:i4>4259868</vt:i4>
      </vt:variant>
      <vt:variant>
        <vt:i4>330</vt:i4>
      </vt:variant>
      <vt:variant>
        <vt:i4>0</vt:i4>
      </vt:variant>
      <vt:variant>
        <vt:i4>5</vt:i4>
      </vt:variant>
      <vt:variant>
        <vt:lpwstr>https://www.scribd.com/document/365802849/1952-Gia-Hu</vt:lpwstr>
      </vt:variant>
      <vt:variant>
        <vt:lpwstr/>
      </vt:variant>
      <vt:variant>
        <vt:i4>8257646</vt:i4>
      </vt:variant>
      <vt:variant>
        <vt:i4>327</vt:i4>
      </vt:variant>
      <vt:variant>
        <vt:i4>0</vt:i4>
      </vt:variant>
      <vt:variant>
        <vt:i4>5</vt:i4>
      </vt:variant>
      <vt:variant>
        <vt:lpwstr>https://www.scribd.com/document/365802429/1950-Cung-Oan-Ngam-Khuc-D</vt:lpwstr>
      </vt:variant>
      <vt:variant>
        <vt:lpwstr/>
      </vt:variant>
      <vt:variant>
        <vt:i4>2555937</vt:i4>
      </vt:variant>
      <vt:variant>
        <vt:i4>324</vt:i4>
      </vt:variant>
      <vt:variant>
        <vt:i4>0</vt:i4>
      </vt:variant>
      <vt:variant>
        <vt:i4>5</vt:i4>
      </vt:variant>
      <vt:variant>
        <vt:lpwstr>https://www.scribd.com/document/365582497/1547-Truy</vt:lpwstr>
      </vt:variant>
      <vt:variant>
        <vt:lpwstr/>
      </vt:variant>
      <vt:variant>
        <vt:i4>7143547</vt:i4>
      </vt:variant>
      <vt:variant>
        <vt:i4>321</vt:i4>
      </vt:variant>
      <vt:variant>
        <vt:i4>0</vt:i4>
      </vt:variant>
      <vt:variant>
        <vt:i4>5</vt:i4>
      </vt:variant>
      <vt:variant>
        <vt:lpwstr>https://www.scribd.com/document/352233420/1958-Giai-Nhan-K</vt:lpwstr>
      </vt:variant>
      <vt:variant>
        <vt:lpwstr/>
      </vt:variant>
      <vt:variant>
        <vt:i4>7929917</vt:i4>
      </vt:variant>
      <vt:variant>
        <vt:i4>318</vt:i4>
      </vt:variant>
      <vt:variant>
        <vt:i4>0</vt:i4>
      </vt:variant>
      <vt:variant>
        <vt:i4>5</vt:i4>
      </vt:variant>
      <vt:variant>
        <vt:lpwstr>https://www.scribd.com/document/354359289/Di-Chuc-V</vt:lpwstr>
      </vt:variant>
      <vt:variant>
        <vt:lpwstr/>
      </vt:variant>
      <vt:variant>
        <vt:i4>2818163</vt:i4>
      </vt:variant>
      <vt:variant>
        <vt:i4>315</vt:i4>
      </vt:variant>
      <vt:variant>
        <vt:i4>0</vt:i4>
      </vt:variant>
      <vt:variant>
        <vt:i4>5</vt:i4>
      </vt:variant>
      <vt:variant>
        <vt:lpwstr>https://www.scribd.com/document/354359285/</vt:lpwstr>
      </vt:variant>
      <vt:variant>
        <vt:lpwstr/>
      </vt:variant>
      <vt:variant>
        <vt:i4>2097257</vt:i4>
      </vt:variant>
      <vt:variant>
        <vt:i4>312</vt:i4>
      </vt:variant>
      <vt:variant>
        <vt:i4>0</vt:i4>
      </vt:variant>
      <vt:variant>
        <vt:i4>5</vt:i4>
      </vt:variant>
      <vt:variant>
        <vt:lpwstr>https://www.scribd.com/document/354358923/Bai-Hat-</vt:lpwstr>
      </vt:variant>
      <vt:variant>
        <vt:lpwstr/>
      </vt:variant>
      <vt:variant>
        <vt:i4>5242951</vt:i4>
      </vt:variant>
      <vt:variant>
        <vt:i4>309</vt:i4>
      </vt:variant>
      <vt:variant>
        <vt:i4>0</vt:i4>
      </vt:variant>
      <vt:variant>
        <vt:i4>5</vt:i4>
      </vt:variant>
      <vt:variant>
        <vt:lpwstr>https://www.scribd.com/document/354358920/Ba-Huy</vt:lpwstr>
      </vt:variant>
      <vt:variant>
        <vt:lpwstr/>
      </vt:variant>
      <vt:variant>
        <vt:i4>5570564</vt:i4>
      </vt:variant>
      <vt:variant>
        <vt:i4>306</vt:i4>
      </vt:variant>
      <vt:variant>
        <vt:i4>0</vt:i4>
      </vt:variant>
      <vt:variant>
        <vt:i4>5</vt:i4>
      </vt:variant>
      <vt:variant>
        <vt:lpwstr>https://www.scribd.com/document/354358926/Cac-Bai-Tuy</vt:lpwstr>
      </vt:variant>
      <vt:variant>
        <vt:lpwstr/>
      </vt:variant>
      <vt:variant>
        <vt:i4>2752632</vt:i4>
      </vt:variant>
      <vt:variant>
        <vt:i4>303</vt:i4>
      </vt:variant>
      <vt:variant>
        <vt:i4>0</vt:i4>
      </vt:variant>
      <vt:variant>
        <vt:i4>5</vt:i4>
      </vt:variant>
      <vt:variant>
        <vt:lpwstr>https://www.scribd.com/document/354359995/H</vt:lpwstr>
      </vt:variant>
      <vt:variant>
        <vt:lpwstr/>
      </vt:variant>
      <vt:variant>
        <vt:i4>5767255</vt:i4>
      </vt:variant>
      <vt:variant>
        <vt:i4>300</vt:i4>
      </vt:variant>
      <vt:variant>
        <vt:i4>0</vt:i4>
      </vt:variant>
      <vt:variant>
        <vt:i4>5</vt:i4>
      </vt:variant>
      <vt:variant>
        <vt:lpwstr>https://www.scribd.com/document/354359991/Giao-T</vt:lpwstr>
      </vt:variant>
      <vt:variant>
        <vt:lpwstr/>
      </vt:variant>
      <vt:variant>
        <vt:i4>2752627</vt:i4>
      </vt:variant>
      <vt:variant>
        <vt:i4>297</vt:i4>
      </vt:variant>
      <vt:variant>
        <vt:i4>0</vt:i4>
      </vt:variant>
      <vt:variant>
        <vt:i4>5</vt:i4>
      </vt:variant>
      <vt:variant>
        <vt:lpwstr>https://www.scribd.com/document/354361115/M</vt:lpwstr>
      </vt:variant>
      <vt:variant>
        <vt:lpwstr/>
      </vt:variant>
      <vt:variant>
        <vt:i4>2752624</vt:i4>
      </vt:variant>
      <vt:variant>
        <vt:i4>294</vt:i4>
      </vt:variant>
      <vt:variant>
        <vt:i4>0</vt:i4>
      </vt:variant>
      <vt:variant>
        <vt:i4>5</vt:i4>
      </vt:variant>
      <vt:variant>
        <vt:lpwstr>https://www.scribd.com/document/354361116/N</vt:lpwstr>
      </vt:variant>
      <vt:variant>
        <vt:lpwstr/>
      </vt:variant>
      <vt:variant>
        <vt:i4>5242898</vt:i4>
      </vt:variant>
      <vt:variant>
        <vt:i4>291</vt:i4>
      </vt:variant>
      <vt:variant>
        <vt:i4>0</vt:i4>
      </vt:variant>
      <vt:variant>
        <vt:i4>5</vt:i4>
      </vt:variant>
      <vt:variant>
        <vt:lpwstr>https://www.scribd.com/document/354361314/Minh-Tam-B</vt:lpwstr>
      </vt:variant>
      <vt:variant>
        <vt:lpwstr/>
      </vt:variant>
      <vt:variant>
        <vt:i4>6291568</vt:i4>
      </vt:variant>
      <vt:variant>
        <vt:i4>288</vt:i4>
      </vt:variant>
      <vt:variant>
        <vt:i4>0</vt:i4>
      </vt:variant>
      <vt:variant>
        <vt:i4>5</vt:i4>
      </vt:variant>
      <vt:variant>
        <vt:lpwstr>https://www.scribd.com/document/354356906/Bai-T</vt:lpwstr>
      </vt:variant>
      <vt:variant>
        <vt:lpwstr/>
      </vt:variant>
      <vt:variant>
        <vt:i4>2883701</vt:i4>
      </vt:variant>
      <vt:variant>
        <vt:i4>285</vt:i4>
      </vt:variant>
      <vt:variant>
        <vt:i4>0</vt:i4>
      </vt:variant>
      <vt:variant>
        <vt:i4>5</vt:i4>
      </vt:variant>
      <vt:variant>
        <vt:lpwstr>https://www.scribd.com/document/354356908/B</vt:lpwstr>
      </vt:variant>
      <vt:variant>
        <vt:lpwstr/>
      </vt:variant>
      <vt:variant>
        <vt:i4>3014691</vt:i4>
      </vt:variant>
      <vt:variant>
        <vt:i4>282</vt:i4>
      </vt:variant>
      <vt:variant>
        <vt:i4>0</vt:i4>
      </vt:variant>
      <vt:variant>
        <vt:i4>5</vt:i4>
      </vt:variant>
      <vt:variant>
        <vt:lpwstr>https://www.scribd.com/document/351002527/Ma-Thanh-Tan-Truy</vt:lpwstr>
      </vt:variant>
      <vt:variant>
        <vt:lpwstr/>
      </vt:variant>
      <vt:variant>
        <vt:i4>6815842</vt:i4>
      </vt:variant>
      <vt:variant>
        <vt:i4>279</vt:i4>
      </vt:variant>
      <vt:variant>
        <vt:i4>0</vt:i4>
      </vt:variant>
      <vt:variant>
        <vt:i4>5</vt:i4>
      </vt:variant>
      <vt:variant>
        <vt:lpwstr>https://www.scribd.com/document/354359286/Chinh-Ph</vt:lpwstr>
      </vt:variant>
      <vt:variant>
        <vt:lpwstr/>
      </vt:variant>
      <vt:variant>
        <vt:i4>6488174</vt:i4>
      </vt:variant>
      <vt:variant>
        <vt:i4>276</vt:i4>
      </vt:variant>
      <vt:variant>
        <vt:i4>0</vt:i4>
      </vt:variant>
      <vt:variant>
        <vt:i4>5</vt:i4>
      </vt:variant>
      <vt:variant>
        <vt:lpwstr>https://www.scribd.com/document/354358921/Chinh-Ph</vt:lpwstr>
      </vt:variant>
      <vt:variant>
        <vt:lpwstr/>
      </vt:variant>
      <vt:variant>
        <vt:i4>65607</vt:i4>
      </vt:variant>
      <vt:variant>
        <vt:i4>273</vt:i4>
      </vt:variant>
      <vt:variant>
        <vt:i4>0</vt:i4>
      </vt:variant>
      <vt:variant>
        <vt:i4>5</vt:i4>
      </vt:variant>
      <vt:variant>
        <vt:lpwstr>https://www.scribd.com/document/354358928/Cung-Oan-Ngam-Khuc-Nguy</vt:lpwstr>
      </vt:variant>
      <vt:variant>
        <vt:lpwstr/>
      </vt:variant>
      <vt:variant>
        <vt:i4>2162797</vt:i4>
      </vt:variant>
      <vt:variant>
        <vt:i4>270</vt:i4>
      </vt:variant>
      <vt:variant>
        <vt:i4>0</vt:i4>
      </vt:variant>
      <vt:variant>
        <vt:i4>5</vt:i4>
      </vt:variant>
      <vt:variant>
        <vt:lpwstr>https://www.scribd.com/document/351003106/Thien-Nam-Ng</vt:lpwstr>
      </vt:variant>
      <vt:variant>
        <vt:lpwstr/>
      </vt:variant>
      <vt:variant>
        <vt:i4>4456461</vt:i4>
      </vt:variant>
      <vt:variant>
        <vt:i4>267</vt:i4>
      </vt:variant>
      <vt:variant>
        <vt:i4>0</vt:i4>
      </vt:variant>
      <vt:variant>
        <vt:i4>5</vt:i4>
      </vt:variant>
      <vt:variant>
        <vt:lpwstr>https://www.scribd.com/document/354356904/Th</vt:lpwstr>
      </vt:variant>
      <vt:variant>
        <vt:lpwstr/>
      </vt:variant>
      <vt:variant>
        <vt:i4>7929971</vt:i4>
      </vt:variant>
      <vt:variant>
        <vt:i4>264</vt:i4>
      </vt:variant>
      <vt:variant>
        <vt:i4>0</vt:i4>
      </vt:variant>
      <vt:variant>
        <vt:i4>5</vt:i4>
      </vt:variant>
      <vt:variant>
        <vt:lpwstr>https://www.scribd.com/lists/21643875/Th%C6%A1-V%C4%83n-Han-Nom</vt:lpwstr>
      </vt:variant>
      <vt:variant>
        <vt:lpwstr/>
      </vt:variant>
      <vt:variant>
        <vt:i4>7929971</vt:i4>
      </vt:variant>
      <vt:variant>
        <vt:i4>261</vt:i4>
      </vt:variant>
      <vt:variant>
        <vt:i4>0</vt:i4>
      </vt:variant>
      <vt:variant>
        <vt:i4>5</vt:i4>
      </vt:variant>
      <vt:variant>
        <vt:lpwstr>https://www.scribd.com/lists/21643875/Th%C6%A1-V%C4%83n-Han-Nom</vt:lpwstr>
      </vt:variant>
      <vt:variant>
        <vt:lpwstr/>
      </vt:variant>
      <vt:variant>
        <vt:i4>1966135</vt:i4>
      </vt:variant>
      <vt:variant>
        <vt:i4>254</vt:i4>
      </vt:variant>
      <vt:variant>
        <vt:i4>0</vt:i4>
      </vt:variant>
      <vt:variant>
        <vt:i4>5</vt:i4>
      </vt:variant>
      <vt:variant>
        <vt:lpwstr/>
      </vt:variant>
      <vt:variant>
        <vt:lpwstr>_Toc142346083</vt:lpwstr>
      </vt:variant>
      <vt:variant>
        <vt:i4>1966135</vt:i4>
      </vt:variant>
      <vt:variant>
        <vt:i4>248</vt:i4>
      </vt:variant>
      <vt:variant>
        <vt:i4>0</vt:i4>
      </vt:variant>
      <vt:variant>
        <vt:i4>5</vt:i4>
      </vt:variant>
      <vt:variant>
        <vt:lpwstr/>
      </vt:variant>
      <vt:variant>
        <vt:lpwstr>_Toc142346082</vt:lpwstr>
      </vt:variant>
      <vt:variant>
        <vt:i4>1966135</vt:i4>
      </vt:variant>
      <vt:variant>
        <vt:i4>242</vt:i4>
      </vt:variant>
      <vt:variant>
        <vt:i4>0</vt:i4>
      </vt:variant>
      <vt:variant>
        <vt:i4>5</vt:i4>
      </vt:variant>
      <vt:variant>
        <vt:lpwstr/>
      </vt:variant>
      <vt:variant>
        <vt:lpwstr>_Toc142346081</vt:lpwstr>
      </vt:variant>
      <vt:variant>
        <vt:i4>1966135</vt:i4>
      </vt:variant>
      <vt:variant>
        <vt:i4>236</vt:i4>
      </vt:variant>
      <vt:variant>
        <vt:i4>0</vt:i4>
      </vt:variant>
      <vt:variant>
        <vt:i4>5</vt:i4>
      </vt:variant>
      <vt:variant>
        <vt:lpwstr/>
      </vt:variant>
      <vt:variant>
        <vt:lpwstr>_Toc142346080</vt:lpwstr>
      </vt:variant>
      <vt:variant>
        <vt:i4>1114167</vt:i4>
      </vt:variant>
      <vt:variant>
        <vt:i4>230</vt:i4>
      </vt:variant>
      <vt:variant>
        <vt:i4>0</vt:i4>
      </vt:variant>
      <vt:variant>
        <vt:i4>5</vt:i4>
      </vt:variant>
      <vt:variant>
        <vt:lpwstr/>
      </vt:variant>
      <vt:variant>
        <vt:lpwstr>_Toc142346079</vt:lpwstr>
      </vt:variant>
      <vt:variant>
        <vt:i4>1114167</vt:i4>
      </vt:variant>
      <vt:variant>
        <vt:i4>224</vt:i4>
      </vt:variant>
      <vt:variant>
        <vt:i4>0</vt:i4>
      </vt:variant>
      <vt:variant>
        <vt:i4>5</vt:i4>
      </vt:variant>
      <vt:variant>
        <vt:lpwstr/>
      </vt:variant>
      <vt:variant>
        <vt:lpwstr>_Toc142346078</vt:lpwstr>
      </vt:variant>
      <vt:variant>
        <vt:i4>1114167</vt:i4>
      </vt:variant>
      <vt:variant>
        <vt:i4>218</vt:i4>
      </vt:variant>
      <vt:variant>
        <vt:i4>0</vt:i4>
      </vt:variant>
      <vt:variant>
        <vt:i4>5</vt:i4>
      </vt:variant>
      <vt:variant>
        <vt:lpwstr/>
      </vt:variant>
      <vt:variant>
        <vt:lpwstr>_Toc142346077</vt:lpwstr>
      </vt:variant>
      <vt:variant>
        <vt:i4>1114167</vt:i4>
      </vt:variant>
      <vt:variant>
        <vt:i4>212</vt:i4>
      </vt:variant>
      <vt:variant>
        <vt:i4>0</vt:i4>
      </vt:variant>
      <vt:variant>
        <vt:i4>5</vt:i4>
      </vt:variant>
      <vt:variant>
        <vt:lpwstr/>
      </vt:variant>
      <vt:variant>
        <vt:lpwstr>_Toc142346076</vt:lpwstr>
      </vt:variant>
      <vt:variant>
        <vt:i4>1114167</vt:i4>
      </vt:variant>
      <vt:variant>
        <vt:i4>206</vt:i4>
      </vt:variant>
      <vt:variant>
        <vt:i4>0</vt:i4>
      </vt:variant>
      <vt:variant>
        <vt:i4>5</vt:i4>
      </vt:variant>
      <vt:variant>
        <vt:lpwstr/>
      </vt:variant>
      <vt:variant>
        <vt:lpwstr>_Toc142346075</vt:lpwstr>
      </vt:variant>
      <vt:variant>
        <vt:i4>1114167</vt:i4>
      </vt:variant>
      <vt:variant>
        <vt:i4>200</vt:i4>
      </vt:variant>
      <vt:variant>
        <vt:i4>0</vt:i4>
      </vt:variant>
      <vt:variant>
        <vt:i4>5</vt:i4>
      </vt:variant>
      <vt:variant>
        <vt:lpwstr/>
      </vt:variant>
      <vt:variant>
        <vt:lpwstr>_Toc142346074</vt:lpwstr>
      </vt:variant>
      <vt:variant>
        <vt:i4>1114167</vt:i4>
      </vt:variant>
      <vt:variant>
        <vt:i4>194</vt:i4>
      </vt:variant>
      <vt:variant>
        <vt:i4>0</vt:i4>
      </vt:variant>
      <vt:variant>
        <vt:i4>5</vt:i4>
      </vt:variant>
      <vt:variant>
        <vt:lpwstr/>
      </vt:variant>
      <vt:variant>
        <vt:lpwstr>_Toc142346073</vt:lpwstr>
      </vt:variant>
      <vt:variant>
        <vt:i4>1114167</vt:i4>
      </vt:variant>
      <vt:variant>
        <vt:i4>188</vt:i4>
      </vt:variant>
      <vt:variant>
        <vt:i4>0</vt:i4>
      </vt:variant>
      <vt:variant>
        <vt:i4>5</vt:i4>
      </vt:variant>
      <vt:variant>
        <vt:lpwstr/>
      </vt:variant>
      <vt:variant>
        <vt:lpwstr>_Toc142346072</vt:lpwstr>
      </vt:variant>
      <vt:variant>
        <vt:i4>1114167</vt:i4>
      </vt:variant>
      <vt:variant>
        <vt:i4>182</vt:i4>
      </vt:variant>
      <vt:variant>
        <vt:i4>0</vt:i4>
      </vt:variant>
      <vt:variant>
        <vt:i4>5</vt:i4>
      </vt:variant>
      <vt:variant>
        <vt:lpwstr/>
      </vt:variant>
      <vt:variant>
        <vt:lpwstr>_Toc142346071</vt:lpwstr>
      </vt:variant>
      <vt:variant>
        <vt:i4>1114167</vt:i4>
      </vt:variant>
      <vt:variant>
        <vt:i4>176</vt:i4>
      </vt:variant>
      <vt:variant>
        <vt:i4>0</vt:i4>
      </vt:variant>
      <vt:variant>
        <vt:i4>5</vt:i4>
      </vt:variant>
      <vt:variant>
        <vt:lpwstr/>
      </vt:variant>
      <vt:variant>
        <vt:lpwstr>_Toc142346070</vt:lpwstr>
      </vt:variant>
      <vt:variant>
        <vt:i4>1048631</vt:i4>
      </vt:variant>
      <vt:variant>
        <vt:i4>170</vt:i4>
      </vt:variant>
      <vt:variant>
        <vt:i4>0</vt:i4>
      </vt:variant>
      <vt:variant>
        <vt:i4>5</vt:i4>
      </vt:variant>
      <vt:variant>
        <vt:lpwstr/>
      </vt:variant>
      <vt:variant>
        <vt:lpwstr>_Toc142346069</vt:lpwstr>
      </vt:variant>
      <vt:variant>
        <vt:i4>1048631</vt:i4>
      </vt:variant>
      <vt:variant>
        <vt:i4>164</vt:i4>
      </vt:variant>
      <vt:variant>
        <vt:i4>0</vt:i4>
      </vt:variant>
      <vt:variant>
        <vt:i4>5</vt:i4>
      </vt:variant>
      <vt:variant>
        <vt:lpwstr/>
      </vt:variant>
      <vt:variant>
        <vt:lpwstr>_Toc142346068</vt:lpwstr>
      </vt:variant>
      <vt:variant>
        <vt:i4>1048631</vt:i4>
      </vt:variant>
      <vt:variant>
        <vt:i4>158</vt:i4>
      </vt:variant>
      <vt:variant>
        <vt:i4>0</vt:i4>
      </vt:variant>
      <vt:variant>
        <vt:i4>5</vt:i4>
      </vt:variant>
      <vt:variant>
        <vt:lpwstr/>
      </vt:variant>
      <vt:variant>
        <vt:lpwstr>_Toc142346067</vt:lpwstr>
      </vt:variant>
      <vt:variant>
        <vt:i4>1048631</vt:i4>
      </vt:variant>
      <vt:variant>
        <vt:i4>152</vt:i4>
      </vt:variant>
      <vt:variant>
        <vt:i4>0</vt:i4>
      </vt:variant>
      <vt:variant>
        <vt:i4>5</vt:i4>
      </vt:variant>
      <vt:variant>
        <vt:lpwstr/>
      </vt:variant>
      <vt:variant>
        <vt:lpwstr>_Toc142346066</vt:lpwstr>
      </vt:variant>
      <vt:variant>
        <vt:i4>1048631</vt:i4>
      </vt:variant>
      <vt:variant>
        <vt:i4>146</vt:i4>
      </vt:variant>
      <vt:variant>
        <vt:i4>0</vt:i4>
      </vt:variant>
      <vt:variant>
        <vt:i4>5</vt:i4>
      </vt:variant>
      <vt:variant>
        <vt:lpwstr/>
      </vt:variant>
      <vt:variant>
        <vt:lpwstr>_Toc142346065</vt:lpwstr>
      </vt:variant>
      <vt:variant>
        <vt:i4>1048631</vt:i4>
      </vt:variant>
      <vt:variant>
        <vt:i4>140</vt:i4>
      </vt:variant>
      <vt:variant>
        <vt:i4>0</vt:i4>
      </vt:variant>
      <vt:variant>
        <vt:i4>5</vt:i4>
      </vt:variant>
      <vt:variant>
        <vt:lpwstr/>
      </vt:variant>
      <vt:variant>
        <vt:lpwstr>_Toc142346064</vt:lpwstr>
      </vt:variant>
      <vt:variant>
        <vt:i4>1048631</vt:i4>
      </vt:variant>
      <vt:variant>
        <vt:i4>134</vt:i4>
      </vt:variant>
      <vt:variant>
        <vt:i4>0</vt:i4>
      </vt:variant>
      <vt:variant>
        <vt:i4>5</vt:i4>
      </vt:variant>
      <vt:variant>
        <vt:lpwstr/>
      </vt:variant>
      <vt:variant>
        <vt:lpwstr>_Toc142346063</vt:lpwstr>
      </vt:variant>
      <vt:variant>
        <vt:i4>1048631</vt:i4>
      </vt:variant>
      <vt:variant>
        <vt:i4>128</vt:i4>
      </vt:variant>
      <vt:variant>
        <vt:i4>0</vt:i4>
      </vt:variant>
      <vt:variant>
        <vt:i4>5</vt:i4>
      </vt:variant>
      <vt:variant>
        <vt:lpwstr/>
      </vt:variant>
      <vt:variant>
        <vt:lpwstr>_Toc142346062</vt:lpwstr>
      </vt:variant>
      <vt:variant>
        <vt:i4>1048631</vt:i4>
      </vt:variant>
      <vt:variant>
        <vt:i4>122</vt:i4>
      </vt:variant>
      <vt:variant>
        <vt:i4>0</vt:i4>
      </vt:variant>
      <vt:variant>
        <vt:i4>5</vt:i4>
      </vt:variant>
      <vt:variant>
        <vt:lpwstr/>
      </vt:variant>
      <vt:variant>
        <vt:lpwstr>_Toc142346061</vt:lpwstr>
      </vt:variant>
      <vt:variant>
        <vt:i4>1048631</vt:i4>
      </vt:variant>
      <vt:variant>
        <vt:i4>116</vt:i4>
      </vt:variant>
      <vt:variant>
        <vt:i4>0</vt:i4>
      </vt:variant>
      <vt:variant>
        <vt:i4>5</vt:i4>
      </vt:variant>
      <vt:variant>
        <vt:lpwstr/>
      </vt:variant>
      <vt:variant>
        <vt:lpwstr>_Toc142346060</vt:lpwstr>
      </vt:variant>
      <vt:variant>
        <vt:i4>1245239</vt:i4>
      </vt:variant>
      <vt:variant>
        <vt:i4>110</vt:i4>
      </vt:variant>
      <vt:variant>
        <vt:i4>0</vt:i4>
      </vt:variant>
      <vt:variant>
        <vt:i4>5</vt:i4>
      </vt:variant>
      <vt:variant>
        <vt:lpwstr/>
      </vt:variant>
      <vt:variant>
        <vt:lpwstr>_Toc142346059</vt:lpwstr>
      </vt:variant>
      <vt:variant>
        <vt:i4>1245239</vt:i4>
      </vt:variant>
      <vt:variant>
        <vt:i4>104</vt:i4>
      </vt:variant>
      <vt:variant>
        <vt:i4>0</vt:i4>
      </vt:variant>
      <vt:variant>
        <vt:i4>5</vt:i4>
      </vt:variant>
      <vt:variant>
        <vt:lpwstr/>
      </vt:variant>
      <vt:variant>
        <vt:lpwstr>_Toc142346058</vt:lpwstr>
      </vt:variant>
      <vt:variant>
        <vt:i4>1245239</vt:i4>
      </vt:variant>
      <vt:variant>
        <vt:i4>98</vt:i4>
      </vt:variant>
      <vt:variant>
        <vt:i4>0</vt:i4>
      </vt:variant>
      <vt:variant>
        <vt:i4>5</vt:i4>
      </vt:variant>
      <vt:variant>
        <vt:lpwstr/>
      </vt:variant>
      <vt:variant>
        <vt:lpwstr>_Toc142346057</vt:lpwstr>
      </vt:variant>
      <vt:variant>
        <vt:i4>1245239</vt:i4>
      </vt:variant>
      <vt:variant>
        <vt:i4>92</vt:i4>
      </vt:variant>
      <vt:variant>
        <vt:i4>0</vt:i4>
      </vt:variant>
      <vt:variant>
        <vt:i4>5</vt:i4>
      </vt:variant>
      <vt:variant>
        <vt:lpwstr/>
      </vt:variant>
      <vt:variant>
        <vt:lpwstr>_Toc142346056</vt:lpwstr>
      </vt:variant>
      <vt:variant>
        <vt:i4>1245239</vt:i4>
      </vt:variant>
      <vt:variant>
        <vt:i4>86</vt:i4>
      </vt:variant>
      <vt:variant>
        <vt:i4>0</vt:i4>
      </vt:variant>
      <vt:variant>
        <vt:i4>5</vt:i4>
      </vt:variant>
      <vt:variant>
        <vt:lpwstr/>
      </vt:variant>
      <vt:variant>
        <vt:lpwstr>_Toc142346055</vt:lpwstr>
      </vt:variant>
      <vt:variant>
        <vt:i4>1245239</vt:i4>
      </vt:variant>
      <vt:variant>
        <vt:i4>80</vt:i4>
      </vt:variant>
      <vt:variant>
        <vt:i4>0</vt:i4>
      </vt:variant>
      <vt:variant>
        <vt:i4>5</vt:i4>
      </vt:variant>
      <vt:variant>
        <vt:lpwstr/>
      </vt:variant>
      <vt:variant>
        <vt:lpwstr>_Toc142346054</vt:lpwstr>
      </vt:variant>
      <vt:variant>
        <vt:i4>1245239</vt:i4>
      </vt:variant>
      <vt:variant>
        <vt:i4>74</vt:i4>
      </vt:variant>
      <vt:variant>
        <vt:i4>0</vt:i4>
      </vt:variant>
      <vt:variant>
        <vt:i4>5</vt:i4>
      </vt:variant>
      <vt:variant>
        <vt:lpwstr/>
      </vt:variant>
      <vt:variant>
        <vt:lpwstr>_Toc142346053</vt:lpwstr>
      </vt:variant>
      <vt:variant>
        <vt:i4>1245239</vt:i4>
      </vt:variant>
      <vt:variant>
        <vt:i4>68</vt:i4>
      </vt:variant>
      <vt:variant>
        <vt:i4>0</vt:i4>
      </vt:variant>
      <vt:variant>
        <vt:i4>5</vt:i4>
      </vt:variant>
      <vt:variant>
        <vt:lpwstr/>
      </vt:variant>
      <vt:variant>
        <vt:lpwstr>_Toc142346052</vt:lpwstr>
      </vt:variant>
      <vt:variant>
        <vt:i4>1245239</vt:i4>
      </vt:variant>
      <vt:variant>
        <vt:i4>62</vt:i4>
      </vt:variant>
      <vt:variant>
        <vt:i4>0</vt:i4>
      </vt:variant>
      <vt:variant>
        <vt:i4>5</vt:i4>
      </vt:variant>
      <vt:variant>
        <vt:lpwstr/>
      </vt:variant>
      <vt:variant>
        <vt:lpwstr>_Toc142346051</vt:lpwstr>
      </vt:variant>
      <vt:variant>
        <vt:i4>1245239</vt:i4>
      </vt:variant>
      <vt:variant>
        <vt:i4>56</vt:i4>
      </vt:variant>
      <vt:variant>
        <vt:i4>0</vt:i4>
      </vt:variant>
      <vt:variant>
        <vt:i4>5</vt:i4>
      </vt:variant>
      <vt:variant>
        <vt:lpwstr/>
      </vt:variant>
      <vt:variant>
        <vt:lpwstr>_Toc142346050</vt:lpwstr>
      </vt:variant>
      <vt:variant>
        <vt:i4>1179703</vt:i4>
      </vt:variant>
      <vt:variant>
        <vt:i4>50</vt:i4>
      </vt:variant>
      <vt:variant>
        <vt:i4>0</vt:i4>
      </vt:variant>
      <vt:variant>
        <vt:i4>5</vt:i4>
      </vt:variant>
      <vt:variant>
        <vt:lpwstr/>
      </vt:variant>
      <vt:variant>
        <vt:lpwstr>_Toc142346049</vt:lpwstr>
      </vt:variant>
      <vt:variant>
        <vt:i4>1179703</vt:i4>
      </vt:variant>
      <vt:variant>
        <vt:i4>44</vt:i4>
      </vt:variant>
      <vt:variant>
        <vt:i4>0</vt:i4>
      </vt:variant>
      <vt:variant>
        <vt:i4>5</vt:i4>
      </vt:variant>
      <vt:variant>
        <vt:lpwstr/>
      </vt:variant>
      <vt:variant>
        <vt:lpwstr>_Toc142346048</vt:lpwstr>
      </vt:variant>
      <vt:variant>
        <vt:i4>1179703</vt:i4>
      </vt:variant>
      <vt:variant>
        <vt:i4>38</vt:i4>
      </vt:variant>
      <vt:variant>
        <vt:i4>0</vt:i4>
      </vt:variant>
      <vt:variant>
        <vt:i4>5</vt:i4>
      </vt:variant>
      <vt:variant>
        <vt:lpwstr/>
      </vt:variant>
      <vt:variant>
        <vt:lpwstr>_Toc142346047</vt:lpwstr>
      </vt:variant>
      <vt:variant>
        <vt:i4>1179703</vt:i4>
      </vt:variant>
      <vt:variant>
        <vt:i4>32</vt:i4>
      </vt:variant>
      <vt:variant>
        <vt:i4>0</vt:i4>
      </vt:variant>
      <vt:variant>
        <vt:i4>5</vt:i4>
      </vt:variant>
      <vt:variant>
        <vt:lpwstr/>
      </vt:variant>
      <vt:variant>
        <vt:lpwstr>_Toc142346046</vt:lpwstr>
      </vt:variant>
      <vt:variant>
        <vt:i4>1179703</vt:i4>
      </vt:variant>
      <vt:variant>
        <vt:i4>26</vt:i4>
      </vt:variant>
      <vt:variant>
        <vt:i4>0</vt:i4>
      </vt:variant>
      <vt:variant>
        <vt:i4>5</vt:i4>
      </vt:variant>
      <vt:variant>
        <vt:lpwstr/>
      </vt:variant>
      <vt:variant>
        <vt:lpwstr>_Toc142346045</vt:lpwstr>
      </vt:variant>
      <vt:variant>
        <vt:i4>1179703</vt:i4>
      </vt:variant>
      <vt:variant>
        <vt:i4>20</vt:i4>
      </vt:variant>
      <vt:variant>
        <vt:i4>0</vt:i4>
      </vt:variant>
      <vt:variant>
        <vt:i4>5</vt:i4>
      </vt:variant>
      <vt:variant>
        <vt:lpwstr/>
      </vt:variant>
      <vt:variant>
        <vt:lpwstr>_Toc142346044</vt:lpwstr>
      </vt:variant>
      <vt:variant>
        <vt:i4>1179703</vt:i4>
      </vt:variant>
      <vt:variant>
        <vt:i4>14</vt:i4>
      </vt:variant>
      <vt:variant>
        <vt:i4>0</vt:i4>
      </vt:variant>
      <vt:variant>
        <vt:i4>5</vt:i4>
      </vt:variant>
      <vt:variant>
        <vt:lpwstr/>
      </vt:variant>
      <vt:variant>
        <vt:lpwstr>_Toc142346043</vt:lpwstr>
      </vt:variant>
      <vt:variant>
        <vt:i4>1179703</vt:i4>
      </vt:variant>
      <vt:variant>
        <vt:i4>8</vt:i4>
      </vt:variant>
      <vt:variant>
        <vt:i4>0</vt:i4>
      </vt:variant>
      <vt:variant>
        <vt:i4>5</vt:i4>
      </vt:variant>
      <vt:variant>
        <vt:lpwstr/>
      </vt:variant>
      <vt:variant>
        <vt:lpwstr>_Toc142346042</vt:lpwstr>
      </vt:variant>
      <vt:variant>
        <vt:i4>1179703</vt:i4>
      </vt:variant>
      <vt:variant>
        <vt:i4>2</vt:i4>
      </vt:variant>
      <vt:variant>
        <vt:i4>0</vt:i4>
      </vt:variant>
      <vt:variant>
        <vt:i4>5</vt:i4>
      </vt:variant>
      <vt:variant>
        <vt:lpwstr/>
      </vt:variant>
      <vt:variant>
        <vt:lpwstr>_Toc142346041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TuanTA</dc:creator>
  <cp:keywords/>
  <cp:lastModifiedBy>Nguyễn Thị Thu Duyên</cp:lastModifiedBy>
  <cp:revision>9</cp:revision>
  <cp:lastPrinted>2023-08-12T06:14:00Z</cp:lastPrinted>
  <dcterms:created xsi:type="dcterms:W3CDTF">2023-08-12T05:43:00Z</dcterms:created>
  <dcterms:modified xsi:type="dcterms:W3CDTF">2023-08-12T06:26:00Z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2d4e74eeceddd92476013b6fcde9fd432de13005c0d77ab8fb8553530c7b265a</vt:lpwstr>
  </property>
</Properties>
</file>